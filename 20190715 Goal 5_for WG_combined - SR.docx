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6EC65" w14:textId="77777777" w:rsidR="001073D7" w:rsidRPr="005A199E" w:rsidRDefault="001073D7" w:rsidP="001073D7">
      <w:pPr>
        <w:pBdr>
          <w:bottom w:val="single" w:sz="8" w:space="4" w:color="97D700"/>
        </w:pBdr>
        <w:spacing w:after="300"/>
        <w:contextualSpacing/>
        <w:rPr>
          <w:rFonts w:ascii="Calibri Light" w:eastAsia="MS Gothic" w:hAnsi="Calibri Light"/>
          <w:color w:val="385623"/>
          <w:spacing w:val="5"/>
          <w:kern w:val="28"/>
          <w:sz w:val="32"/>
          <w:szCs w:val="44"/>
        </w:rPr>
      </w:pPr>
      <w:ins w:id="0" w:author="Ingrid Schulte" w:date="2019-07-04T15:04:00Z">
        <w:r>
          <w:rPr>
            <w:rFonts w:ascii="Calibri Light" w:eastAsia="MS Gothic" w:hAnsi="Calibri Light"/>
            <w:color w:val="385623"/>
            <w:spacing w:val="5"/>
            <w:kern w:val="28"/>
            <w:sz w:val="32"/>
            <w:szCs w:val="44"/>
          </w:rPr>
          <w:t>NYD</w:t>
        </w:r>
      </w:ins>
      <w:ins w:id="1" w:author="Guariguata, Manuel   (CIFOR)" w:date="2019-06-18T07:50:00Z">
        <w:del w:id="2" w:author="Ingrid Schulte" w:date="2019-07-04T15:04:00Z">
          <w:r w:rsidR="004B4B80" w:rsidDel="000A2676">
            <w:rPr>
              <w:rFonts w:ascii="Calibri Light" w:eastAsia="MS Gothic" w:hAnsi="Calibri Light"/>
              <w:color w:val="385623"/>
              <w:spacing w:val="5"/>
              <w:kern w:val="28"/>
              <w:sz w:val="32"/>
              <w:szCs w:val="44"/>
            </w:rPr>
            <w:delText xml:space="preserve"> </w:delText>
          </w:r>
        </w:del>
      </w:ins>
      <w:ins w:id="3" w:author="Guariguata, Manuel   (CIFOR)" w:date="2019-06-18T07:59:00Z">
        <w:del w:id="4" w:author="Ingrid Schulte" w:date="2019-07-04T15:04:00Z">
          <w:r w:rsidR="00701D5F" w:rsidDel="000A2676">
            <w:rPr>
              <w:rFonts w:ascii="Calibri Light" w:eastAsia="MS Gothic" w:hAnsi="Calibri Light"/>
              <w:color w:val="385623"/>
              <w:spacing w:val="5"/>
              <w:kern w:val="28"/>
              <w:sz w:val="32"/>
              <w:szCs w:val="44"/>
            </w:rPr>
            <w:delText xml:space="preserve"> </w:delText>
          </w:r>
        </w:del>
      </w:ins>
      <w:ins w:id="5" w:author="Guariguata, Manuel   (CIFOR)" w:date="2019-06-18T08:14:00Z">
        <w:del w:id="6" w:author="Ingrid Schulte" w:date="2019-07-04T15:04:00Z">
          <w:r w:rsidR="00F72A84" w:rsidDel="000A2676">
            <w:rPr>
              <w:rFonts w:ascii="Calibri Light" w:eastAsia="MS Gothic" w:hAnsi="Calibri Light"/>
              <w:color w:val="385623"/>
              <w:spacing w:val="5"/>
              <w:kern w:val="28"/>
              <w:sz w:val="32"/>
              <w:szCs w:val="44"/>
            </w:rPr>
            <w:delText xml:space="preserve"> </w:delText>
          </w:r>
        </w:del>
      </w:ins>
      <w:ins w:id="7" w:author="Guariguata, Manuel   (CIFOR)" w:date="2019-06-18T10:10:00Z">
        <w:del w:id="8" w:author="Ingrid Schulte" w:date="2019-07-04T15:04:00Z">
          <w:r w:rsidR="001B1FC4" w:rsidDel="000A2676">
            <w:rPr>
              <w:rFonts w:ascii="Calibri Light" w:eastAsia="MS Gothic" w:hAnsi="Calibri Light"/>
              <w:color w:val="385623"/>
              <w:spacing w:val="5"/>
              <w:kern w:val="28"/>
              <w:sz w:val="32"/>
              <w:szCs w:val="44"/>
            </w:rPr>
            <w:delText xml:space="preserve"> </w:delText>
          </w:r>
        </w:del>
      </w:ins>
      <w:ins w:id="9" w:author="Ingrid Schulte" w:date="2019-07-04T15:04:00Z">
        <w:r>
          <w:rPr>
            <w:rFonts w:ascii="Calibri Light" w:eastAsia="MS Gothic" w:hAnsi="Calibri Light"/>
            <w:color w:val="385623"/>
            <w:spacing w:val="5"/>
            <w:kern w:val="28"/>
            <w:sz w:val="32"/>
            <w:szCs w:val="44"/>
          </w:rPr>
          <w:t>F</w:t>
        </w:r>
      </w:ins>
      <w:del w:id="10" w:author="Ingrid Schulte" w:date="2019-07-04T15:04:00Z">
        <w:r>
          <w:rPr>
            <w:rFonts w:ascii="Calibri Light" w:eastAsia="MS Gothic" w:hAnsi="Calibri Light"/>
            <w:color w:val="385623"/>
            <w:spacing w:val="5"/>
            <w:kern w:val="28"/>
            <w:sz w:val="32"/>
            <w:szCs w:val="44"/>
          </w:rPr>
          <w:delText>NYDF</w:delText>
        </w:r>
      </w:del>
      <w:r>
        <w:rPr>
          <w:rFonts w:ascii="Calibri Light" w:eastAsia="MS Gothic" w:hAnsi="Calibri Light"/>
          <w:color w:val="385623"/>
          <w:spacing w:val="5"/>
          <w:kern w:val="28"/>
          <w:sz w:val="32"/>
          <w:szCs w:val="44"/>
        </w:rPr>
        <w:t xml:space="preserve"> 2019 Goal 5</w:t>
      </w:r>
      <w:r w:rsidRPr="005A199E">
        <w:rPr>
          <w:rFonts w:ascii="Calibri Light" w:eastAsia="MS Gothic" w:hAnsi="Calibri Light"/>
          <w:color w:val="385623"/>
          <w:spacing w:val="5"/>
          <w:kern w:val="28"/>
          <w:sz w:val="32"/>
          <w:szCs w:val="44"/>
        </w:rPr>
        <w:t xml:space="preserve"> Assessment</w:t>
      </w:r>
    </w:p>
    <w:p w14:paraId="50F7D839" w14:textId="6FC07CBD" w:rsidR="001073D7" w:rsidRPr="005A199E" w:rsidRDefault="001073D7" w:rsidP="001073D7">
      <w:pPr>
        <w:spacing w:after="160" w:line="259" w:lineRule="auto"/>
        <w:rPr>
          <w:rFonts w:ascii="Calibri Light" w:eastAsia="MS Gothic" w:hAnsi="Calibri Light"/>
          <w:color w:val="385623"/>
          <w:spacing w:val="5"/>
          <w:kern w:val="28"/>
          <w:sz w:val="28"/>
          <w:szCs w:val="44"/>
        </w:rPr>
      </w:pPr>
      <w:r w:rsidRPr="005A199E">
        <w:rPr>
          <w:rFonts w:ascii="Calibri Light" w:eastAsia="MS Gothic" w:hAnsi="Calibri Light"/>
          <w:color w:val="385623"/>
          <w:spacing w:val="5"/>
          <w:kern w:val="28"/>
          <w:sz w:val="28"/>
          <w:szCs w:val="44"/>
        </w:rPr>
        <w:t xml:space="preserve">Draft </w:t>
      </w:r>
      <w:r>
        <w:rPr>
          <w:rFonts w:ascii="Calibri Light" w:eastAsia="MS Gothic" w:hAnsi="Calibri Light"/>
          <w:color w:val="385623"/>
          <w:spacing w:val="5"/>
          <w:kern w:val="28"/>
          <w:sz w:val="28"/>
          <w:szCs w:val="44"/>
        </w:rPr>
        <w:t>– 11 June 2019</w:t>
      </w:r>
    </w:p>
    <w:p w14:paraId="4F2EF486" w14:textId="77777777" w:rsidR="001073D7" w:rsidRPr="002D79D1" w:rsidRDefault="001073D7" w:rsidP="001073D7">
      <w:pPr>
        <w:rPr>
          <w:rFonts w:ascii="Calibri" w:eastAsia="Calibri" w:hAnsi="Calibri"/>
          <w:b/>
        </w:rPr>
      </w:pPr>
      <w:r w:rsidRPr="002D79D1">
        <w:rPr>
          <w:rFonts w:ascii="Calibri" w:eastAsia="Calibri" w:hAnsi="Calibri"/>
          <w:b/>
        </w:rPr>
        <w:t>Goal 5: Restore 150 million hectares of degraded landscapes and forestlands by 2020 and significantly increase the rate of global restoration thereafter, which would restore at least an additional 200 million hectares by 2030</w:t>
      </w:r>
    </w:p>
    <w:p w14:paraId="57678F25" w14:textId="77777777" w:rsidR="001073D7" w:rsidRPr="00F952A1" w:rsidRDefault="001073D7" w:rsidP="001073D7">
      <w:pPr>
        <w:rPr>
          <w:rFonts w:ascii="Calibri" w:eastAsia="Times New Roman" w:hAnsi="Calibri"/>
          <w:sz w:val="22"/>
          <w:szCs w:val="22"/>
        </w:rPr>
      </w:pPr>
    </w:p>
    <w:p w14:paraId="3AEB6FCF" w14:textId="77777777" w:rsidR="001073D7" w:rsidRDefault="001073D7" w:rsidP="001073D7">
      <w:pPr>
        <w:rPr>
          <w:rFonts w:ascii="Calibri Light" w:eastAsia="Times New Roman" w:hAnsi="Calibri Light"/>
          <w:color w:val="385623"/>
          <w:sz w:val="26"/>
        </w:rPr>
      </w:pPr>
      <w:r w:rsidRPr="005A199E">
        <w:rPr>
          <w:rFonts w:ascii="Calibri Light" w:eastAsia="Times New Roman" w:hAnsi="Calibri Light"/>
          <w:color w:val="385623"/>
          <w:sz w:val="26"/>
        </w:rPr>
        <w:t>Key Messages</w:t>
      </w:r>
    </w:p>
    <w:p w14:paraId="752D2B38" w14:textId="77777777" w:rsidR="001073D7" w:rsidRPr="005A199E" w:rsidRDefault="001073D7" w:rsidP="001073D7">
      <w:pPr>
        <w:rPr>
          <w:rFonts w:ascii="Calibri Light" w:eastAsia="Times New Roman" w:hAnsi="Calibri Light"/>
          <w:color w:val="385623"/>
          <w:sz w:val="26"/>
        </w:rPr>
      </w:pPr>
    </w:p>
    <w:p w14:paraId="60DFE712" w14:textId="77777777" w:rsidR="001073D7" w:rsidRPr="00596A0A" w:rsidRDefault="001073D7" w:rsidP="001073D7">
      <w:pPr>
        <w:numPr>
          <w:ilvl w:val="0"/>
          <w:numId w:val="20"/>
        </w:numPr>
        <w:spacing w:line="259" w:lineRule="auto"/>
        <w:contextualSpacing/>
        <w:rPr>
          <w:rFonts w:ascii="Calibri" w:eastAsia="Calibri" w:hAnsi="Calibri"/>
          <w:highlight w:val="yellow"/>
        </w:rPr>
      </w:pPr>
      <w:r w:rsidRPr="00596A0A">
        <w:rPr>
          <w:rFonts w:ascii="Calibri" w:eastAsia="Calibri" w:hAnsi="Calibri"/>
          <w:highlight w:val="yellow"/>
        </w:rPr>
        <w:t>[placeholder]</w:t>
      </w:r>
    </w:p>
    <w:p w14:paraId="08B094C1" w14:textId="77777777" w:rsidR="001073D7" w:rsidRPr="00C2231F" w:rsidRDefault="001073D7" w:rsidP="001073D7">
      <w:pPr>
        <w:spacing w:line="259" w:lineRule="auto"/>
        <w:ind w:left="720"/>
        <w:contextualSpacing/>
        <w:rPr>
          <w:rFonts w:ascii="Calibri" w:eastAsia="Calibri" w:hAnsi="Calibri"/>
        </w:rPr>
      </w:pPr>
    </w:p>
    <w:p w14:paraId="79476336" w14:textId="77777777" w:rsidR="001073D7" w:rsidRDefault="001073D7" w:rsidP="001073D7">
      <w:pPr>
        <w:pStyle w:val="Heading2"/>
        <w:spacing w:before="0" w:line="259" w:lineRule="auto"/>
        <w:rPr>
          <w:rFonts w:ascii="Calibri Light" w:eastAsia="Times New Roman" w:hAnsi="Calibri Light" w:cs="Times New Roman"/>
          <w:color w:val="385623"/>
        </w:rPr>
      </w:pPr>
      <w:r w:rsidRPr="0048404D">
        <w:rPr>
          <w:rFonts w:ascii="Calibri Light" w:eastAsia="Times New Roman" w:hAnsi="Calibri Light" w:cs="Times New Roman"/>
          <w:color w:val="385623"/>
        </w:rPr>
        <w:t>Overview of Goal and Indicators</w:t>
      </w:r>
    </w:p>
    <w:p w14:paraId="42B60A2D" w14:textId="77777777" w:rsidR="001073D7" w:rsidRPr="006E561B" w:rsidRDefault="001073D7" w:rsidP="001073D7"/>
    <w:p w14:paraId="5CB1280D" w14:textId="683C2DC7" w:rsidR="001073D7" w:rsidRDefault="001073D7" w:rsidP="001073D7">
      <w:pPr>
        <w:pStyle w:val="NormalWeb"/>
        <w:shd w:val="clear" w:color="auto" w:fill="FFFFFF"/>
        <w:spacing w:before="0" w:beforeAutospacing="0" w:after="0" w:afterAutospacing="0"/>
        <w:rPr>
          <w:rFonts w:asciiTheme="minorHAnsi" w:hAnsiTheme="minorHAnsi" w:cstheme="minorHAnsi"/>
          <w:lang w:val="en-US" w:eastAsia="en-US"/>
        </w:rPr>
      </w:pPr>
      <w:r>
        <w:rPr>
          <w:rFonts w:asciiTheme="minorHAnsi" w:hAnsiTheme="minorHAnsi" w:cstheme="minorHAnsi"/>
          <w:lang w:val="en-US" w:eastAsia="en-US"/>
        </w:rPr>
        <w:t>T</w:t>
      </w:r>
      <w:r w:rsidRPr="00C80954">
        <w:rPr>
          <w:rFonts w:asciiTheme="minorHAnsi" w:hAnsiTheme="minorHAnsi" w:cstheme="minorHAnsi"/>
          <w:lang w:val="en-US" w:eastAsia="en-US"/>
        </w:rPr>
        <w:t>he New York Declaration on Forests (NYDF)</w:t>
      </w:r>
      <w:r>
        <w:rPr>
          <w:rFonts w:asciiTheme="minorHAnsi" w:hAnsiTheme="minorHAnsi" w:cstheme="minorHAnsi"/>
          <w:lang w:val="en-US" w:eastAsia="en-US"/>
        </w:rPr>
        <w:t xml:space="preserve"> </w:t>
      </w:r>
      <w:r w:rsidRPr="00155372">
        <w:rPr>
          <w:rFonts w:ascii="Calibri" w:eastAsiaTheme="minorHAnsi" w:hAnsi="Calibri" w:cstheme="minorHAnsi"/>
        </w:rPr>
        <w:t xml:space="preserve">Goal 5 </w:t>
      </w:r>
      <w:r>
        <w:rPr>
          <w:rFonts w:ascii="Calibri" w:eastAsiaTheme="minorHAnsi" w:hAnsi="Calibri" w:cstheme="minorHAnsi"/>
        </w:rPr>
        <w:t>endorses and builds on</w:t>
      </w:r>
      <w:r w:rsidRPr="00155372">
        <w:rPr>
          <w:rFonts w:ascii="Calibri" w:eastAsiaTheme="minorHAnsi" w:hAnsi="Calibri" w:cstheme="minorHAnsi"/>
        </w:rPr>
        <w:t xml:space="preserve"> the </w:t>
      </w:r>
      <w:hyperlink r:id="rId13" w:history="1">
        <w:r w:rsidRPr="00EA799E">
          <w:rPr>
            <w:rStyle w:val="Hyperlink"/>
            <w:rFonts w:ascii="Calibri" w:eastAsiaTheme="minorHAnsi" w:hAnsi="Calibri" w:cstheme="minorHAnsi"/>
          </w:rPr>
          <w:t>Bonn Challenge,</w:t>
        </w:r>
        <w:r w:rsidRPr="001C49F2">
          <w:rPr>
            <w:rStyle w:val="Hyperlink"/>
            <w:rFonts w:ascii="Calibri" w:eastAsiaTheme="minorHAnsi" w:hAnsi="Calibri" w:cstheme="minorHAnsi"/>
          </w:rPr>
          <w:t> </w:t>
        </w:r>
      </w:hyperlink>
      <w:r w:rsidRPr="00155372">
        <w:rPr>
          <w:rFonts w:ascii="Calibri" w:eastAsiaTheme="minorHAnsi" w:hAnsi="Calibri" w:cstheme="minorHAnsi"/>
        </w:rPr>
        <w:t xml:space="preserve"> a global initiative</w:t>
      </w:r>
      <w:r>
        <w:rPr>
          <w:rFonts w:ascii="Calibri" w:eastAsiaTheme="minorHAnsi" w:hAnsi="Calibri" w:cstheme="minorHAnsi"/>
        </w:rPr>
        <w:t xml:space="preserve"> launched in </w:t>
      </w:r>
      <w:r w:rsidRPr="00155372">
        <w:rPr>
          <w:rFonts w:ascii="Calibri" w:eastAsiaTheme="minorHAnsi" w:hAnsi="Calibri" w:cstheme="minorHAnsi"/>
        </w:rPr>
        <w:t>2011</w:t>
      </w:r>
      <w:r>
        <w:rPr>
          <w:rFonts w:ascii="Calibri" w:eastAsiaTheme="minorHAnsi" w:hAnsi="Calibri" w:cstheme="minorHAnsi"/>
        </w:rPr>
        <w:t xml:space="preserve"> with the goal</w:t>
      </w:r>
      <w:r w:rsidRPr="00155372">
        <w:rPr>
          <w:rFonts w:ascii="Calibri" w:eastAsiaTheme="minorHAnsi" w:hAnsi="Calibri" w:cstheme="minorHAnsi"/>
        </w:rPr>
        <w:t xml:space="preserve"> of </w:t>
      </w:r>
      <w:ins w:id="11" w:author="DAVE Radhika" w:date="2019-07-09T15:15:00Z">
        <w:r w:rsidR="00C833A2">
          <w:rPr>
            <w:rFonts w:ascii="Calibri" w:eastAsiaTheme="minorHAnsi" w:hAnsi="Calibri" w:cstheme="minorHAnsi"/>
          </w:rPr>
          <w:t xml:space="preserve">bringing </w:t>
        </w:r>
        <w:del w:id="12" w:author="Stephanie Roe" w:date="2019-07-10T09:59:00Z">
          <w:r w:rsidR="00C833A2" w:rsidDel="00754455">
            <w:rPr>
              <w:rFonts w:ascii="Calibri" w:eastAsiaTheme="minorHAnsi" w:hAnsi="Calibri" w:cstheme="minorHAnsi"/>
            </w:rPr>
            <w:delText xml:space="preserve">into restoration </w:delText>
          </w:r>
        </w:del>
      </w:ins>
      <w:del w:id="13" w:author="Stephanie Roe" w:date="2019-07-10T09:59:00Z">
        <w:r w:rsidDel="00754455">
          <w:rPr>
            <w:rFonts w:ascii="Calibri" w:eastAsiaTheme="minorHAnsi" w:hAnsi="Calibri" w:cstheme="minorHAnsi"/>
          </w:rPr>
          <w:delText>restoring</w:delText>
        </w:r>
        <w:r w:rsidRPr="00155372" w:rsidDel="00754455">
          <w:rPr>
            <w:rFonts w:ascii="Calibri" w:eastAsiaTheme="minorHAnsi" w:hAnsi="Calibri" w:cstheme="minorHAnsi"/>
          </w:rPr>
          <w:delText xml:space="preserve"> </w:delText>
        </w:r>
      </w:del>
      <w:ins w:id="14" w:author="DAVE Radhika" w:date="2019-07-09T15:15:00Z">
        <w:del w:id="15" w:author="Stephanie Roe" w:date="2019-07-10T09:59:00Z">
          <w:r w:rsidRPr="00155372" w:rsidDel="00754455">
            <w:rPr>
              <w:rFonts w:ascii="Calibri" w:eastAsiaTheme="minorHAnsi" w:hAnsi="Calibri" w:cstheme="minorHAnsi"/>
            </w:rPr>
            <w:delText xml:space="preserve"> </w:delText>
          </w:r>
        </w:del>
      </w:ins>
      <w:r w:rsidRPr="00155372">
        <w:rPr>
          <w:rFonts w:ascii="Calibri" w:eastAsiaTheme="minorHAnsi" w:hAnsi="Calibri" w:cstheme="minorHAnsi"/>
        </w:rPr>
        <w:t xml:space="preserve">150 </w:t>
      </w:r>
      <w:r w:rsidRPr="00C80954">
        <w:rPr>
          <w:rFonts w:asciiTheme="minorHAnsi" w:hAnsiTheme="minorHAnsi" w:cstheme="minorHAnsi"/>
          <w:lang w:val="en-US" w:eastAsia="en-US"/>
        </w:rPr>
        <w:t>million h</w:t>
      </w:r>
      <w:r>
        <w:rPr>
          <w:rFonts w:asciiTheme="minorHAnsi" w:hAnsiTheme="minorHAnsi" w:cstheme="minorHAnsi"/>
          <w:lang w:val="en-US" w:eastAsia="en-US"/>
        </w:rPr>
        <w:t xml:space="preserve">ectares </w:t>
      </w:r>
      <w:r>
        <w:rPr>
          <w:rFonts w:ascii="Calibri" w:eastAsiaTheme="minorHAnsi" w:hAnsi="Calibri" w:cstheme="minorHAnsi"/>
        </w:rPr>
        <w:t>(</w:t>
      </w:r>
      <w:proofErr w:type="spellStart"/>
      <w:r>
        <w:rPr>
          <w:rFonts w:ascii="Calibri" w:eastAsiaTheme="minorHAnsi" w:hAnsi="Calibri" w:cstheme="minorHAnsi"/>
        </w:rPr>
        <w:t>mha</w:t>
      </w:r>
      <w:proofErr w:type="spellEnd"/>
      <w:r>
        <w:rPr>
          <w:rFonts w:ascii="Calibri" w:eastAsiaTheme="minorHAnsi" w:hAnsi="Calibri" w:cstheme="minorHAnsi"/>
        </w:rPr>
        <w:t>)</w:t>
      </w:r>
      <w:r w:rsidRPr="00155372">
        <w:rPr>
          <w:rFonts w:ascii="Calibri" w:eastAsiaTheme="minorHAnsi" w:hAnsi="Calibri" w:cstheme="minorHAnsi"/>
        </w:rPr>
        <w:t xml:space="preserve"> of </w:t>
      </w:r>
      <w:ins w:id="16" w:author="Stephanie Roe" w:date="2019-07-10T09:59:00Z">
        <w:r w:rsidR="00754455">
          <w:rPr>
            <w:rFonts w:ascii="Calibri" w:eastAsiaTheme="minorHAnsi" w:hAnsi="Calibri" w:cstheme="minorHAnsi"/>
          </w:rPr>
          <w:t xml:space="preserve">the world’s </w:t>
        </w:r>
      </w:ins>
      <w:r w:rsidRPr="00754455">
        <w:rPr>
          <w:rFonts w:ascii="Calibri" w:eastAsiaTheme="minorHAnsi" w:hAnsi="Calibri"/>
        </w:rPr>
        <w:t xml:space="preserve">deforested and degraded land </w:t>
      </w:r>
      <w:del w:id="17" w:author="Stephanie Roe" w:date="2019-07-10T09:59:00Z">
        <w:r w:rsidRPr="007D6EDF" w:rsidDel="00754455">
          <w:rPr>
            <w:rFonts w:ascii="Calibri" w:eastAsiaTheme="minorHAnsi" w:hAnsi="Calibri"/>
            <w:highlight w:val="yellow"/>
            <w:rPrChange w:id="18" w:author="IUCN" w:date="2019-07-10T09:14:00Z">
              <w:rPr>
                <w:rFonts w:ascii="Calibri" w:eastAsiaTheme="minorHAnsi" w:hAnsi="Calibri" w:cstheme="minorHAnsi"/>
              </w:rPr>
            </w:rPrChange>
          </w:rPr>
          <w:delText>worldwide</w:delText>
        </w:r>
        <w:r w:rsidRPr="00155372" w:rsidDel="00754455">
          <w:rPr>
            <w:rFonts w:ascii="Calibri" w:eastAsiaTheme="minorHAnsi" w:hAnsi="Calibri" w:cstheme="minorHAnsi"/>
          </w:rPr>
          <w:delText xml:space="preserve"> </w:delText>
        </w:r>
      </w:del>
      <w:ins w:id="19" w:author="Stephanie Roe" w:date="2019-07-10T09:59:00Z">
        <w:r w:rsidR="00754455">
          <w:rPr>
            <w:rFonts w:ascii="Calibri" w:eastAsiaTheme="minorHAnsi" w:hAnsi="Calibri" w:cstheme="minorHAnsi"/>
          </w:rPr>
          <w:t>into restoration</w:t>
        </w:r>
        <w:r w:rsidR="00754455" w:rsidRPr="00155372">
          <w:rPr>
            <w:rFonts w:ascii="Calibri" w:eastAsiaTheme="minorHAnsi" w:hAnsi="Calibri" w:cstheme="minorHAnsi"/>
          </w:rPr>
          <w:t xml:space="preserve"> </w:t>
        </w:r>
      </w:ins>
      <w:r w:rsidRPr="00155372">
        <w:rPr>
          <w:rFonts w:ascii="Calibri" w:eastAsiaTheme="minorHAnsi" w:hAnsi="Calibri" w:cstheme="minorHAnsi"/>
        </w:rPr>
        <w:t>by 2020</w:t>
      </w:r>
      <w:r>
        <w:rPr>
          <w:rFonts w:ascii="Calibri" w:eastAsiaTheme="minorHAnsi" w:hAnsi="Calibri" w:cstheme="minorHAnsi"/>
        </w:rPr>
        <w:t>. In 2014</w:t>
      </w:r>
      <w:r w:rsidRPr="00C80954">
        <w:rPr>
          <w:rFonts w:asciiTheme="minorHAnsi" w:hAnsiTheme="minorHAnsi" w:cstheme="minorHAnsi"/>
          <w:lang w:val="en-US" w:eastAsia="en-US"/>
        </w:rPr>
        <w:t xml:space="preserve">, </w:t>
      </w:r>
      <w:r>
        <w:rPr>
          <w:rFonts w:asciiTheme="minorHAnsi" w:hAnsiTheme="minorHAnsi" w:cstheme="minorHAnsi"/>
          <w:lang w:val="en-US" w:eastAsia="en-US"/>
        </w:rPr>
        <w:t xml:space="preserve">the NYDF </w:t>
      </w:r>
      <w:r w:rsidRPr="00C80954">
        <w:rPr>
          <w:rFonts w:asciiTheme="minorHAnsi" w:hAnsiTheme="minorHAnsi" w:cstheme="minorHAnsi"/>
          <w:lang w:val="en-US" w:eastAsia="en-US"/>
        </w:rPr>
        <w:t xml:space="preserve">adopted </w:t>
      </w:r>
      <w:r>
        <w:rPr>
          <w:rFonts w:asciiTheme="minorHAnsi" w:hAnsiTheme="minorHAnsi" w:cstheme="minorHAnsi"/>
          <w:lang w:val="en-US" w:eastAsia="en-US"/>
        </w:rPr>
        <w:t>the 150</w:t>
      </w:r>
      <w:r w:rsidRPr="00C80954">
        <w:rPr>
          <w:rFonts w:asciiTheme="minorHAnsi" w:hAnsiTheme="minorHAnsi" w:cstheme="minorHAnsi"/>
          <w:lang w:val="en-US" w:eastAsia="en-US"/>
        </w:rPr>
        <w:t xml:space="preserve"> </w:t>
      </w:r>
      <w:proofErr w:type="spellStart"/>
      <w:r>
        <w:rPr>
          <w:rFonts w:asciiTheme="minorHAnsi" w:hAnsiTheme="minorHAnsi" w:cstheme="minorHAnsi"/>
          <w:lang w:val="en-US" w:eastAsia="en-US"/>
        </w:rPr>
        <w:t>mha</w:t>
      </w:r>
      <w:proofErr w:type="spellEnd"/>
      <w:r>
        <w:rPr>
          <w:rFonts w:asciiTheme="minorHAnsi" w:hAnsiTheme="minorHAnsi" w:cstheme="minorHAnsi"/>
          <w:lang w:val="en-US" w:eastAsia="en-US"/>
        </w:rPr>
        <w:t xml:space="preserve"> </w:t>
      </w:r>
      <w:r w:rsidRPr="00C80954">
        <w:rPr>
          <w:rFonts w:asciiTheme="minorHAnsi" w:hAnsiTheme="minorHAnsi" w:cstheme="minorHAnsi"/>
          <w:lang w:val="en-US" w:eastAsia="en-US"/>
        </w:rPr>
        <w:t xml:space="preserve">goal and extended the ambition to restore an additional 200 </w:t>
      </w:r>
      <w:proofErr w:type="spellStart"/>
      <w:r w:rsidRPr="00C80954">
        <w:rPr>
          <w:rFonts w:asciiTheme="minorHAnsi" w:hAnsiTheme="minorHAnsi" w:cstheme="minorHAnsi"/>
          <w:lang w:val="en-US" w:eastAsia="en-US"/>
        </w:rPr>
        <w:t>mha</w:t>
      </w:r>
      <w:proofErr w:type="spellEnd"/>
      <w:r w:rsidRPr="00C80954">
        <w:rPr>
          <w:rFonts w:asciiTheme="minorHAnsi" w:hAnsiTheme="minorHAnsi" w:cstheme="minorHAnsi"/>
          <w:lang w:val="en-US" w:eastAsia="en-US"/>
        </w:rPr>
        <w:t xml:space="preserve"> by 2030. Together, these initiatives represent a ‘goal continuum’ of 350 </w:t>
      </w:r>
      <w:proofErr w:type="spellStart"/>
      <w:r>
        <w:rPr>
          <w:rFonts w:asciiTheme="minorHAnsi" w:hAnsiTheme="minorHAnsi" w:cstheme="minorHAnsi"/>
          <w:lang w:val="en-US" w:eastAsia="en-US"/>
        </w:rPr>
        <w:t>mha</w:t>
      </w:r>
      <w:proofErr w:type="spellEnd"/>
      <w:ins w:id="20" w:author="Stephanie Roe" w:date="2019-07-10T10:02:00Z">
        <w:r w:rsidR="00754455">
          <w:rPr>
            <w:rFonts w:asciiTheme="minorHAnsi" w:hAnsiTheme="minorHAnsi" w:cstheme="minorHAnsi"/>
            <w:lang w:val="en-US" w:eastAsia="en-US"/>
          </w:rPr>
          <w:t xml:space="preserve"> by 2030</w:t>
        </w:r>
      </w:ins>
      <w:r>
        <w:rPr>
          <w:rFonts w:asciiTheme="minorHAnsi" w:hAnsiTheme="minorHAnsi" w:cstheme="minorHAnsi"/>
          <w:lang w:val="en-US" w:eastAsia="en-US"/>
        </w:rPr>
        <w:t>.</w:t>
      </w:r>
      <w:r w:rsidRPr="00C80954">
        <w:rPr>
          <w:rFonts w:asciiTheme="minorHAnsi" w:hAnsiTheme="minorHAnsi" w:cstheme="minorHAnsi"/>
          <w:lang w:val="en-US" w:eastAsia="en-US"/>
        </w:rPr>
        <w:t xml:space="preserve"> </w:t>
      </w:r>
    </w:p>
    <w:p w14:paraId="135A7469" w14:textId="77777777" w:rsidR="001073D7" w:rsidRDefault="001073D7" w:rsidP="001073D7">
      <w:pPr>
        <w:pStyle w:val="NormalWeb"/>
        <w:shd w:val="clear" w:color="auto" w:fill="FFFFFF"/>
        <w:spacing w:before="0" w:beforeAutospacing="0" w:after="0" w:afterAutospacing="0"/>
        <w:rPr>
          <w:rFonts w:ascii="Calibri" w:hAnsi="Calibri" w:cs="Arial"/>
        </w:rPr>
      </w:pPr>
    </w:p>
    <w:p w14:paraId="10309306" w14:textId="77777777" w:rsidR="001073D7" w:rsidRDefault="001073D7" w:rsidP="001073D7">
      <w:pPr>
        <w:rPr>
          <w:rFonts w:ascii="Calibri" w:eastAsia="Calibri" w:hAnsi="Calibri" w:cs="Calibri"/>
        </w:rPr>
      </w:pPr>
      <w:r>
        <w:rPr>
          <w:rFonts w:ascii="Calibri" w:hAnsi="Calibri" w:cs="Calibri"/>
        </w:rPr>
        <w:t xml:space="preserve">Goal 5 of the NYDF and the Bonn Challenge are in line with and provide a means to deliver on </w:t>
      </w:r>
      <w:r>
        <w:rPr>
          <w:rFonts w:ascii="Calibri" w:eastAsia="Calibri" w:hAnsi="Calibri" w:cs="Calibri"/>
        </w:rPr>
        <w:t>o</w:t>
      </w:r>
      <w:r w:rsidRPr="00596A0A">
        <w:rPr>
          <w:rFonts w:ascii="Calibri" w:eastAsia="Calibri" w:hAnsi="Calibri" w:cs="Calibri"/>
        </w:rPr>
        <w:t xml:space="preserve">ther </w:t>
      </w:r>
      <w:r>
        <w:rPr>
          <w:rFonts w:ascii="Calibri" w:eastAsia="Calibri" w:hAnsi="Calibri" w:cs="Calibri"/>
        </w:rPr>
        <w:t>international</w:t>
      </w:r>
      <w:r w:rsidRPr="00596A0A">
        <w:rPr>
          <w:rFonts w:ascii="Calibri" w:eastAsia="Calibri" w:hAnsi="Calibri" w:cs="Calibri"/>
        </w:rPr>
        <w:t xml:space="preserve"> commitments </w:t>
      </w:r>
      <w:r>
        <w:rPr>
          <w:rFonts w:ascii="Calibri" w:eastAsia="Calibri" w:hAnsi="Calibri" w:cs="Calibri"/>
        </w:rPr>
        <w:t>to increase forests, including</w:t>
      </w:r>
      <w:r w:rsidRPr="00596A0A">
        <w:rPr>
          <w:rFonts w:ascii="Calibri" w:eastAsia="Calibri" w:hAnsi="Calibri" w:cs="Calibri"/>
        </w:rPr>
        <w:t xml:space="preserve"> </w:t>
      </w:r>
      <w:r>
        <w:rPr>
          <w:rFonts w:ascii="Calibri" w:eastAsia="Calibri" w:hAnsi="Calibri" w:cs="Calibri"/>
        </w:rPr>
        <w:t xml:space="preserve">UNFCCC REDD+ (“enhancement of forest carbon stocks”), UN CBD </w:t>
      </w:r>
      <w:r w:rsidRPr="00596A0A">
        <w:rPr>
          <w:rFonts w:ascii="Calibri" w:eastAsia="Calibri" w:hAnsi="Calibri" w:cs="Calibri"/>
        </w:rPr>
        <w:t xml:space="preserve">Aichi </w:t>
      </w:r>
      <w:r>
        <w:rPr>
          <w:rFonts w:ascii="Calibri" w:eastAsia="Calibri" w:hAnsi="Calibri" w:cs="Calibri"/>
        </w:rPr>
        <w:t>T</w:t>
      </w:r>
      <w:r w:rsidRPr="00596A0A">
        <w:rPr>
          <w:rFonts w:ascii="Calibri" w:eastAsia="Calibri" w:hAnsi="Calibri" w:cs="Calibri"/>
        </w:rPr>
        <w:t>arget</w:t>
      </w:r>
      <w:r>
        <w:rPr>
          <w:rFonts w:ascii="Calibri" w:eastAsia="Calibri" w:hAnsi="Calibri" w:cs="Calibri"/>
        </w:rPr>
        <w:t xml:space="preserve"> 15 (</w:t>
      </w:r>
      <w:r w:rsidRPr="00232AC8">
        <w:rPr>
          <w:rFonts w:ascii="Calibri" w:eastAsia="Calibri" w:hAnsi="Calibri" w:cs="Calibri"/>
        </w:rPr>
        <w:t>"By 2020… restoration of at least 15% of degraded ecosystems"</w:t>
      </w:r>
      <w:r>
        <w:rPr>
          <w:rFonts w:ascii="Calibri" w:eastAsia="Calibri" w:hAnsi="Calibri" w:cs="Calibri"/>
        </w:rPr>
        <w:t>),</w:t>
      </w:r>
      <w:r w:rsidRPr="00596A0A">
        <w:rPr>
          <w:rFonts w:ascii="Calibri" w:eastAsia="Calibri" w:hAnsi="Calibri" w:cs="Calibri"/>
        </w:rPr>
        <w:t xml:space="preserve"> Sustainable Development Goal</w:t>
      </w:r>
      <w:r>
        <w:rPr>
          <w:rFonts w:ascii="Calibri" w:eastAsia="Calibri" w:hAnsi="Calibri" w:cs="Calibri"/>
        </w:rPr>
        <w:t xml:space="preserve">s </w:t>
      </w:r>
      <w:r w:rsidRPr="00232AC8">
        <w:rPr>
          <w:rFonts w:ascii="Calibri" w:eastAsia="Calibri" w:hAnsi="Calibri" w:cs="Calibri"/>
        </w:rPr>
        <w:t>6.6</w:t>
      </w:r>
      <w:r>
        <w:rPr>
          <w:rFonts w:ascii="Calibri" w:eastAsia="Calibri" w:hAnsi="Calibri" w:cs="Calibri"/>
        </w:rPr>
        <w:t xml:space="preserve"> and 15.2</w:t>
      </w:r>
      <w:r w:rsidRPr="00232AC8">
        <w:rPr>
          <w:rFonts w:ascii="Calibri" w:eastAsia="Calibri" w:hAnsi="Calibri" w:cs="Calibri"/>
        </w:rPr>
        <w:t xml:space="preserve"> </w:t>
      </w:r>
      <w:r>
        <w:rPr>
          <w:rFonts w:ascii="Calibri" w:eastAsia="Calibri" w:hAnsi="Calibri" w:cs="Calibri"/>
        </w:rPr>
        <w:t>(“</w:t>
      </w:r>
      <w:r w:rsidRPr="00232AC8">
        <w:rPr>
          <w:rFonts w:ascii="Calibri" w:eastAsia="Calibri" w:hAnsi="Calibri" w:cs="Calibri"/>
        </w:rPr>
        <w:t>By 2020, protect and restore water-related ecosystems, including mountains, forests, wetlands</w:t>
      </w:r>
      <w:r>
        <w:rPr>
          <w:rFonts w:ascii="Calibri" w:eastAsia="Calibri" w:hAnsi="Calibri" w:cs="Calibri"/>
        </w:rPr>
        <w:t>…,” and “</w:t>
      </w:r>
      <w:r w:rsidRPr="005A68FA">
        <w:rPr>
          <w:rFonts w:ascii="Calibri" w:eastAsia="Calibri" w:hAnsi="Calibri" w:cs="Calibri"/>
        </w:rPr>
        <w:t>By 2020</w:t>
      </w:r>
      <w:r>
        <w:rPr>
          <w:rFonts w:ascii="Calibri" w:eastAsia="Calibri" w:hAnsi="Calibri" w:cs="Calibri"/>
        </w:rPr>
        <w:t>…</w:t>
      </w:r>
      <w:r w:rsidRPr="005A68FA">
        <w:rPr>
          <w:rFonts w:ascii="Calibri" w:eastAsia="Calibri" w:hAnsi="Calibri" w:cs="Calibri"/>
        </w:rPr>
        <w:t>restore degraded forests and substantially increase afforestation and reforestation globally</w:t>
      </w:r>
      <w:r>
        <w:rPr>
          <w:rFonts w:ascii="Calibri" w:eastAsia="Calibri" w:hAnsi="Calibri" w:cs="Calibri"/>
        </w:rPr>
        <w:t>”), and for some countries, their nationally determined contributions (NDC) under the Paris Agreement.</w:t>
      </w:r>
      <w:r w:rsidRPr="00596A0A">
        <w:rPr>
          <w:rFonts w:ascii="Calibri" w:eastAsia="Calibri" w:hAnsi="Calibri" w:cs="Calibri"/>
        </w:rPr>
        <w:t xml:space="preserve"> </w:t>
      </w:r>
      <w:commentRangeStart w:id="21"/>
      <w:commentRangeStart w:id="22"/>
      <w:r>
        <w:rPr>
          <w:rFonts w:ascii="Calibri" w:eastAsia="Calibri" w:hAnsi="Calibri" w:cs="Calibri"/>
        </w:rPr>
        <w:t>Ongoing efforts to monitor restoration in the context of these commitments rely on self-reported information from countries.</w:t>
      </w:r>
      <w:r>
        <w:rPr>
          <w:rStyle w:val="FootnoteReference"/>
          <w:rFonts w:ascii="Calibri" w:eastAsia="Calibri" w:hAnsi="Calibri" w:cs="Calibri"/>
        </w:rPr>
        <w:footnoteReference w:id="2"/>
      </w:r>
      <w:r>
        <w:rPr>
          <w:rFonts w:ascii="Calibri" w:eastAsia="Calibri" w:hAnsi="Calibri" w:cs="Calibri"/>
        </w:rPr>
        <w:t xml:space="preserve"> </w:t>
      </w:r>
      <w:commentRangeEnd w:id="21"/>
      <w:r w:rsidR="00EA345C">
        <w:rPr>
          <w:rStyle w:val="CommentReference"/>
        </w:rPr>
        <w:commentReference w:id="21"/>
      </w:r>
      <w:commentRangeEnd w:id="22"/>
      <w:r w:rsidR="00754455">
        <w:rPr>
          <w:rStyle w:val="CommentReference"/>
        </w:rPr>
        <w:commentReference w:id="22"/>
      </w:r>
    </w:p>
    <w:p w14:paraId="32850D78" w14:textId="77777777" w:rsidR="001073D7" w:rsidRDefault="001073D7" w:rsidP="001073D7">
      <w:pPr>
        <w:rPr>
          <w:rFonts w:ascii="Calibri" w:eastAsia="Calibri" w:hAnsi="Calibri" w:cs="Calibri"/>
        </w:rPr>
      </w:pPr>
    </w:p>
    <w:p w14:paraId="35628897" w14:textId="0CCFF8DC" w:rsidR="001073D7" w:rsidRPr="00B86978" w:rsidRDefault="001073D7" w:rsidP="001073D7">
      <w:pPr>
        <w:rPr>
          <w:rFonts w:ascii="Calibri" w:hAnsi="Calibri" w:cs="Arial"/>
        </w:rPr>
      </w:pPr>
      <w:r w:rsidRPr="00B86978">
        <w:rPr>
          <w:rFonts w:ascii="Calibri" w:eastAsia="Calibri" w:hAnsi="Calibri" w:cs="Calibri"/>
        </w:rPr>
        <w:t xml:space="preserve">Restoration has various interpretations due to the different types of degradation that it seeks to remedy, but also due to the different objectives of the land managers </w:t>
      </w:r>
      <w:ins w:id="23" w:author="Jenny Hewson" w:date="2019-07-04T15:05:00Z">
        <w:r w:rsidRPr="00B86978">
          <w:rPr>
            <w:rFonts w:ascii="Calibri" w:eastAsia="Calibri" w:hAnsi="Calibri" w:cs="Calibri"/>
          </w:rPr>
          <w:t>prom</w:t>
        </w:r>
      </w:ins>
      <w:ins w:id="24" w:author="Jenny Hewson" w:date="2019-07-01T17:37:00Z">
        <w:r w:rsidR="00EA345C" w:rsidRPr="00B86978">
          <w:rPr>
            <w:rFonts w:ascii="Calibri" w:eastAsia="Calibri" w:hAnsi="Calibri" w:cs="Calibri"/>
          </w:rPr>
          <w:t>o</w:t>
        </w:r>
      </w:ins>
      <w:del w:id="25" w:author="Jenny Hewson" w:date="2019-07-01T17:37:00Z">
        <w:r w:rsidRPr="00B86978" w:rsidDel="00EA345C">
          <w:rPr>
            <w:rFonts w:ascii="Calibri" w:eastAsia="Calibri" w:hAnsi="Calibri" w:cs="Calibri"/>
          </w:rPr>
          <w:delText>p</w:delText>
        </w:r>
      </w:del>
      <w:ins w:id="26" w:author="Jenny Hewson" w:date="2019-07-04T15:05:00Z">
        <w:r w:rsidRPr="00B86978">
          <w:rPr>
            <w:rFonts w:ascii="Calibri" w:eastAsia="Calibri" w:hAnsi="Calibri" w:cs="Calibri"/>
          </w:rPr>
          <w:t>ting</w:t>
        </w:r>
      </w:ins>
      <w:del w:id="27" w:author="Jenny Hewson" w:date="2019-07-04T15:05:00Z">
        <w:r w:rsidRPr="00B86978">
          <w:rPr>
            <w:rFonts w:ascii="Calibri" w:eastAsia="Calibri" w:hAnsi="Calibri" w:cs="Calibri"/>
          </w:rPr>
          <w:delText>prompting</w:delText>
        </w:r>
      </w:del>
      <w:r w:rsidRPr="00B86978">
        <w:rPr>
          <w:rFonts w:ascii="Calibri" w:eastAsia="Calibri" w:hAnsi="Calibri" w:cs="Calibri"/>
        </w:rPr>
        <w:t xml:space="preserve"> restoration</w:t>
      </w:r>
      <w:r w:rsidRPr="00B86978">
        <w:rPr>
          <w:rStyle w:val="FootnoteReference"/>
          <w:rFonts w:ascii="Calibri" w:eastAsia="Calibri" w:hAnsi="Calibri" w:cs="Calibri"/>
        </w:rPr>
        <w:footnoteReference w:id="3"/>
      </w:r>
      <w:r w:rsidRPr="00B86978">
        <w:rPr>
          <w:rFonts w:ascii="Calibri" w:eastAsia="Calibri" w:hAnsi="Calibri" w:cs="Calibri"/>
        </w:rPr>
        <w:t xml:space="preserve">. </w:t>
      </w:r>
      <w:del w:id="28" w:author="Stephanie Roe" w:date="2019-07-10T11:25:00Z">
        <w:r w:rsidRPr="00B86978" w:rsidDel="00AC2C10">
          <w:rPr>
            <w:rFonts w:ascii="Calibri" w:eastAsia="Calibri" w:hAnsi="Calibri" w:cs="Calibri"/>
          </w:rPr>
          <w:delText xml:space="preserve">Restoration objectives include recovering ecological structure and functionality, enhancing productivity, carbon sequestration, soil health, water provision, and biodiversity, </w:delText>
        </w:r>
      </w:del>
      <w:del w:id="29" w:author="Stephanie Roe" w:date="2019-07-10T10:16:00Z">
        <w:r w:rsidRPr="00B86978" w:rsidDel="00043809">
          <w:rPr>
            <w:rFonts w:ascii="Calibri" w:eastAsia="Calibri" w:hAnsi="Calibri" w:cs="Calibri"/>
          </w:rPr>
          <w:delText xml:space="preserve">and </w:delText>
        </w:r>
      </w:del>
      <w:del w:id="30" w:author="Stephanie Roe" w:date="2019-07-10T11:25:00Z">
        <w:r w:rsidRPr="00B86978" w:rsidDel="00AC2C10">
          <w:rPr>
            <w:rFonts w:ascii="Calibri" w:eastAsia="Calibri" w:hAnsi="Calibri" w:cs="Calibri"/>
          </w:rPr>
          <w:delText>generating financial return, among others.</w:delText>
        </w:r>
        <w:r w:rsidRPr="00B86978" w:rsidDel="00AC2C10">
          <w:rPr>
            <w:rStyle w:val="FootnoteReference"/>
            <w:rFonts w:ascii="Calibri" w:eastAsia="Calibri" w:hAnsi="Calibri" w:cs="Calibri"/>
          </w:rPr>
          <w:footnoteReference w:id="4"/>
        </w:r>
        <w:r w:rsidRPr="00B86978" w:rsidDel="00AC2C10">
          <w:rPr>
            <w:rFonts w:ascii="Calibri" w:eastAsia="Calibri" w:hAnsi="Calibri" w:cs="Calibri"/>
            <w:vertAlign w:val="superscript"/>
          </w:rPr>
          <w:delText>,</w:delText>
        </w:r>
        <w:r w:rsidRPr="00B86978" w:rsidDel="00AC2C10">
          <w:rPr>
            <w:rStyle w:val="FootnoteReference"/>
            <w:rFonts w:ascii="Calibri" w:eastAsia="Calibri" w:hAnsi="Calibri" w:cs="Calibri"/>
          </w:rPr>
          <w:footnoteReference w:id="5"/>
        </w:r>
        <w:r w:rsidRPr="00B86978" w:rsidDel="00AC2C10">
          <w:rPr>
            <w:rFonts w:ascii="Calibri" w:eastAsia="Calibri" w:hAnsi="Calibri" w:cs="Calibri"/>
          </w:rPr>
          <w:delText xml:space="preserve"> </w:delText>
        </w:r>
      </w:del>
      <w:r w:rsidRPr="00B86978">
        <w:rPr>
          <w:rFonts w:ascii="Calibri" w:hAnsi="Calibri" w:cs="Arial"/>
        </w:rPr>
        <w:t xml:space="preserve">In 2000, a group of experts established the term “forest landscape restoration” (FLR) (sometimes referred to as “forest and landscape restoration”) to broaden the concept of forest restoration, and incorporate multiple objectives in landscape mosaics that include </w:t>
      </w:r>
      <w:del w:id="35" w:author="Stephanie Roe" w:date="2019-07-10T10:14:00Z">
        <w:r w:rsidRPr="00B86978" w:rsidDel="00043809">
          <w:rPr>
            <w:rFonts w:ascii="Calibri" w:hAnsi="Calibri" w:cs="Arial"/>
          </w:rPr>
          <w:delText>forestry and agriculture</w:delText>
        </w:r>
      </w:del>
      <w:ins w:id="36" w:author="Stephanie Roe" w:date="2019-07-10T10:14:00Z">
        <w:r w:rsidR="00043809" w:rsidRPr="00B86978">
          <w:rPr>
            <w:rFonts w:ascii="Calibri" w:hAnsi="Calibri" w:cs="Arial"/>
          </w:rPr>
          <w:t xml:space="preserve">regaining ecological </w:t>
        </w:r>
        <w:r w:rsidR="005A04D9" w:rsidRPr="00B86978">
          <w:rPr>
            <w:rFonts w:ascii="Calibri" w:hAnsi="Calibri" w:cs="Arial"/>
          </w:rPr>
          <w:t>integrity</w:t>
        </w:r>
      </w:ins>
      <w:ins w:id="37" w:author="Stephanie Roe" w:date="2019-07-10T11:21:00Z">
        <w:r w:rsidR="00AC2C10" w:rsidRPr="00B86978">
          <w:rPr>
            <w:rFonts w:ascii="Calibri" w:hAnsi="Calibri" w:cs="Arial"/>
          </w:rPr>
          <w:t xml:space="preserve"> (e.g., </w:t>
        </w:r>
      </w:ins>
      <w:ins w:id="38" w:author="Stephanie Roe" w:date="2019-07-10T11:22:00Z">
        <w:r w:rsidR="00AC2C10" w:rsidRPr="00B86978">
          <w:rPr>
            <w:rFonts w:ascii="Calibri" w:hAnsi="Calibri" w:cs="Arial"/>
          </w:rPr>
          <w:t xml:space="preserve">ecological </w:t>
        </w:r>
      </w:ins>
      <w:ins w:id="39" w:author="Stephanie Roe" w:date="2019-07-10T11:21:00Z">
        <w:r w:rsidR="00AC2C10" w:rsidRPr="00B86978">
          <w:rPr>
            <w:rFonts w:ascii="Calibri" w:hAnsi="Calibri" w:cs="Arial"/>
          </w:rPr>
          <w:t>structure</w:t>
        </w:r>
      </w:ins>
      <w:ins w:id="40" w:author="Stephanie Roe" w:date="2019-07-10T11:22:00Z">
        <w:r w:rsidR="00AC2C10" w:rsidRPr="00B86978">
          <w:rPr>
            <w:rFonts w:ascii="Calibri" w:hAnsi="Calibri" w:cs="Arial"/>
          </w:rPr>
          <w:t xml:space="preserve"> and </w:t>
        </w:r>
      </w:ins>
      <w:ins w:id="41" w:author="Stephanie Roe" w:date="2019-07-10T11:21:00Z">
        <w:r w:rsidR="00AC2C10" w:rsidRPr="00B86978">
          <w:rPr>
            <w:rFonts w:ascii="Calibri" w:hAnsi="Calibri" w:cs="Arial"/>
          </w:rPr>
          <w:t>function</w:t>
        </w:r>
      </w:ins>
      <w:ins w:id="42" w:author="Stephanie Roe" w:date="2019-07-10T11:22:00Z">
        <w:r w:rsidR="00AC2C10" w:rsidRPr="00B86978">
          <w:rPr>
            <w:rFonts w:ascii="Calibri" w:hAnsi="Calibri" w:cs="Arial"/>
          </w:rPr>
          <w:t xml:space="preserve"> including</w:t>
        </w:r>
      </w:ins>
      <w:ins w:id="43" w:author="Stephanie Roe" w:date="2019-07-10T11:21:00Z">
        <w:r w:rsidR="00AC2C10" w:rsidRPr="00B86978">
          <w:rPr>
            <w:rFonts w:ascii="Calibri" w:hAnsi="Calibri" w:cs="Arial"/>
          </w:rPr>
          <w:t xml:space="preserve"> biodiversity, </w:t>
        </w:r>
      </w:ins>
      <w:ins w:id="44" w:author="Stephanie Roe" w:date="2019-07-10T11:23:00Z">
        <w:r w:rsidR="00AC2C10" w:rsidRPr="00B86978">
          <w:rPr>
            <w:rFonts w:ascii="Calibri" w:hAnsi="Calibri" w:cs="Arial"/>
          </w:rPr>
          <w:t>water provision, carbon sequestration and soil health)</w:t>
        </w:r>
      </w:ins>
      <w:ins w:id="45" w:author="Stephanie Roe" w:date="2019-07-10T10:41:00Z">
        <w:r w:rsidR="005A04D9" w:rsidRPr="00B86978">
          <w:rPr>
            <w:rFonts w:ascii="Calibri" w:hAnsi="Calibri" w:cs="Arial"/>
          </w:rPr>
          <w:t xml:space="preserve"> </w:t>
        </w:r>
      </w:ins>
      <w:ins w:id="46" w:author="Stephanie Roe" w:date="2019-07-10T10:14:00Z">
        <w:r w:rsidR="00043809" w:rsidRPr="00B86978">
          <w:rPr>
            <w:rFonts w:ascii="Calibri" w:hAnsi="Calibri" w:cs="Arial"/>
          </w:rPr>
          <w:t xml:space="preserve">and enhancing </w:t>
        </w:r>
      </w:ins>
      <w:ins w:id="47" w:author="Stephanie Roe" w:date="2019-07-10T10:15:00Z">
        <w:r w:rsidR="00043809" w:rsidRPr="00B86978">
          <w:rPr>
            <w:rFonts w:ascii="Calibri" w:hAnsi="Calibri" w:cs="Arial"/>
          </w:rPr>
          <w:t>human well-being</w:t>
        </w:r>
      </w:ins>
      <w:ins w:id="48" w:author="Stephanie Roe" w:date="2019-07-10T10:41:00Z">
        <w:r w:rsidR="005A04D9" w:rsidRPr="00B86978">
          <w:rPr>
            <w:rFonts w:ascii="Calibri" w:hAnsi="Calibri" w:cs="Arial"/>
          </w:rPr>
          <w:t xml:space="preserve"> </w:t>
        </w:r>
      </w:ins>
      <w:ins w:id="49" w:author="Stephanie Roe" w:date="2019-07-10T11:23:00Z">
        <w:r w:rsidR="00AC2C10" w:rsidRPr="00B86978">
          <w:rPr>
            <w:rFonts w:ascii="Calibri" w:hAnsi="Calibri" w:cs="Arial"/>
          </w:rPr>
          <w:t xml:space="preserve">(e.g. </w:t>
        </w:r>
      </w:ins>
      <w:ins w:id="50" w:author="Stephanie Roe" w:date="2019-07-10T11:24:00Z">
        <w:r w:rsidR="00AC2C10" w:rsidRPr="00B86978">
          <w:rPr>
            <w:rFonts w:ascii="Calibri" w:hAnsi="Calibri" w:cs="Arial"/>
          </w:rPr>
          <w:t>improved livelihoods,</w:t>
        </w:r>
      </w:ins>
      <w:ins w:id="51" w:author="Stephanie Roe" w:date="2019-07-10T10:41:00Z">
        <w:r w:rsidR="005A04D9" w:rsidRPr="00B86978">
          <w:rPr>
            <w:rFonts w:ascii="Calibri" w:hAnsi="Calibri" w:cs="Arial"/>
          </w:rPr>
          <w:t xml:space="preserve"> agriculture production and commercial opportunities, </w:t>
        </w:r>
      </w:ins>
      <w:ins w:id="52" w:author="Stephanie Roe" w:date="2019-07-10T11:25:00Z">
        <w:r w:rsidR="00AC2C10" w:rsidRPr="00B86978">
          <w:rPr>
            <w:rFonts w:ascii="Calibri" w:hAnsi="Calibri" w:cs="Arial"/>
          </w:rPr>
          <w:t xml:space="preserve">and </w:t>
        </w:r>
      </w:ins>
      <w:ins w:id="53" w:author="Stephanie Roe" w:date="2019-07-10T10:41:00Z">
        <w:r w:rsidR="00AC2C10" w:rsidRPr="00B86978">
          <w:rPr>
            <w:rFonts w:ascii="Calibri" w:hAnsi="Calibri" w:cs="Arial"/>
          </w:rPr>
          <w:t>increas</w:t>
        </w:r>
      </w:ins>
      <w:ins w:id="54" w:author="Stephanie Roe" w:date="2019-07-10T11:24:00Z">
        <w:r w:rsidR="00AC2C10" w:rsidRPr="00B86978">
          <w:rPr>
            <w:rFonts w:ascii="Calibri" w:hAnsi="Calibri" w:cs="Arial"/>
          </w:rPr>
          <w:t>ed</w:t>
        </w:r>
      </w:ins>
      <w:ins w:id="55" w:author="Stephanie Roe" w:date="2019-07-10T10:41:00Z">
        <w:r w:rsidR="005A04D9" w:rsidRPr="00B86978">
          <w:rPr>
            <w:rFonts w:ascii="Calibri" w:hAnsi="Calibri" w:cs="Arial"/>
          </w:rPr>
          <w:t xml:space="preserve"> resilience to climate change</w:t>
        </w:r>
      </w:ins>
      <w:ins w:id="56" w:author="Stephanie Roe" w:date="2019-07-10T11:25:00Z">
        <w:r w:rsidR="00AC2C10" w:rsidRPr="00B86978">
          <w:rPr>
            <w:rFonts w:ascii="Calibri" w:hAnsi="Calibri" w:cs="Arial"/>
          </w:rPr>
          <w:t>)</w:t>
        </w:r>
      </w:ins>
      <w:commentRangeStart w:id="57"/>
      <w:ins w:id="58" w:author="Stephanie Roe" w:date="2019-07-10T10:09:00Z">
        <w:r w:rsidR="00043809" w:rsidRPr="00B86978">
          <w:rPr>
            <w:rStyle w:val="FootnoteReference"/>
            <w:rFonts w:ascii="Calibri" w:hAnsi="Calibri" w:cs="Arial"/>
          </w:rPr>
          <w:footnoteReference w:id="6"/>
        </w:r>
      </w:ins>
      <w:commentRangeEnd w:id="57"/>
      <w:ins w:id="64" w:author="Stephanie Roe" w:date="2019-07-10T14:32:00Z">
        <w:r w:rsidR="00B34602">
          <w:rPr>
            <w:rStyle w:val="CommentReference"/>
          </w:rPr>
          <w:commentReference w:id="57"/>
        </w:r>
      </w:ins>
      <w:r w:rsidRPr="00B86978">
        <w:rPr>
          <w:rFonts w:ascii="Calibri" w:hAnsi="Calibri" w:cs="Arial"/>
        </w:rPr>
        <w:t xml:space="preserve">. </w:t>
      </w:r>
      <w:ins w:id="65" w:author="Stephanie Roe" w:date="2019-07-10T10:17:00Z">
        <w:r w:rsidR="00043809" w:rsidRPr="00B86978">
          <w:rPr>
            <w:rFonts w:ascii="Calibri" w:hAnsi="Calibri" w:cs="Arial"/>
          </w:rPr>
          <w:t xml:space="preserve">In contrast to site-based ecological restoration </w:t>
        </w:r>
      </w:ins>
      <w:ins w:id="66" w:author="Stephanie Roe" w:date="2019-07-10T11:30:00Z">
        <w:r w:rsidR="00926DE5" w:rsidRPr="00B86978">
          <w:rPr>
            <w:rFonts w:ascii="Calibri" w:hAnsi="Calibri" w:cs="Arial"/>
          </w:rPr>
          <w:t>where the focus is to</w:t>
        </w:r>
      </w:ins>
      <w:ins w:id="67" w:author="Stephanie Roe" w:date="2019-07-10T10:18:00Z">
        <w:r w:rsidR="009361EC" w:rsidRPr="00B86978">
          <w:rPr>
            <w:rFonts w:ascii="Calibri" w:hAnsi="Calibri" w:cs="Arial"/>
          </w:rPr>
          <w:t xml:space="preserve"> </w:t>
        </w:r>
      </w:ins>
      <w:ins w:id="68" w:author="Stephanie Roe" w:date="2019-07-10T10:17:00Z">
        <w:r w:rsidR="00926DE5" w:rsidRPr="00B86978">
          <w:rPr>
            <w:rFonts w:ascii="Calibri" w:hAnsi="Calibri" w:cs="Arial"/>
          </w:rPr>
          <w:t>recove</w:t>
        </w:r>
      </w:ins>
      <w:ins w:id="69" w:author="Stephanie Roe" w:date="2019-07-10T11:30:00Z">
        <w:r w:rsidR="00926DE5" w:rsidRPr="00B86978">
          <w:rPr>
            <w:rFonts w:ascii="Calibri" w:hAnsi="Calibri" w:cs="Arial"/>
          </w:rPr>
          <w:t>r</w:t>
        </w:r>
      </w:ins>
      <w:ins w:id="70" w:author="Stephanie Roe" w:date="2019-07-10T10:17:00Z">
        <w:r w:rsidR="00043809" w:rsidRPr="00B86978">
          <w:rPr>
            <w:rFonts w:ascii="Calibri" w:hAnsi="Calibri" w:cs="Arial"/>
          </w:rPr>
          <w:t xml:space="preserve"> forests </w:t>
        </w:r>
      </w:ins>
      <w:ins w:id="71" w:author="Stephanie Roe" w:date="2019-07-10T10:18:00Z">
        <w:r w:rsidR="009361EC" w:rsidRPr="00B86978">
          <w:rPr>
            <w:rFonts w:ascii="Calibri" w:hAnsi="Calibri" w:cs="Arial"/>
          </w:rPr>
          <w:t xml:space="preserve">back </w:t>
        </w:r>
      </w:ins>
      <w:ins w:id="72" w:author="Stephanie Roe" w:date="2019-07-10T10:17:00Z">
        <w:r w:rsidR="00043809" w:rsidRPr="00B86978">
          <w:rPr>
            <w:rFonts w:ascii="Calibri" w:hAnsi="Calibri" w:cs="Arial"/>
          </w:rPr>
          <w:t xml:space="preserve">to their reference condition or the practice of reforestation or afforestation to create productive forests, </w:t>
        </w:r>
      </w:ins>
      <w:ins w:id="73" w:author="Stephanie Roe" w:date="2019-07-10T10:20:00Z">
        <w:r w:rsidR="009361EC" w:rsidRPr="00B86978">
          <w:rPr>
            <w:rFonts w:ascii="Calibri" w:hAnsi="Calibri" w:cs="Arial"/>
          </w:rPr>
          <w:t xml:space="preserve">the </w:t>
        </w:r>
      </w:ins>
      <w:ins w:id="74" w:author="Stephanie Roe" w:date="2019-07-10T10:17:00Z">
        <w:r w:rsidR="00043809" w:rsidRPr="00B86978">
          <w:rPr>
            <w:rFonts w:ascii="Calibri" w:hAnsi="Calibri" w:cs="Arial"/>
          </w:rPr>
          <w:t>FLR approach</w:t>
        </w:r>
      </w:ins>
      <w:ins w:id="75" w:author="Stephanie Roe" w:date="2019-07-10T10:19:00Z">
        <w:r w:rsidR="009361EC" w:rsidRPr="00B86978">
          <w:rPr>
            <w:rFonts w:ascii="Calibri" w:hAnsi="Calibri" w:cs="Arial"/>
          </w:rPr>
          <w:t xml:space="preserve"> </w:t>
        </w:r>
      </w:ins>
      <w:ins w:id="76" w:author="Stephanie Roe" w:date="2019-07-10T11:29:00Z">
        <w:r w:rsidR="00926DE5" w:rsidRPr="00B86978">
          <w:rPr>
            <w:rFonts w:ascii="Calibri" w:hAnsi="Calibri" w:cs="Arial"/>
          </w:rPr>
          <w:t xml:space="preserve">encompasses </w:t>
        </w:r>
      </w:ins>
      <w:ins w:id="77" w:author="Stephanie Roe" w:date="2019-07-10T11:30:00Z">
        <w:r w:rsidR="00926DE5" w:rsidRPr="00B86978">
          <w:rPr>
            <w:rFonts w:ascii="Calibri" w:hAnsi="Calibri" w:cs="Arial"/>
          </w:rPr>
          <w:t>a range of activities</w:t>
        </w:r>
      </w:ins>
      <w:ins w:id="78" w:author="Stephanie Roe" w:date="2019-07-10T10:20:00Z">
        <w:r w:rsidR="009361EC" w:rsidRPr="00B86978">
          <w:rPr>
            <w:rFonts w:ascii="Calibri" w:hAnsi="Calibri" w:cs="Arial"/>
          </w:rPr>
          <w:t xml:space="preserve"> </w:t>
        </w:r>
      </w:ins>
      <w:ins w:id="79" w:author="Stephanie Roe" w:date="2019-07-10T11:31:00Z">
        <w:r w:rsidR="00926DE5" w:rsidRPr="00B86978">
          <w:rPr>
            <w:rFonts w:ascii="Calibri" w:hAnsi="Calibri" w:cs="Arial"/>
          </w:rPr>
          <w:t>that</w:t>
        </w:r>
      </w:ins>
      <w:ins w:id="80" w:author="Stephanie Roe" w:date="2019-07-10T10:17:00Z">
        <w:r w:rsidR="00043809" w:rsidRPr="00B86978">
          <w:rPr>
            <w:rFonts w:ascii="Calibri" w:hAnsi="Calibri" w:cs="Arial"/>
          </w:rPr>
          <w:t xml:space="preserve"> balance </w:t>
        </w:r>
        <w:r w:rsidR="00043809" w:rsidRPr="00B86978">
          <w:rPr>
            <w:rFonts w:ascii="Calibri" w:hAnsi="Calibri" w:cs="Calibri"/>
          </w:rPr>
          <w:lastRenderedPageBreak/>
          <w:t>environmental and socio-economic needs in landscapes</w:t>
        </w:r>
      </w:ins>
      <w:ins w:id="81" w:author="Stephanie Roe" w:date="2019-07-10T10:31:00Z">
        <w:r w:rsidR="005721F2" w:rsidRPr="00B86978">
          <w:rPr>
            <w:rFonts w:ascii="Calibri" w:hAnsi="Calibri" w:cs="Calibri"/>
          </w:rPr>
          <w:t xml:space="preserve"> </w:t>
        </w:r>
      </w:ins>
      <w:ins w:id="82" w:author="Stephanie Roe" w:date="2019-07-10T11:31:00Z">
        <w:r w:rsidR="00926DE5" w:rsidRPr="00B86978">
          <w:rPr>
            <w:rFonts w:ascii="Calibri" w:hAnsi="Calibri" w:cs="Calibri"/>
          </w:rPr>
          <w:t>so that</w:t>
        </w:r>
      </w:ins>
      <w:ins w:id="83" w:author="Stephanie Roe" w:date="2019-07-10T10:31:00Z">
        <w:r w:rsidR="005721F2" w:rsidRPr="00B86978">
          <w:rPr>
            <w:rFonts w:ascii="Calibri" w:hAnsi="Calibri" w:cs="Calibri"/>
          </w:rPr>
          <w:t xml:space="preserve"> restored forests can co-exist in a landscape mosaic with other land uses, thus providing benefits to people and to biodiversity</w:t>
        </w:r>
        <w:r w:rsidR="005721F2" w:rsidRPr="00B86978">
          <w:rPr>
            <w:rStyle w:val="FootnoteReference"/>
            <w:rFonts w:ascii="Calibri" w:hAnsi="Calibri" w:cs="Calibri"/>
          </w:rPr>
          <w:footnoteReference w:id="7"/>
        </w:r>
      </w:ins>
      <w:ins w:id="86" w:author="Stephanie Roe" w:date="2019-07-10T10:36:00Z">
        <w:r w:rsidR="005721F2" w:rsidRPr="00B86978">
          <w:rPr>
            <w:rFonts w:ascii="Calibri" w:hAnsi="Calibri" w:cs="Calibri"/>
            <w:vertAlign w:val="superscript"/>
          </w:rPr>
          <w:t>,</w:t>
        </w:r>
      </w:ins>
      <w:ins w:id="87" w:author="Stephanie Roe" w:date="2019-07-10T10:35:00Z">
        <w:r w:rsidR="005721F2" w:rsidRPr="00B86978">
          <w:rPr>
            <w:rStyle w:val="FootnoteReference"/>
            <w:rFonts w:ascii="Calibri" w:hAnsi="Calibri" w:cs="Calibri"/>
          </w:rPr>
          <w:footnoteReference w:id="8"/>
        </w:r>
      </w:ins>
      <w:ins w:id="93" w:author="Stephanie Roe" w:date="2019-07-10T10:17:00Z">
        <w:r w:rsidR="00043809" w:rsidRPr="00B86978">
          <w:rPr>
            <w:rFonts w:ascii="Calibri" w:hAnsi="Calibri" w:cs="Calibri"/>
          </w:rPr>
          <w:t>.</w:t>
        </w:r>
        <w:r w:rsidR="009361EC" w:rsidRPr="00B86978">
          <w:rPr>
            <w:rFonts w:ascii="Calibri" w:hAnsi="Calibri" w:cs="Calibri"/>
          </w:rPr>
          <w:t xml:space="preserve"> </w:t>
        </w:r>
      </w:ins>
      <w:ins w:id="94" w:author="Stephanie Roe" w:date="2019-07-10T10:26:00Z">
        <w:r w:rsidR="009361EC" w:rsidRPr="00B86978">
          <w:rPr>
            <w:rFonts w:ascii="Calibri" w:hAnsi="Calibri" w:cs="Calibri"/>
            <w:rPrChange w:id="95" w:author="Stephanie Roe" w:date="2019-07-10T11:47:00Z">
              <w:rPr>
                <w:sz w:val="22"/>
                <w:szCs w:val="22"/>
              </w:rPr>
            </w:rPrChange>
          </w:rPr>
          <w:t xml:space="preserve">The Global Partnership on Forest and Landscape Restoration </w:t>
        </w:r>
      </w:ins>
      <w:ins w:id="96" w:author="Stephanie Roe" w:date="2019-07-10T10:25:00Z">
        <w:r w:rsidR="009361EC" w:rsidRPr="00B86978">
          <w:rPr>
            <w:rFonts w:ascii="Calibri" w:hAnsi="Calibri" w:cs="Calibri"/>
            <w:rPrChange w:id="97" w:author="Stephanie Roe" w:date="2019-07-10T11:47:00Z">
              <w:rPr>
                <w:sz w:val="22"/>
                <w:szCs w:val="22"/>
              </w:rPr>
            </w:rPrChange>
          </w:rPr>
          <w:t>GPFLR</w:t>
        </w:r>
      </w:ins>
      <w:ins w:id="98" w:author="Stephanie Roe" w:date="2019-07-10T10:26:00Z">
        <w:r w:rsidR="009361EC" w:rsidRPr="00B86978">
          <w:rPr>
            <w:rFonts w:ascii="Calibri" w:hAnsi="Calibri" w:cs="Calibri"/>
            <w:rPrChange w:id="99" w:author="Stephanie Roe" w:date="2019-07-10T11:47:00Z">
              <w:rPr>
                <w:sz w:val="22"/>
                <w:szCs w:val="22"/>
              </w:rPr>
            </w:rPrChange>
          </w:rPr>
          <w:t xml:space="preserve"> defines </w:t>
        </w:r>
      </w:ins>
      <w:ins w:id="100" w:author="Stephanie Roe" w:date="2019-07-10T10:25:00Z">
        <w:r w:rsidR="009361EC" w:rsidRPr="00B86978">
          <w:rPr>
            <w:rFonts w:ascii="Calibri" w:hAnsi="Calibri" w:cs="Calibri"/>
            <w:rPrChange w:id="101" w:author="Stephanie Roe" w:date="2019-07-10T11:47:00Z">
              <w:rPr>
                <w:sz w:val="22"/>
                <w:szCs w:val="22"/>
              </w:rPr>
            </w:rPrChange>
          </w:rPr>
          <w:t>FLR as "</w:t>
        </w:r>
        <w:r w:rsidR="009361EC" w:rsidRPr="00B86978">
          <w:rPr>
            <w:rFonts w:ascii="Calibri" w:hAnsi="Calibri" w:cs="Calibri"/>
            <w:i/>
            <w:iCs/>
            <w:rPrChange w:id="102" w:author="Stephanie Roe" w:date="2019-07-10T11:47:00Z">
              <w:rPr>
                <w:i/>
                <w:iCs/>
                <w:sz w:val="22"/>
                <w:szCs w:val="22"/>
              </w:rPr>
            </w:rPrChange>
          </w:rPr>
          <w:t>a process that aims to regain ecological functionality and enhance human well-being in deforested or degraded landscapes. As a process, FLR is not an end in itself, but a means of regaining, improving, and maintaining vital ecological and social functions, in the long-term leading to more resilient and sustainable landscapes</w:t>
        </w:r>
      </w:ins>
      <w:ins w:id="103" w:author="Stephanie Roe" w:date="2019-07-10T11:27:00Z">
        <w:r w:rsidR="00926DE5" w:rsidRPr="00B86978">
          <w:rPr>
            <w:rFonts w:ascii="Calibri" w:hAnsi="Calibri" w:cs="Calibri"/>
            <w:i/>
            <w:iCs/>
            <w:rPrChange w:id="104" w:author="Stephanie Roe" w:date="2019-07-10T11:47:00Z">
              <w:rPr>
                <w:i/>
                <w:iCs/>
                <w:sz w:val="22"/>
                <w:szCs w:val="22"/>
              </w:rPr>
            </w:rPrChange>
          </w:rPr>
          <w:t>.</w:t>
        </w:r>
      </w:ins>
      <w:ins w:id="105" w:author="Stephanie Roe" w:date="2019-07-10T10:25:00Z">
        <w:r w:rsidR="009361EC" w:rsidRPr="00B86978">
          <w:rPr>
            <w:rFonts w:ascii="Calibri" w:hAnsi="Calibri" w:cs="Calibri"/>
            <w:rPrChange w:id="106" w:author="Stephanie Roe" w:date="2019-07-10T11:47:00Z">
              <w:rPr>
                <w:sz w:val="22"/>
                <w:szCs w:val="22"/>
              </w:rPr>
            </w:rPrChange>
          </w:rPr>
          <w:t>"</w:t>
        </w:r>
      </w:ins>
      <w:ins w:id="107" w:author="Stephanie Roe" w:date="2019-07-10T10:28:00Z">
        <w:r w:rsidR="005721F2" w:rsidRPr="00B86978">
          <w:rPr>
            <w:rStyle w:val="FootnoteReference"/>
            <w:rFonts w:ascii="Calibri" w:hAnsi="Calibri" w:cs="Calibri"/>
            <w:rPrChange w:id="108" w:author="Stephanie Roe" w:date="2019-07-10T11:47:00Z">
              <w:rPr>
                <w:rStyle w:val="FootnoteReference"/>
                <w:sz w:val="22"/>
                <w:szCs w:val="22"/>
              </w:rPr>
            </w:rPrChange>
          </w:rPr>
          <w:footnoteReference w:id="9"/>
        </w:r>
      </w:ins>
      <w:ins w:id="113" w:author="Stephanie Roe" w:date="2019-07-10T10:25:00Z">
        <w:r w:rsidR="009361EC" w:rsidRPr="00B86978">
          <w:rPr>
            <w:rFonts w:ascii="Calibri" w:hAnsi="Calibri" w:cs="Calibri"/>
          </w:rPr>
          <w:t xml:space="preserve"> (</w:t>
        </w:r>
        <w:r w:rsidR="009361EC" w:rsidRPr="00B86978">
          <w:rPr>
            <w:rFonts w:ascii="Calibri" w:hAnsi="Calibri" w:cs="Calibri"/>
            <w:b/>
          </w:rPr>
          <w:t>Box 1</w:t>
        </w:r>
        <w:r w:rsidR="009361EC" w:rsidRPr="00B86978">
          <w:rPr>
            <w:rFonts w:ascii="Calibri" w:hAnsi="Calibri" w:cs="Calibri"/>
          </w:rPr>
          <w:t>)</w:t>
        </w:r>
        <w:r w:rsidR="009361EC" w:rsidRPr="00B86978">
          <w:rPr>
            <w:rFonts w:ascii="Calibri" w:hAnsi="Calibri" w:cs="Calibri"/>
            <w:rPrChange w:id="114" w:author="Stephanie Roe" w:date="2019-07-10T11:47:00Z">
              <w:rPr>
                <w:sz w:val="22"/>
                <w:szCs w:val="22"/>
              </w:rPr>
            </w:rPrChange>
          </w:rPr>
          <w:t xml:space="preserve">. </w:t>
        </w:r>
      </w:ins>
      <w:del w:id="115" w:author="Stephanie Roe" w:date="2019-07-10T10:29:00Z">
        <w:r w:rsidRPr="00B86978" w:rsidDel="005721F2">
          <w:rPr>
            <w:rFonts w:ascii="Calibri" w:hAnsi="Calibri" w:cs="Calibri"/>
          </w:rPr>
          <w:delText xml:space="preserve">FLR is the process of recovering forest landscapes that have been degraded, damaged or destroyed in a way that meets societal needs </w:delText>
        </w:r>
      </w:del>
      <w:ins w:id="116" w:author="Stephanie Roe" w:date="2019-07-10T10:29:00Z">
        <w:r w:rsidR="005721F2" w:rsidRPr="00B86978" w:rsidDel="009361EC">
          <w:rPr>
            <w:rFonts w:ascii="Calibri" w:hAnsi="Calibri" w:cs="Calibri"/>
          </w:rPr>
          <w:t xml:space="preserve"> </w:t>
        </w:r>
      </w:ins>
      <w:del w:id="117" w:author="Stephanie Roe" w:date="2019-07-10T10:25:00Z">
        <w:r w:rsidRPr="00B86978" w:rsidDel="009361EC">
          <w:rPr>
            <w:rFonts w:ascii="Calibri" w:hAnsi="Calibri" w:cs="Arial"/>
          </w:rPr>
          <w:delText>(</w:delText>
        </w:r>
        <w:r w:rsidRPr="00B86978" w:rsidDel="009361EC">
          <w:rPr>
            <w:rFonts w:ascii="Calibri" w:hAnsi="Calibri" w:cs="Arial"/>
            <w:b/>
          </w:rPr>
          <w:delText>Box 1</w:delText>
        </w:r>
        <w:r w:rsidRPr="00B86978" w:rsidDel="009361EC">
          <w:rPr>
            <w:rFonts w:ascii="Calibri" w:hAnsi="Calibri" w:cs="Arial"/>
          </w:rPr>
          <w:delText xml:space="preserve">). </w:delText>
        </w:r>
      </w:del>
      <w:del w:id="118" w:author="Stephanie Roe" w:date="2019-07-10T10:32:00Z">
        <w:r w:rsidRPr="00B86978" w:rsidDel="005721F2">
          <w:rPr>
            <w:rFonts w:ascii="Calibri" w:hAnsi="Calibri" w:cs="Arial"/>
          </w:rPr>
          <w:delText xml:space="preserve">The FLR approach seeks to restore ecological functionality in landscapes so they are self-sustaining and in </w:delText>
        </w:r>
      </w:del>
      <w:del w:id="119" w:author="Stephanie Roe" w:date="2019-07-10T10:31:00Z">
        <w:r w:rsidRPr="00B86978" w:rsidDel="005721F2">
          <w:rPr>
            <w:rFonts w:ascii="Calibri" w:hAnsi="Calibri" w:cs="Arial"/>
          </w:rPr>
          <w:delText>which restored forests can co-exist in a landscape mosaic with other land uses, thus providing benefits to people and to biodiversity.</w:delText>
        </w:r>
        <w:r w:rsidRPr="00B86978" w:rsidDel="005721F2">
          <w:rPr>
            <w:rStyle w:val="FootnoteReference"/>
            <w:rFonts w:ascii="Calibri" w:hAnsi="Calibri" w:cs="Arial"/>
          </w:rPr>
          <w:footnoteReference w:id="10"/>
        </w:r>
        <w:r w:rsidRPr="00B86978" w:rsidDel="005721F2">
          <w:rPr>
            <w:rFonts w:ascii="Calibri" w:hAnsi="Calibri" w:cs="Arial"/>
          </w:rPr>
          <w:delText xml:space="preserve"> </w:delText>
        </w:r>
      </w:del>
      <w:del w:id="122" w:author="Stephanie Roe" w:date="2019-07-10T11:32:00Z">
        <w:r w:rsidRPr="00B86978" w:rsidDel="00926DE5">
          <w:rPr>
            <w:rFonts w:ascii="Calibri" w:hAnsi="Calibri" w:cs="Arial"/>
          </w:rPr>
          <w:delText>Successful implementation of FLR requires that restoration objectives align with the interests of stakeholders and the biophysical realities of a landscape.</w:delText>
        </w:r>
        <w:r w:rsidRPr="00B86978" w:rsidDel="00926DE5">
          <w:rPr>
            <w:rStyle w:val="FootnoteReference"/>
            <w:rFonts w:ascii="Calibri" w:hAnsi="Calibri" w:cs="Arial"/>
          </w:rPr>
          <w:footnoteReference w:id="11"/>
        </w:r>
        <w:r w:rsidRPr="00B86978" w:rsidDel="00926DE5">
          <w:rPr>
            <w:rFonts w:ascii="Calibri" w:hAnsi="Calibri" w:cs="Arial"/>
          </w:rPr>
          <w:delText xml:space="preserve"> </w:delText>
        </w:r>
      </w:del>
    </w:p>
    <w:p w14:paraId="201ED416" w14:textId="77777777" w:rsidR="001073D7" w:rsidRDefault="001073D7" w:rsidP="001073D7">
      <w:pPr>
        <w:rPr>
          <w:rFonts w:ascii="Calibri" w:hAnsi="Calibri" w:cs="Arial"/>
        </w:rPr>
      </w:pPr>
    </w:p>
    <w:p w14:paraId="789D4BF3" w14:textId="21918DF2" w:rsidR="001073D7" w:rsidRDefault="00D12D89" w:rsidP="001073D7">
      <w:pPr>
        <w:rPr>
          <w:rFonts w:ascii="Calibri" w:hAnsi="Calibri" w:cs="Arial"/>
        </w:rPr>
      </w:pPr>
      <w:r>
        <w:rPr>
          <w:rFonts w:ascii="Calibri" w:hAnsi="Calibri" w:cs="Calibri"/>
        </w:rPr>
        <w:t>T</w:t>
      </w:r>
      <w:r w:rsidR="001073D7">
        <w:rPr>
          <w:rFonts w:ascii="Calibri" w:hAnsi="Calibri" w:cs="Calibri"/>
        </w:rPr>
        <w:t xml:space="preserve">he NYDF does not explicitly define restoration nor </w:t>
      </w:r>
      <w:proofErr w:type="spellStart"/>
      <w:r w:rsidR="001073D7">
        <w:rPr>
          <w:rFonts w:ascii="Calibri" w:hAnsi="Calibri" w:cs="Calibri"/>
        </w:rPr>
        <w:t>specifiy</w:t>
      </w:r>
      <w:proofErr w:type="spellEnd"/>
      <w:r w:rsidR="001073D7">
        <w:rPr>
          <w:rFonts w:ascii="Calibri" w:hAnsi="Calibri" w:cs="Calibri"/>
        </w:rPr>
        <w:t xml:space="preserve"> the types of activities that should be included in the 350 </w:t>
      </w:r>
      <w:proofErr w:type="spellStart"/>
      <w:r w:rsidR="001073D7">
        <w:rPr>
          <w:rFonts w:ascii="Calibri" w:hAnsi="Calibri" w:cs="Calibri"/>
        </w:rPr>
        <w:t>mha</w:t>
      </w:r>
      <w:proofErr w:type="spellEnd"/>
      <w:r w:rsidR="001073D7">
        <w:rPr>
          <w:rFonts w:ascii="Calibri" w:hAnsi="Calibri" w:cs="Calibri"/>
        </w:rPr>
        <w:t xml:space="preserve"> goal</w:t>
      </w:r>
      <w:r w:rsidR="00F74EDF">
        <w:rPr>
          <w:rFonts w:ascii="Calibri" w:hAnsi="Calibri" w:cs="Calibri"/>
        </w:rPr>
        <w:t>; however, given it</w:t>
      </w:r>
      <w:del w:id="125" w:author="DAVE Radhika" w:date="2019-07-09T12:58:00Z">
        <w:r w:rsidR="00F74EDF">
          <w:rPr>
            <w:rFonts w:ascii="Calibri" w:hAnsi="Calibri" w:cs="Calibri"/>
          </w:rPr>
          <w:delText>’</w:delText>
        </w:r>
      </w:del>
      <w:r w:rsidR="00F74EDF">
        <w:rPr>
          <w:rFonts w:ascii="Calibri" w:hAnsi="Calibri" w:cs="Calibri"/>
        </w:rPr>
        <w:t xml:space="preserve">s similar objectives to the Bonn Challenge, which is </w:t>
      </w:r>
      <w:r w:rsidR="00B115D8">
        <w:rPr>
          <w:rFonts w:ascii="Calibri" w:hAnsi="Calibri" w:cs="Calibri"/>
        </w:rPr>
        <w:t xml:space="preserve">based on implementation of FLR, we have focused </w:t>
      </w:r>
      <w:r w:rsidR="001073D7">
        <w:rPr>
          <w:rFonts w:ascii="Calibri" w:hAnsi="Calibri" w:cs="Arial"/>
        </w:rPr>
        <w:t xml:space="preserve">our assessment </w:t>
      </w:r>
      <w:r w:rsidR="001C6463">
        <w:rPr>
          <w:rFonts w:ascii="Calibri" w:hAnsi="Calibri" w:cs="Arial"/>
        </w:rPr>
        <w:t xml:space="preserve">of the NYDF </w:t>
      </w:r>
      <w:r w:rsidR="001073D7">
        <w:rPr>
          <w:rFonts w:ascii="Calibri" w:hAnsi="Calibri" w:cs="Arial"/>
        </w:rPr>
        <w:t>on the interventions encompassed by the FLR approach</w:t>
      </w:r>
      <w:r w:rsidR="006376B9">
        <w:rPr>
          <w:rFonts w:ascii="Calibri" w:hAnsi="Calibri" w:cs="Arial"/>
        </w:rPr>
        <w:t xml:space="preserve">. </w:t>
      </w:r>
      <w:r w:rsidR="00017C51">
        <w:rPr>
          <w:rFonts w:ascii="Calibri" w:hAnsi="Calibri" w:cs="Arial"/>
        </w:rPr>
        <w:t xml:space="preserve">As such, we have </w:t>
      </w:r>
      <w:r w:rsidR="001073D7">
        <w:rPr>
          <w:rFonts w:ascii="Calibri" w:hAnsi="Calibri" w:cs="Arial"/>
        </w:rPr>
        <w:t>outline</w:t>
      </w:r>
      <w:r w:rsidR="00017C51">
        <w:rPr>
          <w:rFonts w:ascii="Calibri" w:hAnsi="Calibri" w:cs="Arial"/>
        </w:rPr>
        <w:t>d</w:t>
      </w:r>
      <w:r w:rsidR="001073D7">
        <w:rPr>
          <w:rFonts w:ascii="Calibri" w:hAnsi="Calibri" w:cs="Arial"/>
        </w:rPr>
        <w:t xml:space="preserve"> restoration activities</w:t>
      </w:r>
      <w:r w:rsidR="001073D7">
        <w:rPr>
          <w:rFonts w:ascii="Calibri" w:hAnsi="Calibri" w:cs="Calibri"/>
        </w:rPr>
        <w:t xml:space="preserve"> according to established definitions</w:t>
      </w:r>
      <w:r w:rsidR="00932582">
        <w:rPr>
          <w:rFonts w:ascii="Calibri" w:hAnsi="Calibri" w:cs="Calibri"/>
        </w:rPr>
        <w:t xml:space="preserve"> for FLR</w:t>
      </w:r>
      <w:r w:rsidR="001073D7">
        <w:rPr>
          <w:rFonts w:ascii="Calibri" w:hAnsi="Calibri" w:cs="Calibri"/>
        </w:rPr>
        <w:t xml:space="preserve"> </w:t>
      </w:r>
      <w:r w:rsidR="001073D7">
        <w:rPr>
          <w:rFonts w:ascii="Calibri" w:hAnsi="Calibri" w:cs="Arial"/>
        </w:rPr>
        <w:t>(</w:t>
      </w:r>
      <w:del w:id="126" w:author="Stephanie Roe" w:date="2019-07-10T11:34:00Z">
        <w:r w:rsidR="001073D7" w:rsidRPr="00E66599" w:rsidDel="00926DE5">
          <w:rPr>
            <w:rFonts w:ascii="Calibri" w:hAnsi="Calibri" w:cs="Arial"/>
            <w:b/>
          </w:rPr>
          <w:delText>Table 1</w:delText>
        </w:r>
        <w:r w:rsidR="001073D7" w:rsidDel="00926DE5">
          <w:rPr>
            <w:rFonts w:ascii="Calibri" w:hAnsi="Calibri" w:cs="Arial"/>
            <w:b/>
          </w:rPr>
          <w:delText xml:space="preserve">, </w:delText>
        </w:r>
      </w:del>
      <w:r w:rsidR="001073D7">
        <w:rPr>
          <w:rFonts w:ascii="Calibri" w:hAnsi="Calibri" w:cs="Arial"/>
          <w:b/>
        </w:rPr>
        <w:t xml:space="preserve">Box </w:t>
      </w:r>
      <w:del w:id="127" w:author="Stephanie Roe" w:date="2019-07-10T11:33:00Z">
        <w:r w:rsidR="00331354" w:rsidDel="00926DE5">
          <w:rPr>
            <w:rFonts w:ascii="Calibri" w:hAnsi="Calibri" w:cs="Arial"/>
            <w:b/>
          </w:rPr>
          <w:delText>2</w:delText>
        </w:r>
        <w:r w:rsidR="001073D7" w:rsidDel="00926DE5">
          <w:rPr>
            <w:rFonts w:ascii="Calibri" w:hAnsi="Calibri" w:cs="Arial"/>
          </w:rPr>
          <w:delText>)</w:delText>
        </w:r>
      </w:del>
      <w:ins w:id="128" w:author="Stephanie Roe" w:date="2019-07-10T11:33:00Z">
        <w:r w:rsidR="00926DE5">
          <w:rPr>
            <w:rFonts w:ascii="Calibri" w:hAnsi="Calibri" w:cs="Arial"/>
            <w:b/>
          </w:rPr>
          <w:t>1)</w:t>
        </w:r>
      </w:ins>
      <w:r w:rsidR="001073D7">
        <w:rPr>
          <w:rFonts w:ascii="Calibri" w:hAnsi="Calibri" w:cs="Arial"/>
        </w:rPr>
        <w:t xml:space="preserve">. </w:t>
      </w:r>
    </w:p>
    <w:p w14:paraId="79FFF442" w14:textId="77777777" w:rsidR="009B2C0B" w:rsidRPr="009B2C0B" w:rsidRDefault="009B2C0B" w:rsidP="001073D7">
      <w:pPr>
        <w:rPr>
          <w:rFonts w:ascii="Calibri" w:hAnsi="Calibri" w:cs="Arial"/>
        </w:rPr>
      </w:pPr>
    </w:p>
    <w:p w14:paraId="6D36FBB8" w14:textId="77777777" w:rsidR="005721F2" w:rsidRDefault="005721F2" w:rsidP="005721F2">
      <w:pPr>
        <w:rPr>
          <w:b/>
          <w:sz w:val="18"/>
          <w:szCs w:val="18"/>
        </w:rPr>
      </w:pPr>
    </w:p>
    <w:p w14:paraId="7163A6B2" w14:textId="67F8D20C" w:rsidR="005721F2" w:rsidRPr="00385E90" w:rsidRDefault="005721F2" w:rsidP="005721F2">
      <w:pPr>
        <w:pStyle w:val="BoxNumberedText"/>
        <w:numPr>
          <w:ilvl w:val="0"/>
          <w:numId w:val="0"/>
        </w:numPr>
        <w:spacing w:line="240" w:lineRule="auto"/>
        <w:ind w:left="567" w:right="230" w:hanging="340"/>
        <w:rPr>
          <w:rFonts w:cs="Arial"/>
          <w:b/>
          <w:szCs w:val="20"/>
          <w:lang w:val="en-GB"/>
        </w:rPr>
      </w:pPr>
      <w:commentRangeStart w:id="129"/>
      <w:commentRangeStart w:id="130"/>
      <w:r>
        <w:rPr>
          <w:rFonts w:cs="Arial"/>
          <w:b/>
          <w:szCs w:val="20"/>
          <w:lang w:val="en-GB"/>
        </w:rPr>
        <w:t xml:space="preserve">Box </w:t>
      </w:r>
      <w:ins w:id="131" w:author="Stephanie Roe" w:date="2019-07-10T11:33:00Z">
        <w:r w:rsidR="00926DE5">
          <w:rPr>
            <w:rFonts w:cs="Arial"/>
            <w:b/>
            <w:szCs w:val="20"/>
            <w:lang w:val="en-GB"/>
          </w:rPr>
          <w:t>1</w:t>
        </w:r>
      </w:ins>
      <w:r w:rsidRPr="00385E90">
        <w:rPr>
          <w:rFonts w:cs="Arial"/>
          <w:b/>
          <w:szCs w:val="20"/>
          <w:lang w:val="en-GB"/>
        </w:rPr>
        <w:t xml:space="preserve">: Definitions </w:t>
      </w:r>
      <w:commentRangeEnd w:id="129"/>
      <w:r>
        <w:rPr>
          <w:rStyle w:val="CommentReference"/>
          <w:rFonts w:ascii="Times New Roman" w:eastAsiaTheme="minorHAnsi" w:hAnsi="Times New Roman"/>
          <w:color w:val="auto"/>
          <w:lang w:val="en-GB" w:eastAsia="en-GB"/>
        </w:rPr>
        <w:commentReference w:id="129"/>
      </w:r>
      <w:commentRangeEnd w:id="130"/>
      <w:r w:rsidR="00B34602">
        <w:rPr>
          <w:rStyle w:val="CommentReference"/>
          <w:rFonts w:ascii="Times New Roman" w:eastAsiaTheme="minorHAnsi" w:hAnsi="Times New Roman"/>
          <w:color w:val="auto"/>
          <w:lang w:val="en-GB" w:eastAsia="en-GB"/>
        </w:rPr>
        <w:commentReference w:id="130"/>
      </w:r>
    </w:p>
    <w:p w14:paraId="16FEE763" w14:textId="77777777" w:rsidR="005721F2" w:rsidRDefault="005721F2" w:rsidP="005721F2">
      <w:pPr>
        <w:pStyle w:val="BoxNumberedText"/>
        <w:numPr>
          <w:ilvl w:val="0"/>
          <w:numId w:val="0"/>
        </w:numPr>
        <w:spacing w:line="240" w:lineRule="auto"/>
        <w:ind w:left="567" w:hanging="340"/>
        <w:rPr>
          <w:ins w:id="132" w:author="Stephanie Roe" w:date="2019-07-10T15:06:00Z"/>
          <w:rFonts w:cs="Arial"/>
          <w:szCs w:val="20"/>
          <w:lang w:val="en-GB"/>
        </w:rPr>
      </w:pPr>
      <w:r w:rsidRPr="00385E90">
        <w:rPr>
          <w:rFonts w:cs="Arial"/>
          <w:b/>
          <w:szCs w:val="20"/>
          <w:lang w:val="en-GB"/>
        </w:rPr>
        <w:t>Forest (UNFCCC</w:t>
      </w:r>
      <w:r w:rsidRPr="00385E90">
        <w:rPr>
          <w:rStyle w:val="FootnoteReference"/>
          <w:rFonts w:cs="Arial"/>
          <w:b/>
          <w:szCs w:val="20"/>
          <w:lang w:val="en-GB"/>
        </w:rPr>
        <w:footnoteReference w:id="12"/>
      </w:r>
      <w:r w:rsidRPr="00385E90">
        <w:rPr>
          <w:rFonts w:cs="Arial"/>
          <w:b/>
          <w:szCs w:val="20"/>
          <w:lang w:val="en-GB"/>
        </w:rPr>
        <w:t>): “</w:t>
      </w:r>
      <w:r w:rsidRPr="00385E90">
        <w:rPr>
          <w:rFonts w:cs="Arial"/>
          <w:szCs w:val="20"/>
          <w:lang w:val="en-GB"/>
        </w:rPr>
        <w:t>is a minimum area of land of 0.05-1.0 hectares with tree crown cover (or equivalent stocking level) of more than 10-30 percent with trees with the potential to reach a minimum height of 2-5 metres at maturity in situ. A forest may consist either of closed forest formations where trees of various storeys and undergrowth cover a high proportion of the ground or open forest.”</w:t>
      </w:r>
    </w:p>
    <w:p w14:paraId="3682BD51" w14:textId="77777777" w:rsidR="00465324" w:rsidRDefault="00465324" w:rsidP="005721F2">
      <w:pPr>
        <w:pStyle w:val="BoxNumberedText"/>
        <w:numPr>
          <w:ilvl w:val="0"/>
          <w:numId w:val="0"/>
        </w:numPr>
        <w:spacing w:line="240" w:lineRule="auto"/>
        <w:ind w:left="567" w:hanging="340"/>
        <w:rPr>
          <w:ins w:id="133" w:author="Stephanie Roe" w:date="2019-07-10T15:06:00Z"/>
          <w:rFonts w:cs="Arial"/>
          <w:b/>
          <w:szCs w:val="20"/>
          <w:lang w:val="en-GB"/>
        </w:rPr>
      </w:pPr>
    </w:p>
    <w:p w14:paraId="594E4B4F" w14:textId="3CC4A8F2" w:rsidR="00465324" w:rsidRPr="00385E90" w:rsidRDefault="00465324" w:rsidP="005721F2">
      <w:pPr>
        <w:pStyle w:val="BoxNumberedText"/>
        <w:numPr>
          <w:ilvl w:val="0"/>
          <w:numId w:val="0"/>
        </w:numPr>
        <w:spacing w:line="240" w:lineRule="auto"/>
        <w:ind w:left="567" w:hanging="340"/>
        <w:rPr>
          <w:rFonts w:cs="Arial"/>
          <w:b/>
          <w:szCs w:val="20"/>
          <w:lang w:val="en-GB"/>
        </w:rPr>
      </w:pPr>
      <w:commentRangeStart w:id="134"/>
      <w:ins w:id="135" w:author="Stephanie Roe" w:date="2019-07-10T15:06:00Z">
        <w:r>
          <w:rPr>
            <w:rFonts w:cs="Arial"/>
            <w:b/>
            <w:szCs w:val="20"/>
            <w:lang w:val="en-GB"/>
          </w:rPr>
          <w:t>Ecosystem services</w:t>
        </w:r>
      </w:ins>
      <w:commentRangeEnd w:id="134"/>
      <w:ins w:id="136" w:author="Stephanie Roe" w:date="2019-07-10T16:08:00Z">
        <w:r w:rsidR="001E5A92">
          <w:rPr>
            <w:rStyle w:val="CommentReference"/>
            <w:rFonts w:ascii="Times New Roman" w:eastAsiaTheme="minorHAnsi" w:hAnsi="Times New Roman"/>
            <w:color w:val="auto"/>
            <w:lang w:val="en-GB" w:eastAsia="en-GB"/>
          </w:rPr>
          <w:commentReference w:id="134"/>
        </w:r>
      </w:ins>
    </w:p>
    <w:p w14:paraId="4BFF8A05" w14:textId="77777777" w:rsidR="005721F2" w:rsidRPr="00385E90" w:rsidRDefault="005721F2" w:rsidP="005721F2">
      <w:pPr>
        <w:pStyle w:val="BoxNumberedText"/>
        <w:numPr>
          <w:ilvl w:val="0"/>
          <w:numId w:val="0"/>
        </w:numPr>
        <w:spacing w:line="240" w:lineRule="auto"/>
        <w:ind w:left="567" w:hanging="340"/>
        <w:rPr>
          <w:rFonts w:cs="Arial"/>
          <w:b/>
          <w:szCs w:val="20"/>
          <w:lang w:val="en-GB"/>
        </w:rPr>
      </w:pPr>
    </w:p>
    <w:p w14:paraId="255EBF7B" w14:textId="75CF7475" w:rsidR="005721F2" w:rsidRPr="00385E90" w:rsidRDefault="005721F2" w:rsidP="005721F2">
      <w:pPr>
        <w:pStyle w:val="BoxNumberedText"/>
        <w:numPr>
          <w:ilvl w:val="0"/>
          <w:numId w:val="0"/>
        </w:numPr>
        <w:spacing w:line="240" w:lineRule="auto"/>
        <w:ind w:left="567" w:hanging="340"/>
        <w:rPr>
          <w:rFonts w:cs="Arial"/>
          <w:szCs w:val="20"/>
          <w:lang w:val="en-GB"/>
        </w:rPr>
      </w:pPr>
      <w:r w:rsidRPr="00385E90">
        <w:rPr>
          <w:rFonts w:cs="Arial"/>
          <w:b/>
          <w:szCs w:val="20"/>
          <w:lang w:val="en-GB"/>
        </w:rPr>
        <w:t xml:space="preserve">Forest </w:t>
      </w:r>
      <w:r>
        <w:rPr>
          <w:rFonts w:cs="Arial"/>
          <w:b/>
          <w:szCs w:val="20"/>
          <w:lang w:val="en-GB"/>
        </w:rPr>
        <w:t>landscape</w:t>
      </w:r>
      <w:r w:rsidRPr="00385E90">
        <w:rPr>
          <w:rFonts w:cs="Arial"/>
          <w:b/>
          <w:szCs w:val="20"/>
          <w:lang w:val="en-GB"/>
        </w:rPr>
        <w:t xml:space="preserve"> restoration: </w:t>
      </w:r>
      <w:ins w:id="137" w:author="Stephanie Roe" w:date="2019-07-10T11:34:00Z">
        <w:r w:rsidR="00926DE5">
          <w:rPr>
            <w:rFonts w:cs="Arial"/>
            <w:b/>
            <w:szCs w:val="20"/>
            <w:lang w:val="en-GB"/>
          </w:rPr>
          <w:t>“</w:t>
        </w:r>
      </w:ins>
      <w:r>
        <w:rPr>
          <w:rFonts w:cs="Arial"/>
          <w:szCs w:val="20"/>
        </w:rPr>
        <w:t xml:space="preserve">the </w:t>
      </w:r>
      <w:r w:rsidRPr="00385E90">
        <w:rPr>
          <w:rFonts w:cs="Arial"/>
          <w:szCs w:val="20"/>
        </w:rPr>
        <w:t>long-term process of regaining ecological functionality and enhancing human well-being across deforested or degraded forest landscapes”.</w:t>
      </w:r>
      <w:r w:rsidRPr="00385E90">
        <w:rPr>
          <w:rStyle w:val="FootnoteReference"/>
          <w:rFonts w:cs="Arial"/>
          <w:szCs w:val="20"/>
        </w:rPr>
        <w:footnoteReference w:id="13"/>
      </w:r>
      <w:r w:rsidRPr="00385E90">
        <w:rPr>
          <w:rFonts w:cs="Arial"/>
          <w:szCs w:val="20"/>
        </w:rPr>
        <w:t xml:space="preserve"> Degraded landscapes include forests and related landscapes and ecosystems that have lost their structure, function, biodiversity, or experienced other significant damage and overexploitation.</w:t>
      </w:r>
      <w:r w:rsidRPr="00385E90">
        <w:rPr>
          <w:rStyle w:val="FootnoteReference"/>
          <w:rFonts w:cs="Arial"/>
          <w:szCs w:val="20"/>
        </w:rPr>
        <w:footnoteReference w:id="14"/>
      </w:r>
      <w:r w:rsidRPr="00DE685D">
        <w:rPr>
          <w:b/>
          <w:lang w:val="en-GB"/>
        </w:rPr>
        <w:t xml:space="preserve"> </w:t>
      </w:r>
      <w:r>
        <w:rPr>
          <w:rFonts w:cs="Arial"/>
          <w:szCs w:val="20"/>
        </w:rPr>
        <w:t xml:space="preserve">In this report, </w:t>
      </w:r>
      <w:r>
        <w:rPr>
          <w:rFonts w:cs="Arial"/>
          <w:szCs w:val="20"/>
          <w:lang w:val="en-GB"/>
        </w:rPr>
        <w:t>f</w:t>
      </w:r>
      <w:r w:rsidRPr="00385E90">
        <w:rPr>
          <w:rFonts w:cs="Arial"/>
          <w:szCs w:val="20"/>
          <w:lang w:val="en-GB"/>
        </w:rPr>
        <w:t xml:space="preserve">orest </w:t>
      </w:r>
      <w:r>
        <w:rPr>
          <w:rFonts w:cs="Arial"/>
          <w:szCs w:val="20"/>
          <w:lang w:val="en-GB"/>
        </w:rPr>
        <w:t>landscape</w:t>
      </w:r>
      <w:r w:rsidRPr="00385E90">
        <w:rPr>
          <w:rFonts w:cs="Arial"/>
          <w:szCs w:val="20"/>
          <w:lang w:val="en-GB"/>
        </w:rPr>
        <w:t xml:space="preserve"> restoration includes</w:t>
      </w:r>
      <w:ins w:id="138" w:author="Katie Reytar" w:date="2019-06-25T14:38:00Z">
        <w:r>
          <w:rPr>
            <w:rFonts w:cs="Arial"/>
            <w:szCs w:val="20"/>
            <w:lang w:val="en-GB"/>
          </w:rPr>
          <w:t xml:space="preserve"> all tree-based </w:t>
        </w:r>
      </w:ins>
      <w:ins w:id="139" w:author="Katie Reytar" w:date="2019-06-25T14:39:00Z">
        <w:r>
          <w:rPr>
            <w:rFonts w:cs="Arial"/>
            <w:szCs w:val="20"/>
            <w:lang w:val="en-GB"/>
          </w:rPr>
          <w:t>interventions such as</w:t>
        </w:r>
      </w:ins>
      <w:ins w:id="140" w:author="Ingrid Schulte" w:date="2019-07-04T15:04:00Z">
        <w:r w:rsidRPr="00385E90">
          <w:rPr>
            <w:rFonts w:cs="Arial"/>
            <w:szCs w:val="20"/>
            <w:lang w:val="en-GB"/>
          </w:rPr>
          <w:t xml:space="preserve"> </w:t>
        </w:r>
      </w:ins>
      <w:r>
        <w:rPr>
          <w:rFonts w:cs="Arial"/>
          <w:szCs w:val="20"/>
        </w:rPr>
        <w:t xml:space="preserve">regeneration, </w:t>
      </w:r>
      <w:r w:rsidRPr="00385E90">
        <w:rPr>
          <w:rFonts w:cs="Arial"/>
          <w:szCs w:val="20"/>
        </w:rPr>
        <w:t>reforestation</w:t>
      </w:r>
      <w:r>
        <w:rPr>
          <w:rFonts w:cs="Arial"/>
          <w:szCs w:val="20"/>
        </w:rPr>
        <w:t xml:space="preserve"> and </w:t>
      </w:r>
      <w:r w:rsidRPr="00385E90">
        <w:rPr>
          <w:rFonts w:cs="Arial"/>
          <w:szCs w:val="20"/>
        </w:rPr>
        <w:t>afforestation</w:t>
      </w:r>
      <w:del w:id="141" w:author="Ingrid Schulte" w:date="2019-07-04T15:04:00Z">
        <w:r w:rsidRPr="00385E90">
          <w:rPr>
            <w:rFonts w:cs="Arial"/>
            <w:szCs w:val="20"/>
          </w:rPr>
          <w:delText>.</w:delText>
        </w:r>
      </w:del>
      <w:ins w:id="142" w:author="Katie Reytar" w:date="2019-06-25T15:44:00Z">
        <w:r>
          <w:rPr>
            <w:rFonts w:cs="Arial"/>
            <w:szCs w:val="20"/>
          </w:rPr>
          <w:t xml:space="preserve"> that result in an increase in tree cover</w:t>
        </w:r>
      </w:ins>
      <w:ins w:id="143" w:author="Stephanie Roe" w:date="2019-07-10T15:12:00Z">
        <w:r w:rsidR="00DF7DCA">
          <w:rPr>
            <w:rFonts w:cs="Arial"/>
            <w:szCs w:val="20"/>
          </w:rPr>
          <w:t xml:space="preserve"> and/or forest cover</w:t>
        </w:r>
      </w:ins>
      <w:ins w:id="144" w:author="Ingrid Schulte" w:date="2019-07-04T15:04:00Z">
        <w:r w:rsidRPr="00385E90">
          <w:rPr>
            <w:rFonts w:cs="Arial"/>
            <w:szCs w:val="20"/>
          </w:rPr>
          <w:t>.</w:t>
        </w:r>
      </w:ins>
      <w:ins w:id="145" w:author="Ingrid Schulte" w:date="2019-07-04T15:05:00Z">
        <w:r w:rsidRPr="00385E90">
          <w:rPr>
            <w:rFonts w:cs="Arial"/>
            <w:szCs w:val="20"/>
          </w:rPr>
          <w:t xml:space="preserve"> </w:t>
        </w:r>
      </w:ins>
      <w:del w:id="146" w:author="Katie Reytar" w:date="2019-06-25T14:39:00Z">
        <w:r w:rsidRPr="00385E90" w:rsidDel="00704E15">
          <w:rPr>
            <w:rFonts w:cs="Arial"/>
            <w:szCs w:val="20"/>
          </w:rPr>
          <w:delText xml:space="preserve">In this report, </w:delText>
        </w:r>
      </w:del>
      <w:del w:id="147" w:author="CF" w:date="2019-07-10T09:14:00Z">
        <w:r w:rsidRPr="00385E90">
          <w:rPr>
            <w:rFonts w:cs="Arial"/>
            <w:szCs w:val="20"/>
          </w:rPr>
          <w:delText>specific</w:delText>
        </w:r>
      </w:del>
      <w:del w:id="148" w:author="Ingrid Schulte" w:date="2019-07-04T15:05:00Z">
        <w:r w:rsidRPr="00385E90">
          <w:rPr>
            <w:rFonts w:cs="Arial"/>
            <w:szCs w:val="20"/>
          </w:rPr>
          <w:delText>specific</w:delText>
        </w:r>
      </w:del>
      <w:del w:id="149" w:author="Ingrid Schulte" w:date="2019-07-04T15:04:00Z">
        <w:r w:rsidRPr="00385E90">
          <w:rPr>
            <w:rFonts w:cs="Arial"/>
            <w:szCs w:val="20"/>
          </w:rPr>
          <w:delText>specific</w:delText>
        </w:r>
      </w:del>
      <w:del w:id="150" w:author="Katie Reytar" w:date="2019-06-25T14:39:00Z">
        <w:r w:rsidRPr="00385E90" w:rsidDel="00704E15">
          <w:rPr>
            <w:rFonts w:cs="Arial"/>
            <w:szCs w:val="20"/>
          </w:rPr>
          <w:delText>s</w:delText>
        </w:r>
      </w:del>
      <w:ins w:id="151" w:author="Katie Reytar" w:date="2019-06-25T14:39:00Z">
        <w:r>
          <w:rPr>
            <w:rFonts w:cs="Arial"/>
            <w:szCs w:val="20"/>
          </w:rPr>
          <w:t>S</w:t>
        </w:r>
      </w:ins>
      <w:ins w:id="152" w:author="Ingrid Schulte" w:date="2019-07-04T15:04:00Z">
        <w:r w:rsidRPr="00385E90">
          <w:rPr>
            <w:rFonts w:cs="Arial"/>
            <w:szCs w:val="20"/>
          </w:rPr>
          <w:t>pecific</w:t>
        </w:r>
      </w:ins>
      <w:r w:rsidRPr="00385E90">
        <w:rPr>
          <w:rFonts w:cs="Arial"/>
          <w:szCs w:val="20"/>
        </w:rPr>
        <w:t xml:space="preserve"> </w:t>
      </w:r>
      <w:r w:rsidRPr="00385E90">
        <w:rPr>
          <w:rFonts w:cs="Arial"/>
          <w:szCs w:val="20"/>
          <w:lang w:val="en-GB"/>
        </w:rPr>
        <w:t xml:space="preserve">activities could include establishing natural or semi-natural forests, as well as improving existing landscapes with </w:t>
      </w:r>
      <w:r>
        <w:rPr>
          <w:rFonts w:cs="Arial"/>
          <w:szCs w:val="20"/>
          <w:lang w:val="en-GB"/>
        </w:rPr>
        <w:t>increased forest cover and/or trees</w:t>
      </w:r>
      <w:r w:rsidRPr="00385E90">
        <w:rPr>
          <w:rFonts w:cs="Arial"/>
          <w:szCs w:val="20"/>
          <w:lang w:val="en-GB"/>
        </w:rPr>
        <w:t xml:space="preserve"> such as plantations and agroforestry systems</w:t>
      </w:r>
      <w:r>
        <w:rPr>
          <w:rFonts w:cs="Arial"/>
          <w:szCs w:val="20"/>
          <w:lang w:val="en-GB"/>
        </w:rPr>
        <w:t>.</w:t>
      </w:r>
      <w:del w:id="153" w:author="Stephanie Roe" w:date="2019-07-10T14:09:00Z">
        <w:r w:rsidRPr="00385E90" w:rsidDel="00910466">
          <w:rPr>
            <w:rStyle w:val="FootnoteReference"/>
            <w:rFonts w:cs="Arial"/>
            <w:szCs w:val="20"/>
            <w:lang w:val="en-GB"/>
          </w:rPr>
          <w:footnoteReference w:id="15"/>
        </w:r>
      </w:del>
      <w:r w:rsidRPr="00385E90">
        <w:rPr>
          <w:rFonts w:cs="Arial"/>
          <w:szCs w:val="20"/>
          <w:lang w:val="en-GB"/>
        </w:rPr>
        <w:t xml:space="preserve"> </w:t>
      </w:r>
      <w:commentRangeStart w:id="156"/>
      <w:commentRangeStart w:id="157"/>
      <w:del w:id="158" w:author="Katie Reytar" w:date="2019-06-25T14:38:00Z">
        <w:r w:rsidDel="00D247ED">
          <w:rPr>
            <w:rFonts w:cs="Arial"/>
            <w:szCs w:val="20"/>
            <w:lang w:val="en-GB"/>
          </w:rPr>
          <w:delText>Rotational harvest and tree planting/regeneration (e.g. silviculture</w:delText>
        </w:r>
        <w:commentRangeEnd w:id="156"/>
        <w:r w:rsidDel="00D247ED">
          <w:rPr>
            <w:rFonts w:cs="Arial"/>
            <w:szCs w:val="20"/>
            <w:lang w:val="en-GB"/>
          </w:rPr>
          <w:delText xml:space="preserve">) </w:delText>
        </w:r>
      </w:del>
      <w:commentRangeEnd w:id="157"/>
      <w:r>
        <w:rPr>
          <w:rStyle w:val="CommentReference"/>
          <w:rFonts w:ascii="Times New Roman" w:eastAsiaTheme="minorHAnsi" w:hAnsi="Times New Roman"/>
          <w:color w:val="auto"/>
          <w:lang w:val="en-GB" w:eastAsia="en-GB"/>
        </w:rPr>
        <w:commentReference w:id="156"/>
      </w:r>
      <w:r>
        <w:rPr>
          <w:rStyle w:val="CommentReference"/>
          <w:rFonts w:ascii="Times New Roman" w:eastAsiaTheme="minorHAnsi" w:hAnsi="Times New Roman"/>
          <w:color w:val="auto"/>
          <w:lang w:val="en-GB" w:eastAsia="en-GB"/>
        </w:rPr>
        <w:commentReference w:id="157"/>
      </w:r>
      <w:ins w:id="159" w:author="IUCN" w:date="2019-07-10T09:14:00Z">
        <w:del w:id="160" w:author="Stephanie Roe" w:date="2019-07-10T14:09:00Z">
          <w:r w:rsidDel="009E7EB2">
            <w:rPr>
              <w:rFonts w:cs="Arial"/>
              <w:szCs w:val="20"/>
              <w:lang w:val="en-GB"/>
            </w:rPr>
            <w:delText xml:space="preserve">) </w:delText>
          </w:r>
        </w:del>
      </w:ins>
      <w:del w:id="161" w:author="Katie Reytar" w:date="2019-06-25T14:38:00Z">
        <w:r w:rsidDel="00D247ED">
          <w:rPr>
            <w:rFonts w:cs="Arial"/>
            <w:szCs w:val="20"/>
            <w:lang w:val="en-GB"/>
          </w:rPr>
          <w:delText xml:space="preserve">as well as </w:delText>
        </w:r>
      </w:del>
      <w:del w:id="162" w:author="CF" w:date="2019-07-10T09:14:00Z">
        <w:r>
          <w:rPr>
            <w:rFonts w:cs="Arial"/>
            <w:szCs w:val="20"/>
            <w:lang w:val="en-GB"/>
          </w:rPr>
          <w:delText>non</w:delText>
        </w:r>
      </w:del>
      <w:del w:id="163" w:author="Ingrid Schulte" w:date="2019-07-04T15:05:00Z">
        <w:r>
          <w:rPr>
            <w:rFonts w:cs="Arial"/>
            <w:szCs w:val="20"/>
            <w:lang w:val="en-GB"/>
          </w:rPr>
          <w:delText>non</w:delText>
        </w:r>
      </w:del>
      <w:del w:id="164" w:author="Ingrid Schulte" w:date="2019-07-04T15:04:00Z">
        <w:r>
          <w:rPr>
            <w:rFonts w:cs="Arial"/>
            <w:szCs w:val="20"/>
            <w:lang w:val="en-GB"/>
          </w:rPr>
          <w:delText>non</w:delText>
        </w:r>
      </w:del>
      <w:del w:id="165" w:author="Katie Reytar" w:date="2019-06-25T14:38:00Z">
        <w:r w:rsidDel="00D247ED">
          <w:rPr>
            <w:rFonts w:cs="Arial"/>
            <w:szCs w:val="20"/>
            <w:lang w:val="en-GB"/>
          </w:rPr>
          <w:delText>n</w:delText>
        </w:r>
      </w:del>
      <w:ins w:id="166" w:author="Katie Reytar" w:date="2019-06-25T14:38:00Z">
        <w:r>
          <w:rPr>
            <w:rFonts w:cs="Arial"/>
            <w:szCs w:val="20"/>
            <w:lang w:val="en-GB"/>
          </w:rPr>
          <w:t>N</w:t>
        </w:r>
      </w:ins>
      <w:ins w:id="167" w:author="Ingrid Schulte" w:date="2019-07-04T15:04:00Z">
        <w:r>
          <w:rPr>
            <w:rFonts w:cs="Arial"/>
            <w:szCs w:val="20"/>
            <w:lang w:val="en-GB"/>
          </w:rPr>
          <w:t>on</w:t>
        </w:r>
      </w:ins>
      <w:r>
        <w:rPr>
          <w:rFonts w:cs="Arial"/>
          <w:szCs w:val="20"/>
          <w:lang w:val="en-GB"/>
        </w:rPr>
        <w:t>-</w:t>
      </w:r>
      <w:del w:id="168" w:author="Katie Reytar" w:date="2019-06-25T14:38:00Z">
        <w:r w:rsidDel="00D247ED">
          <w:rPr>
            <w:rFonts w:cs="Arial"/>
            <w:szCs w:val="20"/>
            <w:lang w:val="en-GB"/>
          </w:rPr>
          <w:delText xml:space="preserve">forest </w:delText>
        </w:r>
      </w:del>
      <w:ins w:id="169" w:author="Katie Reytar" w:date="2019-06-25T14:38:00Z">
        <w:r>
          <w:rPr>
            <w:rFonts w:cs="Arial"/>
            <w:szCs w:val="20"/>
            <w:lang w:val="en-GB"/>
          </w:rPr>
          <w:t xml:space="preserve">tree-based </w:t>
        </w:r>
      </w:ins>
      <w:r>
        <w:rPr>
          <w:rFonts w:cs="Arial"/>
          <w:szCs w:val="20"/>
          <w:lang w:val="en-GB"/>
        </w:rPr>
        <w:t xml:space="preserve">activities (e.g. soil restoration) are excluded. The </w:t>
      </w:r>
      <w:del w:id="170" w:author="Stephanie Roe" w:date="2019-07-10T14:11:00Z">
        <w:r w:rsidDel="009E7EB2">
          <w:rPr>
            <w:rFonts w:cs="Arial"/>
            <w:szCs w:val="20"/>
            <w:lang w:val="en-GB"/>
          </w:rPr>
          <w:delText xml:space="preserve">following </w:delText>
        </w:r>
      </w:del>
      <w:ins w:id="171" w:author="Stephanie Roe" w:date="2019-07-10T14:11:00Z">
        <w:r w:rsidR="009E7EB2">
          <w:rPr>
            <w:rFonts w:cs="Arial"/>
            <w:szCs w:val="20"/>
            <w:lang w:val="en-GB"/>
          </w:rPr>
          <w:t xml:space="preserve">included </w:t>
        </w:r>
      </w:ins>
      <w:r>
        <w:rPr>
          <w:rFonts w:cs="Arial"/>
          <w:szCs w:val="20"/>
          <w:lang w:val="en-GB"/>
        </w:rPr>
        <w:t xml:space="preserve">activities are </w:t>
      </w:r>
      <w:del w:id="172" w:author="Stephanie Roe" w:date="2019-07-10T14:11:00Z">
        <w:r w:rsidDel="009E7EB2">
          <w:rPr>
            <w:rFonts w:cs="Arial"/>
            <w:szCs w:val="20"/>
            <w:lang w:val="en-GB"/>
          </w:rPr>
          <w:delText>included</w:delText>
        </w:r>
      </w:del>
      <w:ins w:id="173" w:author="Stephanie Roe" w:date="2019-07-10T14:11:00Z">
        <w:r w:rsidR="009E7EB2">
          <w:rPr>
            <w:rFonts w:cs="Arial"/>
            <w:szCs w:val="20"/>
            <w:lang w:val="en-GB"/>
          </w:rPr>
          <w:t>defined as follows</w:t>
        </w:r>
        <w:r w:rsidR="009E7EB2" w:rsidRPr="00385E90">
          <w:rPr>
            <w:rStyle w:val="FootnoteReference"/>
            <w:rFonts w:cs="Arial"/>
            <w:szCs w:val="20"/>
            <w:lang w:val="en-GB"/>
          </w:rPr>
          <w:footnoteReference w:id="16"/>
        </w:r>
        <w:r w:rsidR="009E7EB2">
          <w:rPr>
            <w:rStyle w:val="CommentReference"/>
            <w:rFonts w:ascii="Times New Roman" w:eastAsiaTheme="minorHAnsi" w:hAnsi="Times New Roman"/>
            <w:color w:val="auto"/>
            <w:lang w:val="en-GB" w:eastAsia="en-GB"/>
          </w:rPr>
          <w:commentReference w:id="180"/>
        </w:r>
      </w:ins>
      <w:r>
        <w:rPr>
          <w:rFonts w:cs="Arial"/>
          <w:szCs w:val="20"/>
          <w:lang w:val="en-GB"/>
        </w:rPr>
        <w:t>:</w:t>
      </w:r>
    </w:p>
    <w:p w14:paraId="3EE4871C" w14:textId="77777777" w:rsidR="005721F2" w:rsidRPr="00385E90" w:rsidRDefault="005721F2" w:rsidP="005721F2">
      <w:pPr>
        <w:pStyle w:val="BoxNumberedText"/>
        <w:numPr>
          <w:ilvl w:val="0"/>
          <w:numId w:val="40"/>
        </w:numPr>
        <w:spacing w:line="240" w:lineRule="auto"/>
        <w:rPr>
          <w:rFonts w:cs="Arial"/>
          <w:szCs w:val="20"/>
          <w:lang w:val="en-GB"/>
        </w:rPr>
      </w:pPr>
      <w:r w:rsidRPr="00385E90">
        <w:rPr>
          <w:rFonts w:cs="Arial"/>
          <w:b/>
          <w:szCs w:val="20"/>
          <w:lang w:val="en-GB"/>
        </w:rPr>
        <w:t>Establish natural or semi-natural forest:</w:t>
      </w:r>
      <w:r w:rsidRPr="00385E90">
        <w:rPr>
          <w:rFonts w:cs="Arial"/>
          <w:szCs w:val="20"/>
          <w:lang w:val="en-GB"/>
        </w:rPr>
        <w:t xml:space="preserve"> </w:t>
      </w:r>
      <w:r w:rsidRPr="00385E90">
        <w:rPr>
          <w:rFonts w:cs="Arial"/>
          <w:szCs w:val="20"/>
          <w:lang w:val="en-GB"/>
        </w:rPr>
        <w:br/>
      </w:r>
      <w:r w:rsidRPr="00385E90">
        <w:rPr>
          <w:rFonts w:cs="Arial"/>
          <w:szCs w:val="20"/>
          <w:u w:val="single"/>
          <w:lang w:val="en-GB"/>
        </w:rPr>
        <w:t>Natural regeneration</w:t>
      </w:r>
      <w:r w:rsidRPr="00385E90">
        <w:rPr>
          <w:rFonts w:cs="Arial"/>
          <w:szCs w:val="20"/>
          <w:lang w:val="en-GB"/>
        </w:rPr>
        <w:t xml:space="preserve"> involves allowing forest systems to spontaneously regrow without any tree planting or other assisted regeneration practices. </w:t>
      </w:r>
      <w:r w:rsidRPr="00385E90">
        <w:rPr>
          <w:rFonts w:cs="Arial"/>
          <w:szCs w:val="20"/>
          <w:lang w:val="en-GB"/>
        </w:rPr>
        <w:br/>
      </w:r>
      <w:r w:rsidRPr="00385E90">
        <w:rPr>
          <w:rFonts w:cs="Arial"/>
          <w:szCs w:val="20"/>
          <w:u w:val="single"/>
          <w:lang w:val="en-GB"/>
        </w:rPr>
        <w:t>Assisted natural regeneration</w:t>
      </w:r>
      <w:r w:rsidRPr="00385E90">
        <w:rPr>
          <w:rFonts w:cs="Arial"/>
          <w:szCs w:val="20"/>
          <w:lang w:val="en-GB"/>
        </w:rPr>
        <w:t xml:space="preserve"> aims to accelerate natural regeneration and/or guide successional trajectories through activities that enhance tree growth, such as removing invasive grasses, liana cutting, and/or other practices. We also include enrichment planting </w:t>
      </w:r>
      <w:r>
        <w:rPr>
          <w:rFonts w:cs="Arial"/>
          <w:szCs w:val="20"/>
          <w:lang w:val="en-GB"/>
        </w:rPr>
        <w:t xml:space="preserve">and threat exclusion (e.g. </w:t>
      </w:r>
      <w:r>
        <w:rPr>
          <w:rFonts w:cs="Arial"/>
          <w:szCs w:val="20"/>
          <w:lang w:val="en-GB"/>
        </w:rPr>
        <w:lastRenderedPageBreak/>
        <w:t xml:space="preserve">fencing and fire control) </w:t>
      </w:r>
      <w:r w:rsidRPr="00385E90">
        <w:rPr>
          <w:rFonts w:cs="Arial"/>
          <w:szCs w:val="20"/>
          <w:lang w:val="en-GB"/>
        </w:rPr>
        <w:t xml:space="preserve">in this category. </w:t>
      </w:r>
      <w:r w:rsidRPr="00385E90">
        <w:rPr>
          <w:rFonts w:cs="Arial"/>
          <w:szCs w:val="20"/>
          <w:lang w:val="en-GB"/>
        </w:rPr>
        <w:br/>
      </w:r>
      <w:r w:rsidRPr="00385E90">
        <w:rPr>
          <w:rFonts w:cs="Arial"/>
          <w:szCs w:val="20"/>
          <w:u w:val="single"/>
          <w:lang w:val="en-GB"/>
        </w:rPr>
        <w:t>Active ecological restoration</w:t>
      </w:r>
      <w:r w:rsidRPr="00385E90">
        <w:rPr>
          <w:rFonts w:cs="Arial"/>
          <w:szCs w:val="20"/>
          <w:lang w:val="en-GB"/>
        </w:rPr>
        <w:t xml:space="preserve"> includes smaller tree configurations as well as large scale tree planting endeavours to restore native forests. Species may be mixed at the stand scale or in patches at the landscape scale. This strategy may also involve extensive natural regeneration following initial planting.</w:t>
      </w:r>
    </w:p>
    <w:p w14:paraId="60200434" w14:textId="77777777" w:rsidR="005721F2" w:rsidRPr="00385E90" w:rsidRDefault="005721F2" w:rsidP="005721F2">
      <w:pPr>
        <w:pStyle w:val="BoxNumberedText"/>
        <w:numPr>
          <w:ilvl w:val="0"/>
          <w:numId w:val="40"/>
        </w:numPr>
        <w:spacing w:line="240" w:lineRule="auto"/>
        <w:rPr>
          <w:rFonts w:cs="Arial"/>
          <w:szCs w:val="20"/>
          <w:lang w:val="en-GB"/>
        </w:rPr>
      </w:pPr>
      <w:r w:rsidRPr="00385E90">
        <w:rPr>
          <w:rFonts w:cs="Arial"/>
          <w:b/>
          <w:szCs w:val="20"/>
          <w:lang w:val="en-GB"/>
        </w:rPr>
        <w:t>Establish timber plantations</w:t>
      </w:r>
      <w:r w:rsidRPr="00385E90">
        <w:rPr>
          <w:rFonts w:cs="Arial"/>
          <w:szCs w:val="20"/>
          <w:lang w:val="en-GB"/>
        </w:rPr>
        <w:t xml:space="preserve">: </w:t>
      </w:r>
      <w:r w:rsidRPr="00385E90">
        <w:rPr>
          <w:rFonts w:cs="Arial"/>
          <w:szCs w:val="20"/>
          <w:lang w:val="en-GB"/>
        </w:rPr>
        <w:br/>
      </w:r>
      <w:r w:rsidRPr="00385E90">
        <w:rPr>
          <w:rFonts w:cs="Arial"/>
          <w:szCs w:val="20"/>
          <w:u w:val="single"/>
          <w:lang w:val="en-GB"/>
        </w:rPr>
        <w:t>Mixed species plantations</w:t>
      </w:r>
      <w:r w:rsidRPr="00385E90">
        <w:rPr>
          <w:rFonts w:cs="Arial"/>
          <w:szCs w:val="20"/>
          <w:lang w:val="en-GB"/>
        </w:rPr>
        <w:t xml:space="preserve"> include at least two species intermixed on large areas in timbers stands and may involve a mix of native and non-native species</w:t>
      </w:r>
      <w:r>
        <w:rPr>
          <w:rFonts w:cs="Arial"/>
          <w:szCs w:val="20"/>
          <w:lang w:val="en-GB"/>
        </w:rPr>
        <w:t>, as well as even-aged or uneven-aged stands.</w:t>
      </w:r>
      <w:r w:rsidRPr="00385E90">
        <w:rPr>
          <w:rFonts w:cs="Arial"/>
          <w:szCs w:val="20"/>
          <w:lang w:val="en-GB"/>
        </w:rPr>
        <w:br/>
      </w:r>
      <w:r w:rsidRPr="00385E90">
        <w:rPr>
          <w:rFonts w:cs="Arial"/>
          <w:szCs w:val="20"/>
          <w:u w:val="single"/>
          <w:lang w:val="en-GB"/>
        </w:rPr>
        <w:t>Monoculture plantations</w:t>
      </w:r>
      <w:r w:rsidRPr="00385E90">
        <w:rPr>
          <w:rFonts w:cs="Arial"/>
          <w:szCs w:val="20"/>
          <w:lang w:val="en-GB"/>
        </w:rPr>
        <w:t xml:space="preserve"> include plantation forests where the same species is grown on large areas</w:t>
      </w:r>
      <w:r>
        <w:rPr>
          <w:rFonts w:cs="Arial"/>
          <w:szCs w:val="20"/>
          <w:lang w:val="en-GB"/>
        </w:rPr>
        <w:t>, usually</w:t>
      </w:r>
      <w:r w:rsidRPr="00385E90">
        <w:rPr>
          <w:rFonts w:cs="Arial"/>
          <w:szCs w:val="20"/>
          <w:lang w:val="en-GB"/>
        </w:rPr>
        <w:t xml:space="preserve"> in even-aged stands.   </w:t>
      </w:r>
    </w:p>
    <w:p w14:paraId="474E2039" w14:textId="220B0949" w:rsidR="005721F2" w:rsidRPr="00385E90" w:rsidRDefault="005721F2" w:rsidP="005721F2">
      <w:pPr>
        <w:pStyle w:val="BoxNumberedText"/>
        <w:numPr>
          <w:ilvl w:val="0"/>
          <w:numId w:val="40"/>
        </w:numPr>
        <w:spacing w:line="240" w:lineRule="auto"/>
        <w:rPr>
          <w:rFonts w:cs="Arial"/>
          <w:szCs w:val="20"/>
          <w:lang w:val="en-GB"/>
        </w:rPr>
      </w:pPr>
      <w:r w:rsidRPr="00385E90">
        <w:rPr>
          <w:rFonts w:cs="Arial"/>
          <w:b/>
          <w:szCs w:val="20"/>
          <w:lang w:val="en-GB"/>
        </w:rPr>
        <w:t>Develop agroforestry system</w:t>
      </w:r>
      <w:r w:rsidRPr="00385E90">
        <w:rPr>
          <w:rFonts w:cs="Arial"/>
          <w:szCs w:val="20"/>
          <w:lang w:val="en-GB"/>
        </w:rPr>
        <w:t xml:space="preserve">: </w:t>
      </w:r>
      <w:r w:rsidRPr="00385E90">
        <w:rPr>
          <w:rFonts w:cs="Arial"/>
          <w:szCs w:val="20"/>
          <w:lang w:val="en-GB"/>
        </w:rPr>
        <w:br/>
      </w:r>
      <w:commentRangeStart w:id="181"/>
      <w:commentRangeStart w:id="182"/>
      <w:r w:rsidRPr="00385E90">
        <w:rPr>
          <w:rFonts w:cs="Arial"/>
          <w:bCs/>
          <w:szCs w:val="20"/>
          <w:u w:val="single"/>
        </w:rPr>
        <w:t>Intensive tree monocrops</w:t>
      </w:r>
      <w:r w:rsidRPr="00385E90">
        <w:rPr>
          <w:rFonts w:cs="Arial"/>
          <w:szCs w:val="20"/>
        </w:rPr>
        <w:t> include all non-timber monocultures, such as fruit or nut tree monocultures</w:t>
      </w:r>
      <w:ins w:id="183" w:author="Stephanie Roe" w:date="2019-07-10T14:11:00Z">
        <w:r w:rsidR="009E7EB2">
          <w:rPr>
            <w:rFonts w:cs="Arial"/>
            <w:szCs w:val="20"/>
          </w:rPr>
          <w:t>,</w:t>
        </w:r>
      </w:ins>
      <w:ins w:id="184" w:author="Stephanie Roe" w:date="2019-07-10T11:51:00Z">
        <w:r w:rsidR="00B86978">
          <w:rPr>
            <w:rFonts w:cs="Arial"/>
            <w:szCs w:val="20"/>
          </w:rPr>
          <w:t xml:space="preserve"> </w:t>
        </w:r>
      </w:ins>
      <w:r w:rsidRPr="00385E90">
        <w:rPr>
          <w:rFonts w:cs="Arial"/>
          <w:szCs w:val="20"/>
        </w:rPr>
        <w:t>and other commodity crops</w:t>
      </w:r>
      <w:commentRangeEnd w:id="181"/>
      <w:r>
        <w:rPr>
          <w:rStyle w:val="CommentReference"/>
          <w:rFonts w:ascii="Times New Roman" w:eastAsiaTheme="minorHAnsi" w:hAnsi="Times New Roman"/>
          <w:color w:val="auto"/>
          <w:lang w:val="en-GB" w:eastAsia="en-GB"/>
        </w:rPr>
        <w:commentReference w:id="181"/>
      </w:r>
      <w:commentRangeEnd w:id="182"/>
      <w:r w:rsidR="00B34602">
        <w:rPr>
          <w:rStyle w:val="CommentReference"/>
          <w:rFonts w:ascii="Times New Roman" w:eastAsiaTheme="minorHAnsi" w:hAnsi="Times New Roman"/>
          <w:color w:val="auto"/>
          <w:lang w:val="en-GB" w:eastAsia="en-GB"/>
        </w:rPr>
        <w:commentReference w:id="182"/>
      </w:r>
      <w:r w:rsidRPr="00385E90">
        <w:rPr>
          <w:rFonts w:cs="Arial"/>
          <w:szCs w:val="20"/>
        </w:rPr>
        <w:t xml:space="preserve">. </w:t>
      </w:r>
      <w:r w:rsidRPr="00385E90">
        <w:rPr>
          <w:rFonts w:cs="Arial"/>
          <w:szCs w:val="20"/>
        </w:rPr>
        <w:br/>
      </w:r>
      <w:proofErr w:type="spellStart"/>
      <w:r w:rsidRPr="00385E90">
        <w:rPr>
          <w:rFonts w:cs="Arial"/>
          <w:bCs/>
          <w:szCs w:val="20"/>
          <w:u w:val="single"/>
        </w:rPr>
        <w:t>Multistrata</w:t>
      </w:r>
      <w:proofErr w:type="spellEnd"/>
      <w:r w:rsidRPr="00385E90">
        <w:rPr>
          <w:rFonts w:cs="Arial"/>
          <w:bCs/>
          <w:szCs w:val="20"/>
          <w:u w:val="single"/>
        </w:rPr>
        <w:t xml:space="preserve"> systems</w:t>
      </w:r>
      <w:r w:rsidRPr="00385E90">
        <w:rPr>
          <w:rFonts w:cs="Arial"/>
          <w:szCs w:val="20"/>
        </w:rPr>
        <w:t xml:space="preserve"> are those with a mix of under- and overstory species, and include home gardens and shade-grown cropping systems like cacao and coffee combined with shade-, timber- or commercial tree crops. </w:t>
      </w:r>
      <w:r w:rsidRPr="00385E90">
        <w:rPr>
          <w:rFonts w:cs="Arial"/>
          <w:szCs w:val="20"/>
        </w:rPr>
        <w:br/>
      </w:r>
      <w:r w:rsidRPr="00385E90">
        <w:rPr>
          <w:rFonts w:cs="Arial"/>
          <w:bCs/>
          <w:szCs w:val="20"/>
          <w:u w:val="single"/>
        </w:rPr>
        <w:t>Tree intercropping</w:t>
      </w:r>
      <w:r w:rsidRPr="00385E90">
        <w:rPr>
          <w:rFonts w:cs="Arial"/>
          <w:szCs w:val="20"/>
        </w:rPr>
        <w:t> includes agricultural systems where woody species are grown in crop fields, in scattered or systematic arrangements</w:t>
      </w:r>
      <w:r>
        <w:rPr>
          <w:rFonts w:cs="Arial"/>
          <w:szCs w:val="20"/>
        </w:rPr>
        <w:t xml:space="preserve"> amongst annual crops or herbaceous perennials</w:t>
      </w:r>
      <w:r w:rsidRPr="00385E90">
        <w:rPr>
          <w:rFonts w:cs="Arial"/>
          <w:szCs w:val="20"/>
        </w:rPr>
        <w:t>.</w:t>
      </w:r>
      <w:r w:rsidRPr="00385E90">
        <w:rPr>
          <w:rFonts w:cs="Arial"/>
          <w:b/>
          <w:bCs/>
          <w:szCs w:val="20"/>
        </w:rPr>
        <w:t xml:space="preserve"> </w:t>
      </w:r>
      <w:r w:rsidRPr="00385E90">
        <w:rPr>
          <w:rFonts w:cs="Arial"/>
          <w:b/>
          <w:bCs/>
          <w:szCs w:val="20"/>
        </w:rPr>
        <w:br/>
      </w:r>
      <w:proofErr w:type="spellStart"/>
      <w:r w:rsidRPr="00385E90">
        <w:rPr>
          <w:rFonts w:cs="Arial"/>
          <w:bCs/>
          <w:szCs w:val="20"/>
          <w:u w:val="single"/>
        </w:rPr>
        <w:t>Silvopastoral</w:t>
      </w:r>
      <w:proofErr w:type="spellEnd"/>
      <w:r w:rsidRPr="00385E90">
        <w:rPr>
          <w:rFonts w:cs="Arial"/>
          <w:bCs/>
          <w:szCs w:val="20"/>
          <w:u w:val="single"/>
        </w:rPr>
        <w:t xml:space="preserve"> systems</w:t>
      </w:r>
      <w:r w:rsidRPr="00385E90">
        <w:rPr>
          <w:rFonts w:cs="Arial"/>
          <w:szCs w:val="20"/>
        </w:rPr>
        <w:t> include grazing land with scattered or planted trees, as well as tree-fodder systems.</w:t>
      </w:r>
    </w:p>
    <w:p w14:paraId="1B3702AD" w14:textId="77777777" w:rsidR="005721F2" w:rsidRPr="003577DC" w:rsidRDefault="005721F2" w:rsidP="005721F2">
      <w:pPr>
        <w:pStyle w:val="BoxNumberedText"/>
        <w:numPr>
          <w:ilvl w:val="0"/>
          <w:numId w:val="40"/>
        </w:numPr>
        <w:spacing w:line="240" w:lineRule="auto"/>
        <w:rPr>
          <w:rFonts w:cs="Arial"/>
          <w:szCs w:val="20"/>
          <w:lang w:val="en-GB"/>
        </w:rPr>
      </w:pPr>
      <w:r w:rsidRPr="00385E90">
        <w:rPr>
          <w:rFonts w:cs="Arial"/>
          <w:b/>
          <w:szCs w:val="20"/>
          <w:lang w:val="en-GB"/>
        </w:rPr>
        <w:t xml:space="preserve">Incorporate transitional land use: </w:t>
      </w:r>
      <w:r w:rsidRPr="00385E90">
        <w:rPr>
          <w:rFonts w:cs="Arial"/>
          <w:bCs/>
          <w:szCs w:val="20"/>
        </w:rPr>
        <w:t>a</w:t>
      </w:r>
      <w:r w:rsidRPr="00385E90">
        <w:rPr>
          <w:rFonts w:cs="Arial"/>
          <w:szCs w:val="20"/>
        </w:rPr>
        <w:t> strategy that involves incorporating a range of agroforestry and/or plantation approaches in early stages of reforestation, as a transitional phase towards native forest restoration, to overcome socioeconomic and ecological obstacles to restoring these lands</w:t>
      </w:r>
    </w:p>
    <w:p w14:paraId="286E63C4" w14:textId="77777777" w:rsidR="005721F2" w:rsidRPr="00385E90" w:rsidRDefault="005721F2" w:rsidP="005721F2">
      <w:pPr>
        <w:pStyle w:val="BoxNumberedText"/>
        <w:numPr>
          <w:ilvl w:val="0"/>
          <w:numId w:val="0"/>
        </w:numPr>
        <w:spacing w:line="240" w:lineRule="auto"/>
        <w:ind w:left="227"/>
        <w:rPr>
          <w:rFonts w:cs="Arial"/>
          <w:szCs w:val="20"/>
        </w:rPr>
      </w:pPr>
    </w:p>
    <w:p w14:paraId="2DF62388" w14:textId="77777777" w:rsidR="005721F2" w:rsidRPr="00385E90" w:rsidRDefault="005721F2" w:rsidP="005721F2">
      <w:pPr>
        <w:pStyle w:val="BoxNumberedText"/>
        <w:numPr>
          <w:ilvl w:val="0"/>
          <w:numId w:val="0"/>
        </w:numPr>
        <w:spacing w:line="240" w:lineRule="auto"/>
        <w:ind w:left="720" w:hanging="493"/>
        <w:rPr>
          <w:rFonts w:cs="Arial"/>
          <w:b/>
          <w:szCs w:val="20"/>
          <w:lang w:val="en-GB"/>
        </w:rPr>
      </w:pPr>
      <w:r w:rsidRPr="00385E90">
        <w:rPr>
          <w:rFonts w:cs="Arial"/>
          <w:b/>
          <w:szCs w:val="20"/>
          <w:lang w:val="en-GB"/>
        </w:rPr>
        <w:t>Reforestation (UNFCCC</w:t>
      </w:r>
      <w:r w:rsidRPr="00385E90">
        <w:rPr>
          <w:rStyle w:val="FootnoteReference"/>
          <w:rFonts w:cs="Arial"/>
          <w:b/>
          <w:szCs w:val="20"/>
          <w:lang w:val="en-GB"/>
        </w:rPr>
        <w:footnoteReference w:id="17"/>
      </w:r>
      <w:r w:rsidRPr="00385E90">
        <w:rPr>
          <w:rFonts w:cs="Arial"/>
          <w:b/>
          <w:szCs w:val="20"/>
          <w:lang w:val="en-GB"/>
        </w:rPr>
        <w:t xml:space="preserve">): </w:t>
      </w:r>
      <w:r w:rsidRPr="00385E90">
        <w:rPr>
          <w:rFonts w:cs="Arial"/>
          <w:szCs w:val="20"/>
          <w:lang w:val="en-GB"/>
        </w:rPr>
        <w:t>“is the direct human-induced conversion of non-forested land to forested land through planting, seeding and/or the human-induced promotion of natural seed sources, on land that was forested but that has been converted to non-forested land</w:t>
      </w:r>
      <w:r>
        <w:rPr>
          <w:rFonts w:cs="Arial"/>
          <w:szCs w:val="20"/>
          <w:lang w:val="en-GB"/>
        </w:rPr>
        <w:t>.</w:t>
      </w:r>
      <w:r w:rsidRPr="00385E90">
        <w:rPr>
          <w:rFonts w:cs="Arial"/>
          <w:szCs w:val="20"/>
          <w:lang w:val="en-GB"/>
        </w:rPr>
        <w:t>”</w:t>
      </w:r>
    </w:p>
    <w:p w14:paraId="56BDDD44" w14:textId="77777777" w:rsidR="005721F2" w:rsidRPr="00385E90" w:rsidRDefault="005721F2" w:rsidP="005721F2">
      <w:pPr>
        <w:pStyle w:val="BoxNumberedText"/>
        <w:numPr>
          <w:ilvl w:val="0"/>
          <w:numId w:val="0"/>
        </w:numPr>
        <w:spacing w:line="240" w:lineRule="auto"/>
        <w:ind w:left="227"/>
        <w:rPr>
          <w:rFonts w:cs="Arial"/>
          <w:szCs w:val="20"/>
          <w:lang w:val="en-GB"/>
        </w:rPr>
      </w:pPr>
    </w:p>
    <w:p w14:paraId="4CDE50C5" w14:textId="1FDC27A0" w:rsidR="005721F2" w:rsidRPr="00385E90" w:rsidRDefault="005721F2" w:rsidP="005721F2">
      <w:pPr>
        <w:pStyle w:val="BoxNumberedText"/>
        <w:numPr>
          <w:ilvl w:val="0"/>
          <w:numId w:val="0"/>
        </w:numPr>
        <w:spacing w:line="240" w:lineRule="auto"/>
        <w:ind w:left="720" w:hanging="493"/>
        <w:rPr>
          <w:rFonts w:cs="Arial"/>
          <w:szCs w:val="20"/>
          <w:lang w:val="en-GB"/>
        </w:rPr>
      </w:pPr>
      <w:r w:rsidRPr="00385E90">
        <w:rPr>
          <w:rFonts w:cs="Arial"/>
          <w:b/>
          <w:szCs w:val="20"/>
          <w:lang w:val="en-GB"/>
        </w:rPr>
        <w:t>Afforestation (UNFCCC</w:t>
      </w:r>
      <w:r w:rsidRPr="00385E90">
        <w:rPr>
          <w:rStyle w:val="FootnoteReference"/>
          <w:rFonts w:cs="Arial"/>
          <w:b/>
          <w:szCs w:val="20"/>
          <w:lang w:val="en-GB"/>
        </w:rPr>
        <w:footnoteReference w:id="18"/>
      </w:r>
      <w:r w:rsidRPr="00385E90">
        <w:rPr>
          <w:rFonts w:cs="Arial"/>
          <w:b/>
          <w:szCs w:val="20"/>
          <w:lang w:val="en-GB"/>
        </w:rPr>
        <w:t xml:space="preserve">): </w:t>
      </w:r>
      <w:r w:rsidRPr="00385E90">
        <w:rPr>
          <w:rFonts w:cs="Arial"/>
          <w:szCs w:val="20"/>
          <w:lang w:val="en-GB"/>
        </w:rPr>
        <w:t>“is the direct human-induced conversion of land that has not been forested for a period of at least 50 years to forested land through planting, seeding and/or the human-induced promotion of natural seed sources</w:t>
      </w:r>
      <w:r>
        <w:rPr>
          <w:rFonts w:cs="Arial"/>
          <w:szCs w:val="20"/>
          <w:lang w:val="en-GB"/>
        </w:rPr>
        <w:t>.</w:t>
      </w:r>
      <w:r w:rsidRPr="00385E90">
        <w:rPr>
          <w:rFonts w:cs="Arial"/>
          <w:szCs w:val="20"/>
          <w:lang w:val="en-GB"/>
        </w:rPr>
        <w:t>”</w:t>
      </w:r>
      <w:ins w:id="185" w:author="Stephanie Roe" w:date="2019-07-10T11:51:00Z">
        <w:r w:rsidR="00B86978">
          <w:rPr>
            <w:rFonts w:cs="Arial"/>
            <w:szCs w:val="20"/>
            <w:lang w:val="en-GB"/>
          </w:rPr>
          <w:t xml:space="preserve"> Note: many in the scientific community refer to afforestation as the process of foresting </w:t>
        </w:r>
      </w:ins>
      <w:ins w:id="186" w:author="Stephanie Roe" w:date="2019-07-10T14:12:00Z">
        <w:r w:rsidR="009E7EB2">
          <w:rPr>
            <w:rFonts w:cs="Arial"/>
            <w:szCs w:val="20"/>
            <w:lang w:val="en-GB"/>
          </w:rPr>
          <w:t xml:space="preserve">natural </w:t>
        </w:r>
      </w:ins>
      <w:ins w:id="187" w:author="Stephanie Roe" w:date="2019-07-10T11:51:00Z">
        <w:r w:rsidR="00B86978">
          <w:rPr>
            <w:rFonts w:cs="Arial"/>
            <w:szCs w:val="20"/>
            <w:lang w:val="en-GB"/>
          </w:rPr>
          <w:t xml:space="preserve">non-forest ecosystems such as natural grasslands, and thus </w:t>
        </w:r>
      </w:ins>
      <w:ins w:id="188" w:author="Stephanie Roe" w:date="2019-07-10T14:35:00Z">
        <w:r w:rsidR="00B34602">
          <w:rPr>
            <w:rFonts w:cs="Arial"/>
            <w:szCs w:val="20"/>
            <w:lang w:val="en-GB"/>
          </w:rPr>
          <w:t>may have</w:t>
        </w:r>
      </w:ins>
      <w:ins w:id="189" w:author="Stephanie Roe" w:date="2019-07-10T11:51:00Z">
        <w:r w:rsidR="00B86978">
          <w:rPr>
            <w:rFonts w:cs="Arial"/>
            <w:szCs w:val="20"/>
            <w:lang w:val="en-GB"/>
          </w:rPr>
          <w:t xml:space="preserve"> a negative connotation. </w:t>
        </w:r>
      </w:ins>
      <w:ins w:id="190" w:author="Stephanie Roe" w:date="2019-07-10T14:14:00Z">
        <w:r w:rsidR="009E7EB2">
          <w:rPr>
            <w:rFonts w:cs="Arial"/>
            <w:szCs w:val="20"/>
            <w:lang w:val="en-GB"/>
          </w:rPr>
          <w:t>Restoring l</w:t>
        </w:r>
      </w:ins>
      <w:ins w:id="191" w:author="Stephanie Roe" w:date="2019-07-10T14:13:00Z">
        <w:r w:rsidR="009E7EB2">
          <w:rPr>
            <w:rFonts w:cs="Arial"/>
            <w:szCs w:val="20"/>
            <w:lang w:val="en-GB"/>
          </w:rPr>
          <w:t xml:space="preserve">and that has not been forested for longer than 50 years, but was originally a forest, could therefore be referred to as reforestation in much of the literature. </w:t>
        </w:r>
      </w:ins>
    </w:p>
    <w:p w14:paraId="07CD71F5" w14:textId="77777777" w:rsidR="005721F2" w:rsidRDefault="005721F2" w:rsidP="005721F2">
      <w:pPr>
        <w:pStyle w:val="BoxNumberedText"/>
        <w:numPr>
          <w:ilvl w:val="0"/>
          <w:numId w:val="0"/>
        </w:numPr>
        <w:spacing w:line="240" w:lineRule="auto"/>
        <w:ind w:left="227"/>
        <w:rPr>
          <w:rFonts w:cs="Arial"/>
          <w:b/>
          <w:szCs w:val="20"/>
          <w:lang w:val="en-GB"/>
        </w:rPr>
      </w:pPr>
    </w:p>
    <w:p w14:paraId="6F99760E" w14:textId="77777777" w:rsidR="005721F2" w:rsidRPr="00897D83" w:rsidRDefault="005721F2" w:rsidP="005721F2">
      <w:pPr>
        <w:pStyle w:val="BoxNumberedText"/>
        <w:numPr>
          <w:ilvl w:val="0"/>
          <w:numId w:val="0"/>
        </w:numPr>
        <w:spacing w:line="240" w:lineRule="auto"/>
        <w:ind w:left="567" w:hanging="340"/>
        <w:rPr>
          <w:rFonts w:cs="Arial"/>
          <w:szCs w:val="20"/>
        </w:rPr>
      </w:pPr>
      <w:r w:rsidRPr="00385E90">
        <w:rPr>
          <w:rFonts w:cs="Arial"/>
          <w:b/>
          <w:szCs w:val="20"/>
          <w:lang w:val="en-GB"/>
        </w:rPr>
        <w:t>Tree cover gain</w:t>
      </w:r>
      <w:del w:id="192" w:author="Katie Reytar" w:date="2019-06-25T14:41:00Z">
        <w:r w:rsidDel="002B1274">
          <w:rPr>
            <w:rFonts w:cs="Arial"/>
            <w:b/>
            <w:szCs w:val="20"/>
            <w:lang w:val="en-GB"/>
          </w:rPr>
          <w:delText xml:space="preserve"> (WRI/Global Forest Watch)</w:delText>
        </w:r>
      </w:del>
      <w:r w:rsidRPr="00385E90">
        <w:rPr>
          <w:rFonts w:cs="Arial"/>
          <w:b/>
          <w:szCs w:val="20"/>
          <w:lang w:val="en-GB"/>
        </w:rPr>
        <w:t xml:space="preserve">: </w:t>
      </w:r>
      <w:r>
        <w:rPr>
          <w:rFonts w:cs="Arial"/>
          <w:b/>
          <w:szCs w:val="20"/>
          <w:lang w:val="en-GB"/>
        </w:rPr>
        <w:t>“</w:t>
      </w:r>
      <w:r>
        <w:rPr>
          <w:rFonts w:cs="Arial"/>
          <w:szCs w:val="20"/>
          <w:lang w:val="en-GB"/>
        </w:rPr>
        <w:t>Tree cover” is defined as</w:t>
      </w:r>
      <w:r w:rsidRPr="00E67E34">
        <w:rPr>
          <w:rFonts w:cs="Arial"/>
          <w:szCs w:val="20"/>
          <w:lang w:val="en-GB"/>
        </w:rPr>
        <w:t xml:space="preserve"> vegetation greater than 5 meters in height, and may take the form of natural forests or plantations acro</w:t>
      </w:r>
      <w:r>
        <w:rPr>
          <w:rFonts w:cs="Arial"/>
          <w:szCs w:val="20"/>
          <w:lang w:val="en-GB"/>
        </w:rPr>
        <w:t xml:space="preserve">ss a range of canopy densities. </w:t>
      </w:r>
      <w:r w:rsidRPr="00E67E34">
        <w:rPr>
          <w:rFonts w:cs="Arial"/>
          <w:szCs w:val="20"/>
          <w:lang w:val="en-GB"/>
        </w:rPr>
        <w:t>“Gain” is defined as</w:t>
      </w:r>
      <w:ins w:id="193" w:author="Katie Reytar" w:date="2019-06-25T14:44:00Z">
        <w:r>
          <w:rPr>
            <w:rFonts w:cs="Arial"/>
            <w:szCs w:val="20"/>
            <w:lang w:val="en-GB"/>
          </w:rPr>
          <w:t xml:space="preserve"> an increase in</w:t>
        </w:r>
      </w:ins>
      <w:ins w:id="194" w:author="Ingrid Schulte" w:date="2019-07-04T15:04:00Z">
        <w:r w:rsidRPr="00E67E34">
          <w:rPr>
            <w:rFonts w:cs="Arial"/>
            <w:szCs w:val="20"/>
            <w:lang w:val="en-GB"/>
          </w:rPr>
          <w:t xml:space="preserve"> </w:t>
        </w:r>
      </w:ins>
      <w:del w:id="195" w:author="Katie Reytar" w:date="2019-06-25T14:44:00Z">
        <w:r w:rsidRPr="00E67E34" w:rsidDel="00D101D4">
          <w:rPr>
            <w:rFonts w:cs="Arial"/>
            <w:szCs w:val="20"/>
            <w:lang w:val="en-GB"/>
          </w:rPr>
          <w:delText xml:space="preserve">the establishment of </w:delText>
        </w:r>
      </w:del>
      <w:r w:rsidRPr="00E67E34">
        <w:rPr>
          <w:rFonts w:cs="Arial"/>
          <w:szCs w:val="20"/>
          <w:lang w:val="en-GB"/>
        </w:rPr>
        <w:t>tree canopy</w:t>
      </w:r>
      <w:ins w:id="196" w:author="Katie Reytar" w:date="2019-06-25T14:45:00Z">
        <w:r>
          <w:rPr>
            <w:rFonts w:cs="Arial"/>
            <w:szCs w:val="20"/>
            <w:lang w:val="en-GB"/>
          </w:rPr>
          <w:t xml:space="preserve"> cover or tree canopy height</w:t>
        </w:r>
      </w:ins>
      <w:ins w:id="197" w:author="Ingrid Schulte" w:date="2019-07-04T15:04:00Z">
        <w:r w:rsidRPr="00E67E34">
          <w:rPr>
            <w:rFonts w:cs="Arial"/>
            <w:szCs w:val="20"/>
            <w:lang w:val="en-GB"/>
          </w:rPr>
          <w:t xml:space="preserve"> </w:t>
        </w:r>
      </w:ins>
      <w:r w:rsidRPr="00E67E34">
        <w:rPr>
          <w:rFonts w:cs="Arial"/>
          <w:szCs w:val="20"/>
          <w:lang w:val="en-GB"/>
        </w:rPr>
        <w:t xml:space="preserve">at the Landsat pixel scale </w:t>
      </w:r>
      <w:del w:id="198" w:author="Katie Reytar" w:date="2019-06-25T14:45:00Z">
        <w:r w:rsidRPr="00E67E34" w:rsidDel="00D101D4">
          <w:rPr>
            <w:rFonts w:cs="Arial"/>
            <w:szCs w:val="20"/>
            <w:lang w:val="en-GB"/>
          </w:rPr>
          <w:delText>in an area that previously had no tree cover</w:delText>
        </w:r>
      </w:del>
      <w:r w:rsidRPr="00E67E34">
        <w:rPr>
          <w:rFonts w:cs="Arial"/>
          <w:szCs w:val="20"/>
          <w:lang w:val="en-GB"/>
        </w:rPr>
        <w:t xml:space="preserve">. </w:t>
      </w:r>
      <w:r>
        <w:rPr>
          <w:rFonts w:cs="Arial"/>
          <w:szCs w:val="20"/>
          <w:lang w:val="en-GB"/>
        </w:rPr>
        <w:t>“</w:t>
      </w:r>
      <w:r w:rsidRPr="00E67E34">
        <w:rPr>
          <w:rFonts w:cs="Arial"/>
          <w:szCs w:val="20"/>
          <w:lang w:val="en-GB"/>
        </w:rPr>
        <w:t>Tree cover gain</w:t>
      </w:r>
      <w:r>
        <w:rPr>
          <w:rFonts w:cs="Arial"/>
          <w:szCs w:val="20"/>
          <w:lang w:val="en-GB"/>
        </w:rPr>
        <w:t>”</w:t>
      </w:r>
      <w:r w:rsidRPr="00E67E34">
        <w:rPr>
          <w:rFonts w:cs="Arial"/>
          <w:szCs w:val="20"/>
          <w:lang w:val="en-GB"/>
        </w:rPr>
        <w:t xml:space="preserve"> may indicate a number of potential activities, including natural forest growth or the crop rotation cycle of tree plantations.</w:t>
      </w:r>
    </w:p>
    <w:p w14:paraId="6D52DDCF" w14:textId="77777777" w:rsidR="005721F2" w:rsidRDefault="005721F2" w:rsidP="001073D7">
      <w:pPr>
        <w:pStyle w:val="NormalWeb"/>
        <w:shd w:val="clear" w:color="auto" w:fill="FFFFFF"/>
        <w:spacing w:before="0" w:beforeAutospacing="0" w:after="0" w:afterAutospacing="0"/>
        <w:rPr>
          <w:rFonts w:ascii="Calibri" w:hAnsi="Calibri"/>
        </w:rPr>
      </w:pPr>
    </w:p>
    <w:p w14:paraId="2DC1E12E" w14:textId="0453C2C1" w:rsidR="009B2C0B" w:rsidRPr="00DF7DCA" w:rsidRDefault="009B2C0B" w:rsidP="009B2C0B">
      <w:pPr>
        <w:rPr>
          <w:rFonts w:ascii="Calibri" w:hAnsi="Calibri" w:cs="Calibri"/>
        </w:rPr>
      </w:pPr>
      <w:r w:rsidRPr="00DF7DCA">
        <w:rPr>
          <w:rFonts w:ascii="Calibri" w:hAnsi="Calibri" w:cs="Calibri"/>
          <w:szCs w:val="20"/>
        </w:rPr>
        <w:t xml:space="preserve">In the context of the NYDF, Goal 5 will be achieved when 350 </w:t>
      </w:r>
      <w:proofErr w:type="spellStart"/>
      <w:r w:rsidRPr="00DF7DCA">
        <w:rPr>
          <w:rFonts w:ascii="Calibri" w:hAnsi="Calibri" w:cs="Calibri"/>
          <w:szCs w:val="20"/>
        </w:rPr>
        <w:t>mha</w:t>
      </w:r>
      <w:proofErr w:type="spellEnd"/>
      <w:r w:rsidRPr="00DF7DCA">
        <w:rPr>
          <w:rFonts w:ascii="Calibri" w:hAnsi="Calibri" w:cs="Calibri"/>
          <w:szCs w:val="20"/>
        </w:rPr>
        <w:t xml:space="preserve"> of tree cover gain in forest landscapes have been successfully established through FLR activities. </w:t>
      </w:r>
      <w:ins w:id="199" w:author="Stephanie Roe" w:date="2019-07-10T14:37:00Z">
        <w:r w:rsidR="00B34602" w:rsidRPr="00DF7DCA">
          <w:rPr>
            <w:rFonts w:ascii="Calibri" w:hAnsi="Calibri" w:cs="Calibri"/>
          </w:rPr>
          <w:t xml:space="preserve">We acknowledge </w:t>
        </w:r>
      </w:ins>
      <w:ins w:id="200" w:author="Stephanie Roe" w:date="2019-07-10T14:54:00Z">
        <w:r w:rsidR="00E75CC3" w:rsidRPr="00DF7DCA">
          <w:rPr>
            <w:rFonts w:ascii="Calibri" w:hAnsi="Calibri" w:cs="Calibri"/>
          </w:rPr>
          <w:t xml:space="preserve">that FLR is more than just increasing tree cover, and </w:t>
        </w:r>
      </w:ins>
      <w:ins w:id="201" w:author="Stephanie Roe" w:date="2019-07-10T14:57:00Z">
        <w:r w:rsidR="00E75CC3" w:rsidRPr="00DF7DCA">
          <w:rPr>
            <w:rFonts w:ascii="Calibri" w:hAnsi="Calibri" w:cs="Calibri"/>
          </w:rPr>
          <w:t xml:space="preserve">we </w:t>
        </w:r>
      </w:ins>
      <w:ins w:id="202" w:author="Stephanie Roe" w:date="2019-07-10T14:54:00Z">
        <w:r w:rsidR="00E75CC3" w:rsidRPr="00DF7DCA">
          <w:rPr>
            <w:rFonts w:ascii="Calibri" w:hAnsi="Calibri" w:cs="Calibri"/>
          </w:rPr>
          <w:t>stress the</w:t>
        </w:r>
      </w:ins>
      <w:ins w:id="203" w:author="Stephanie Roe" w:date="2019-07-10T14:37:00Z">
        <w:r w:rsidR="00B34602" w:rsidRPr="00DF7DCA">
          <w:rPr>
            <w:rFonts w:ascii="Calibri" w:hAnsi="Calibri" w:cs="Calibri"/>
          </w:rPr>
          <w:t xml:space="preserve"> importance </w:t>
        </w:r>
      </w:ins>
      <w:ins w:id="204" w:author="Stephanie Roe" w:date="2019-07-10T14:38:00Z">
        <w:r w:rsidR="00B34602" w:rsidRPr="00DF7DCA">
          <w:rPr>
            <w:rFonts w:ascii="Calibri" w:hAnsi="Calibri" w:cs="Calibri"/>
          </w:rPr>
          <w:t xml:space="preserve">of </w:t>
        </w:r>
      </w:ins>
      <w:ins w:id="205" w:author="Stephanie Roe" w:date="2019-07-10T15:05:00Z">
        <w:r w:rsidR="00465324" w:rsidRPr="00DF7DCA">
          <w:rPr>
            <w:rFonts w:ascii="Calibri" w:hAnsi="Calibri" w:cs="Calibri"/>
          </w:rPr>
          <w:t xml:space="preserve">monitoring </w:t>
        </w:r>
      </w:ins>
      <w:ins w:id="206" w:author="Stephanie Roe" w:date="2019-07-10T14:38:00Z">
        <w:r w:rsidR="00B34602" w:rsidRPr="00DF7DCA">
          <w:rPr>
            <w:rFonts w:ascii="Calibri" w:hAnsi="Calibri" w:cs="Calibri"/>
          </w:rPr>
          <w:t xml:space="preserve">ecosystem </w:t>
        </w:r>
      </w:ins>
      <w:ins w:id="207" w:author="Stephanie Roe" w:date="2019-07-10T15:09:00Z">
        <w:r w:rsidR="00465324" w:rsidRPr="00DF7DCA">
          <w:rPr>
            <w:rFonts w:ascii="Calibri" w:hAnsi="Calibri" w:cs="Calibri"/>
          </w:rPr>
          <w:t xml:space="preserve">function, ecosystem </w:t>
        </w:r>
      </w:ins>
      <w:ins w:id="208" w:author="Stephanie Roe" w:date="2019-07-10T14:38:00Z">
        <w:r w:rsidR="00B34602" w:rsidRPr="00DF7DCA">
          <w:rPr>
            <w:rFonts w:ascii="Calibri" w:hAnsi="Calibri" w:cs="Calibri"/>
          </w:rPr>
          <w:t>services and socio-economic</w:t>
        </w:r>
        <w:r w:rsidR="00E75CC3" w:rsidRPr="00DF7DCA">
          <w:rPr>
            <w:rFonts w:ascii="Calibri" w:hAnsi="Calibri" w:cs="Calibri"/>
          </w:rPr>
          <w:t xml:space="preserve"> outcomes in the context of FLR</w:t>
        </w:r>
      </w:ins>
      <w:ins w:id="209" w:author="Stephanie Roe" w:date="2019-07-10T14:55:00Z">
        <w:r w:rsidR="00E75CC3" w:rsidRPr="00DF7DCA">
          <w:rPr>
            <w:rFonts w:ascii="Calibri" w:hAnsi="Calibri" w:cs="Calibri"/>
          </w:rPr>
          <w:t>.</w:t>
        </w:r>
      </w:ins>
      <w:ins w:id="210" w:author="Stephanie Roe" w:date="2019-07-10T14:38:00Z">
        <w:r w:rsidR="00B34602" w:rsidRPr="00DF7DCA">
          <w:rPr>
            <w:rFonts w:ascii="Calibri" w:hAnsi="Calibri" w:cs="Calibri"/>
          </w:rPr>
          <w:t xml:space="preserve"> </w:t>
        </w:r>
      </w:ins>
      <w:ins w:id="211" w:author="Stephanie Roe" w:date="2019-07-10T11:38:00Z">
        <w:r w:rsidRPr="00DF7DCA">
          <w:rPr>
            <w:rFonts w:ascii="Calibri" w:hAnsi="Calibri" w:cs="Calibri"/>
          </w:rPr>
          <w:t>However,</w:t>
        </w:r>
      </w:ins>
      <w:ins w:id="212" w:author="Stephanie Roe" w:date="2019-07-10T11:37:00Z">
        <w:r w:rsidRPr="00DF7DCA">
          <w:rPr>
            <w:rFonts w:ascii="Calibri" w:hAnsi="Calibri" w:cs="Calibri"/>
          </w:rPr>
          <w:t xml:space="preserve"> </w:t>
        </w:r>
      </w:ins>
      <w:ins w:id="213" w:author="Stephanie Roe" w:date="2019-07-10T11:39:00Z">
        <w:r w:rsidRPr="00DF7DCA">
          <w:rPr>
            <w:rFonts w:ascii="Calibri" w:hAnsi="Calibri" w:cs="Calibri"/>
            <w:szCs w:val="20"/>
          </w:rPr>
          <w:t>at</w:t>
        </w:r>
        <w:r w:rsidRPr="00DF7DCA">
          <w:rPr>
            <w:rFonts w:ascii="Calibri" w:hAnsi="Calibri" w:cs="Calibri"/>
          </w:rPr>
          <w:t xml:space="preserve"> present, there </w:t>
        </w:r>
      </w:ins>
      <w:ins w:id="214" w:author="Stephanie Roe" w:date="2019-07-10T14:55:00Z">
        <w:r w:rsidR="00E75CC3" w:rsidRPr="00DF7DCA">
          <w:rPr>
            <w:rFonts w:ascii="Calibri" w:hAnsi="Calibri" w:cs="Calibri"/>
          </w:rPr>
          <w:t>are no adequate</w:t>
        </w:r>
      </w:ins>
      <w:ins w:id="215" w:author="Stephanie Roe" w:date="2019-07-10T11:39:00Z">
        <w:r w:rsidRPr="00DF7DCA">
          <w:rPr>
            <w:rFonts w:ascii="Calibri" w:hAnsi="Calibri" w:cs="Calibri"/>
          </w:rPr>
          <w:t xml:space="preserve"> </w:t>
        </w:r>
      </w:ins>
      <w:ins w:id="216" w:author="Stephanie Roe" w:date="2019-07-10T15:09:00Z">
        <w:r w:rsidR="00465324" w:rsidRPr="00DF7DCA">
          <w:rPr>
            <w:rFonts w:ascii="Calibri" w:hAnsi="Calibri" w:cs="Calibri"/>
          </w:rPr>
          <w:t xml:space="preserve">global </w:t>
        </w:r>
      </w:ins>
      <w:ins w:id="217" w:author="Stephanie Roe" w:date="2019-07-10T14:55:00Z">
        <w:r w:rsidR="00E75CC3" w:rsidRPr="00DF7DCA">
          <w:rPr>
            <w:rFonts w:ascii="Calibri" w:hAnsi="Calibri" w:cs="Calibri"/>
          </w:rPr>
          <w:t xml:space="preserve">data sets available </w:t>
        </w:r>
      </w:ins>
      <w:ins w:id="218" w:author="Stephanie Roe" w:date="2019-07-10T14:58:00Z">
        <w:r w:rsidR="00E75CC3" w:rsidRPr="00DF7DCA">
          <w:rPr>
            <w:rFonts w:ascii="Calibri" w:hAnsi="Calibri" w:cs="Calibri"/>
          </w:rPr>
          <w:t>to measure progress</w:t>
        </w:r>
      </w:ins>
      <w:ins w:id="219" w:author="Stephanie Roe" w:date="2019-07-10T14:56:00Z">
        <w:r w:rsidR="00E75CC3" w:rsidRPr="00DF7DCA">
          <w:rPr>
            <w:rFonts w:ascii="Calibri" w:hAnsi="Calibri" w:cs="Calibri"/>
          </w:rPr>
          <w:t xml:space="preserve"> on</w:t>
        </w:r>
      </w:ins>
      <w:ins w:id="220" w:author="Stephanie Roe" w:date="2019-07-10T11:39:00Z">
        <w:r w:rsidRPr="00DF7DCA">
          <w:rPr>
            <w:rFonts w:ascii="Calibri" w:hAnsi="Calibri" w:cs="Calibri"/>
          </w:rPr>
          <w:t xml:space="preserve"> forest landscape restoration</w:t>
        </w:r>
      </w:ins>
      <w:ins w:id="221" w:author="Stephanie Roe" w:date="2019-07-10T11:43:00Z">
        <w:r w:rsidRPr="00DF7DCA">
          <w:rPr>
            <w:rFonts w:ascii="Calibri" w:hAnsi="Calibri" w:cs="Calibri"/>
          </w:rPr>
          <w:t xml:space="preserve"> </w:t>
        </w:r>
      </w:ins>
      <w:ins w:id="222" w:author="Stephanie Roe" w:date="2019-07-10T14:58:00Z">
        <w:r w:rsidR="00E75CC3" w:rsidRPr="00DF7DCA">
          <w:rPr>
            <w:rFonts w:ascii="Calibri" w:hAnsi="Calibri" w:cs="Calibri"/>
          </w:rPr>
          <w:t xml:space="preserve">beyond </w:t>
        </w:r>
      </w:ins>
      <w:ins w:id="223" w:author="Stephanie Roe" w:date="2019-07-10T15:00:00Z">
        <w:r w:rsidR="00E75CC3" w:rsidRPr="00DF7DCA">
          <w:rPr>
            <w:rFonts w:ascii="Calibri" w:hAnsi="Calibri" w:cs="Calibri"/>
          </w:rPr>
          <w:t xml:space="preserve">the biophysical </w:t>
        </w:r>
      </w:ins>
      <w:ins w:id="224" w:author="Stephanie Roe" w:date="2019-07-10T15:01:00Z">
        <w:r w:rsidR="00E75CC3" w:rsidRPr="00DF7DCA">
          <w:rPr>
            <w:rFonts w:ascii="Calibri" w:hAnsi="Calibri" w:cs="Calibri"/>
          </w:rPr>
          <w:t xml:space="preserve">increase in </w:t>
        </w:r>
      </w:ins>
      <w:ins w:id="225" w:author="Stephanie Roe" w:date="2019-07-10T15:12:00Z">
        <w:r w:rsidR="00DF7DCA" w:rsidRPr="00DF7DCA">
          <w:rPr>
            <w:rFonts w:ascii="Calibri" w:hAnsi="Calibri" w:cs="Calibri"/>
          </w:rPr>
          <w:t xml:space="preserve">forest and/or </w:t>
        </w:r>
      </w:ins>
      <w:ins w:id="226" w:author="Stephanie Roe" w:date="2019-07-10T14:58:00Z">
        <w:r w:rsidR="00E75CC3" w:rsidRPr="00DF7DCA">
          <w:rPr>
            <w:rFonts w:ascii="Calibri" w:hAnsi="Calibri" w:cs="Calibri"/>
          </w:rPr>
          <w:t>tree cover.</w:t>
        </w:r>
      </w:ins>
      <w:ins w:id="227" w:author="Stephanie Roe" w:date="2019-07-10T15:10:00Z">
        <w:r w:rsidR="00465324" w:rsidRPr="00DF7DCA">
          <w:rPr>
            <w:rFonts w:ascii="Calibri" w:hAnsi="Calibri" w:cs="Calibri"/>
          </w:rPr>
          <w:t xml:space="preserve"> </w:t>
        </w:r>
      </w:ins>
      <w:ins w:id="228" w:author="Stephanie Roe" w:date="2019-07-10T15:30:00Z">
        <w:r w:rsidR="004C7B5E">
          <w:rPr>
            <w:rFonts w:ascii="Calibri" w:hAnsi="Calibri" w:cs="Calibri"/>
          </w:rPr>
          <w:t>E</w:t>
        </w:r>
      </w:ins>
      <w:ins w:id="229" w:author="Stephanie Roe" w:date="2019-07-10T15:19:00Z">
        <w:r w:rsidR="00DF7DCA">
          <w:rPr>
            <w:rFonts w:ascii="Calibri" w:hAnsi="Calibri" w:cs="Calibri"/>
          </w:rPr>
          <w:t xml:space="preserve">stimates of progress on FLR </w:t>
        </w:r>
      </w:ins>
      <w:ins w:id="230" w:author="Stephanie Roe" w:date="2019-07-10T15:30:00Z">
        <w:r w:rsidR="004C7B5E">
          <w:rPr>
            <w:rFonts w:ascii="Calibri" w:hAnsi="Calibri" w:cs="Calibri"/>
          </w:rPr>
          <w:t>has been</w:t>
        </w:r>
      </w:ins>
      <w:ins w:id="231" w:author="Stephanie Roe" w:date="2019-07-10T15:25:00Z">
        <w:r w:rsidR="004C7B5E">
          <w:rPr>
            <w:rFonts w:ascii="Calibri" w:hAnsi="Calibri" w:cs="Calibri"/>
          </w:rPr>
          <w:t xml:space="preserve"> </w:t>
        </w:r>
      </w:ins>
      <w:ins w:id="232" w:author="Stephanie Roe" w:date="2019-07-10T15:19:00Z">
        <w:r w:rsidR="00DF7DCA">
          <w:rPr>
            <w:rFonts w:ascii="Calibri" w:hAnsi="Calibri" w:cs="Calibri"/>
          </w:rPr>
          <w:t>reported by the Bonn Challenge Barometer</w:t>
        </w:r>
      </w:ins>
      <w:ins w:id="233" w:author="Stephanie Roe" w:date="2019-07-10T15:30:00Z">
        <w:r w:rsidR="004C7B5E">
          <w:rPr>
            <w:rFonts w:ascii="Calibri" w:hAnsi="Calibri" w:cs="Calibri"/>
          </w:rPr>
          <w:t xml:space="preserve"> in 2018 and 2019</w:t>
        </w:r>
      </w:ins>
      <w:ins w:id="234" w:author="Stephanie Roe" w:date="2019-07-10T15:31:00Z">
        <w:r w:rsidR="004C7B5E">
          <w:rPr>
            <w:rStyle w:val="FootnoteReference"/>
            <w:rFonts w:ascii="Calibri" w:hAnsi="Calibri" w:cs="Calibri"/>
          </w:rPr>
          <w:footnoteReference w:id="19"/>
        </w:r>
      </w:ins>
      <w:ins w:id="238" w:author="Stephanie Roe" w:date="2019-07-10T15:19:00Z">
        <w:r w:rsidR="00DF7DCA">
          <w:rPr>
            <w:rFonts w:ascii="Calibri" w:hAnsi="Calibri" w:cs="Calibri"/>
          </w:rPr>
          <w:t>,</w:t>
        </w:r>
      </w:ins>
      <w:ins w:id="239" w:author="Stephanie Roe" w:date="2019-07-10T15:21:00Z">
        <w:r w:rsidR="00DF7DCA">
          <w:rPr>
            <w:rFonts w:ascii="Calibri" w:hAnsi="Calibri" w:cs="Calibri"/>
          </w:rPr>
          <w:t xml:space="preserve"> </w:t>
        </w:r>
      </w:ins>
      <w:ins w:id="240" w:author="Stephanie Roe" w:date="2019-07-10T15:26:00Z">
        <w:r w:rsidR="004C7B5E">
          <w:rPr>
            <w:rFonts w:ascii="Calibri" w:hAnsi="Calibri" w:cs="Calibri"/>
          </w:rPr>
          <w:t>yet</w:t>
        </w:r>
      </w:ins>
      <w:ins w:id="241" w:author="Stephanie Roe" w:date="2019-07-10T15:21:00Z">
        <w:r w:rsidR="00DF7DCA">
          <w:rPr>
            <w:rFonts w:ascii="Calibri" w:hAnsi="Calibri" w:cs="Calibri"/>
          </w:rPr>
          <w:t xml:space="preserve"> </w:t>
        </w:r>
        <w:r w:rsidR="00DF7DCA">
          <w:rPr>
            <w:rFonts w:ascii="Calibri" w:hAnsi="Calibri" w:cs="Calibri"/>
          </w:rPr>
          <w:lastRenderedPageBreak/>
          <w:t>only a small subset of pledgers</w:t>
        </w:r>
      </w:ins>
      <w:ins w:id="242" w:author="Stephanie Roe" w:date="2019-07-10T15:31:00Z">
        <w:r w:rsidR="004C7B5E">
          <w:rPr>
            <w:rFonts w:ascii="Calibri" w:hAnsi="Calibri" w:cs="Calibri"/>
          </w:rPr>
          <w:t xml:space="preserve"> is accounted for</w:t>
        </w:r>
      </w:ins>
      <w:ins w:id="243" w:author="Stephanie Roe" w:date="2019-07-10T15:21:00Z">
        <w:r w:rsidR="00DF7DCA">
          <w:rPr>
            <w:rFonts w:ascii="Calibri" w:hAnsi="Calibri" w:cs="Calibri"/>
          </w:rPr>
          <w:t>.</w:t>
        </w:r>
      </w:ins>
      <w:ins w:id="244" w:author="Stephanie Roe" w:date="2019-07-10T15:19:00Z">
        <w:r w:rsidR="00DF7DCA">
          <w:rPr>
            <w:rFonts w:ascii="Calibri" w:hAnsi="Calibri" w:cs="Calibri"/>
          </w:rPr>
          <w:t xml:space="preserve"> </w:t>
        </w:r>
      </w:ins>
      <w:ins w:id="245" w:author="Stephanie Roe" w:date="2019-07-10T14:59:00Z">
        <w:r w:rsidR="00E75CC3" w:rsidRPr="00DF7DCA">
          <w:rPr>
            <w:rFonts w:ascii="Calibri" w:hAnsi="Calibri" w:cs="Calibri"/>
          </w:rPr>
          <w:t xml:space="preserve">Therefore, </w:t>
        </w:r>
      </w:ins>
      <w:del w:id="246" w:author="Stephanie Roe" w:date="2019-07-10T11:36:00Z">
        <w:r w:rsidRPr="00DF7DCA" w:rsidDel="00FF7585">
          <w:rPr>
            <w:rFonts w:ascii="Calibri" w:hAnsi="Calibri" w:cs="Calibri"/>
          </w:rPr>
          <w:delText xml:space="preserve">Restoration activities chosen for a particular landscape depend entirely on the land use and the goals that the implementer seeks to achieve. For example, adding trees to cropland via farmer-managed natural regeneration increases soil stability and improves productivity of cropland – contributing to food security and climate resilience for the farmer who manages the land and his or her household. The community at large also benefits from decreased runoff from the field into the local water supply; meanwhile, the increased crop production from more fertile field conditions contributes to increased food supply at the local market. Thus, the benefits can propagate well beyond the intervention area. </w:delText>
        </w:r>
      </w:del>
      <w:del w:id="247" w:author="Stephanie Roe" w:date="2019-07-10T14:59:00Z">
        <w:r w:rsidRPr="00DF7DCA" w:rsidDel="00E75CC3">
          <w:rPr>
            <w:rFonts w:ascii="Calibri" w:hAnsi="Calibri" w:cs="Calibri"/>
          </w:rPr>
          <w:delText>F</w:delText>
        </w:r>
      </w:del>
      <w:ins w:id="248" w:author="Stephanie Roe" w:date="2019-07-10T14:59:00Z">
        <w:r w:rsidR="00E75CC3" w:rsidRPr="00DF7DCA">
          <w:rPr>
            <w:rFonts w:ascii="Calibri" w:hAnsi="Calibri" w:cs="Calibri"/>
          </w:rPr>
          <w:t>f</w:t>
        </w:r>
      </w:ins>
      <w:r w:rsidRPr="00DF7DCA">
        <w:rPr>
          <w:rFonts w:ascii="Calibri" w:hAnsi="Calibri" w:cs="Calibri"/>
        </w:rPr>
        <w:t xml:space="preserve">or the purposes of this report the “area </w:t>
      </w:r>
      <w:ins w:id="249" w:author="Stephanie Roe" w:date="2019-07-10T15:10:00Z">
        <w:r w:rsidR="00465324" w:rsidRPr="00DF7DCA">
          <w:rPr>
            <w:rFonts w:ascii="Calibri" w:hAnsi="Calibri" w:cs="Calibri"/>
          </w:rPr>
          <w:t xml:space="preserve">under </w:t>
        </w:r>
      </w:ins>
      <w:r w:rsidRPr="00DF7DCA">
        <w:rPr>
          <w:rFonts w:ascii="Calibri" w:hAnsi="Calibri" w:cs="Calibri"/>
        </w:rPr>
        <w:t>restor</w:t>
      </w:r>
      <w:ins w:id="250" w:author="Stephanie Roe" w:date="2019-07-10T15:10:00Z">
        <w:r w:rsidR="00465324" w:rsidRPr="00DF7DCA">
          <w:rPr>
            <w:rFonts w:ascii="Calibri" w:hAnsi="Calibri" w:cs="Calibri"/>
          </w:rPr>
          <w:t>ation</w:t>
        </w:r>
      </w:ins>
      <w:del w:id="251" w:author="Stephanie Roe" w:date="2019-07-10T15:10:00Z">
        <w:r w:rsidRPr="00DF7DCA" w:rsidDel="00465324">
          <w:rPr>
            <w:rFonts w:ascii="Calibri" w:hAnsi="Calibri" w:cs="Calibri"/>
          </w:rPr>
          <w:delText>ed</w:delText>
        </w:r>
      </w:del>
      <w:r w:rsidRPr="00DF7DCA">
        <w:rPr>
          <w:rFonts w:ascii="Calibri" w:hAnsi="Calibri" w:cs="Calibri"/>
        </w:rPr>
        <w:t>” is defined as the area receiving the restoration intervention</w:t>
      </w:r>
      <w:ins w:id="252" w:author="Guariguata, Manuel   (CIFOR)" w:date="2019-06-17T19:32:00Z">
        <w:r w:rsidRPr="00DF7DCA">
          <w:rPr>
            <w:rFonts w:ascii="Calibri" w:hAnsi="Calibri" w:cs="Calibri"/>
          </w:rPr>
          <w:t>(s)</w:t>
        </w:r>
      </w:ins>
      <w:r w:rsidRPr="00DF7DCA">
        <w:rPr>
          <w:rFonts w:ascii="Calibri" w:hAnsi="Calibri" w:cs="Calibri"/>
        </w:rPr>
        <w:t xml:space="preserve"> and “restoration” is defined as an increase in </w:t>
      </w:r>
      <w:ins w:id="253" w:author="Stephanie Roe" w:date="2019-07-10T15:12:00Z">
        <w:r w:rsidR="00DF7DCA" w:rsidRPr="00DF7DCA">
          <w:rPr>
            <w:rFonts w:ascii="Calibri" w:hAnsi="Calibri" w:cs="Calibri"/>
          </w:rPr>
          <w:t xml:space="preserve">forest and/or </w:t>
        </w:r>
      </w:ins>
      <w:r w:rsidRPr="00DF7DCA">
        <w:rPr>
          <w:rFonts w:ascii="Calibri" w:hAnsi="Calibri" w:cs="Calibri"/>
        </w:rPr>
        <w:t>tree cover</w:t>
      </w:r>
      <w:ins w:id="254" w:author="Stephanie Roe" w:date="2019-07-10T15:00:00Z">
        <w:r w:rsidR="00E75CC3" w:rsidRPr="00DF7DCA">
          <w:rPr>
            <w:rFonts w:ascii="Calibri" w:hAnsi="Calibri" w:cs="Calibri"/>
          </w:rPr>
          <w:t>.</w:t>
        </w:r>
      </w:ins>
    </w:p>
    <w:p w14:paraId="01E86B4C" w14:textId="77777777" w:rsidR="009B2C0B" w:rsidRDefault="009B2C0B" w:rsidP="009B2C0B">
      <w:pPr>
        <w:rPr>
          <w:rFonts w:ascii="Calibri" w:hAnsi="Calibri" w:cs="Calibri"/>
        </w:rPr>
      </w:pPr>
    </w:p>
    <w:p w14:paraId="4C68E976" w14:textId="3CC588C2" w:rsidR="009B2C0B" w:rsidRDefault="00DE28DA" w:rsidP="009B2C0B">
      <w:pPr>
        <w:rPr>
          <w:rStyle w:val="normaltextrun"/>
          <w:rFonts w:ascii="Calibri" w:hAnsi="Calibri" w:cs="Calibri"/>
        </w:rPr>
      </w:pPr>
      <w:ins w:id="255" w:author="Stephanie Roe" w:date="2019-07-10T15:32:00Z">
        <w:r>
          <w:rPr>
            <w:rStyle w:val="normaltextrun"/>
            <w:rFonts w:ascii="Calibri" w:hAnsi="Calibri" w:cs="Calibri"/>
          </w:rPr>
          <w:t xml:space="preserve">While </w:t>
        </w:r>
      </w:ins>
      <w:ins w:id="256" w:author="Stephanie Roe" w:date="2019-07-10T15:34:00Z">
        <w:r>
          <w:rPr>
            <w:rStyle w:val="normaltextrun"/>
            <w:rFonts w:ascii="Calibri" w:hAnsi="Calibri" w:cs="Calibri"/>
          </w:rPr>
          <w:t xml:space="preserve">global data on tree cover gain has been </w:t>
        </w:r>
      </w:ins>
      <w:ins w:id="257" w:author="Stephanie Roe" w:date="2019-07-10T15:35:00Z">
        <w:r>
          <w:rPr>
            <w:rStyle w:val="normaltextrun"/>
            <w:rFonts w:ascii="Calibri" w:hAnsi="Calibri" w:cs="Calibri"/>
          </w:rPr>
          <w:t xml:space="preserve">publicly </w:t>
        </w:r>
      </w:ins>
      <w:ins w:id="258" w:author="Stephanie Roe" w:date="2019-07-10T15:34:00Z">
        <w:r>
          <w:rPr>
            <w:rStyle w:val="normaltextrun"/>
            <w:rFonts w:ascii="Calibri" w:hAnsi="Calibri" w:cs="Calibri"/>
          </w:rPr>
          <w:t>available</w:t>
        </w:r>
      </w:ins>
      <w:ins w:id="259" w:author="Stephanie Roe" w:date="2019-07-10T15:35:00Z">
        <w:r>
          <w:rPr>
            <w:rStyle w:val="normaltextrun"/>
            <w:rFonts w:ascii="Calibri" w:hAnsi="Calibri" w:cs="Calibri"/>
          </w:rPr>
          <w:t xml:space="preserve"> since 2015, it cannot be used to infer </w:t>
        </w:r>
        <w:commentRangeStart w:id="260"/>
        <w:r>
          <w:rPr>
            <w:rStyle w:val="normaltextrun"/>
            <w:rFonts w:ascii="Calibri" w:hAnsi="Calibri" w:cs="Calibri"/>
          </w:rPr>
          <w:t>FLR because</w:t>
        </w:r>
      </w:ins>
      <w:ins w:id="261" w:author="Stephanie Roe" w:date="2019-07-10T15:37:00Z">
        <w:r>
          <w:rPr>
            <w:rStyle w:val="normaltextrun"/>
            <w:rFonts w:ascii="Calibri" w:hAnsi="Calibri" w:cs="Calibri"/>
          </w:rPr>
          <w:t>…</w:t>
        </w:r>
      </w:ins>
      <w:ins w:id="262" w:author="Stephanie Roe" w:date="2019-07-10T15:34:00Z">
        <w:r>
          <w:rPr>
            <w:rStyle w:val="normaltextrun"/>
            <w:rFonts w:ascii="Calibri" w:hAnsi="Calibri" w:cs="Calibri"/>
          </w:rPr>
          <w:t xml:space="preserve"> </w:t>
        </w:r>
      </w:ins>
      <w:commentRangeEnd w:id="260"/>
      <w:ins w:id="263" w:author="Stephanie Roe" w:date="2019-07-10T15:37:00Z">
        <w:r>
          <w:rPr>
            <w:rStyle w:val="CommentReference"/>
          </w:rPr>
          <w:commentReference w:id="260"/>
        </w:r>
      </w:ins>
      <w:del w:id="264" w:author="Stephanie Roe" w:date="2019-07-10T15:27:00Z">
        <w:r w:rsidR="009B2C0B" w:rsidRPr="00043C67" w:rsidDel="004C7B5E">
          <w:rPr>
            <w:rStyle w:val="normaltextrun"/>
            <w:rFonts w:ascii="Calibri" w:hAnsi="Calibri" w:cs="Calibri"/>
          </w:rPr>
          <w:delText>To date, estimates of progress on</w:delText>
        </w:r>
      </w:del>
      <w:ins w:id="265" w:author="DAVE Radhika" w:date="2019-07-09T13:01:00Z">
        <w:del w:id="266" w:author="Stephanie Roe" w:date="2019-07-10T15:27:00Z">
          <w:r w:rsidR="009B2C0B" w:rsidRPr="00043C67" w:rsidDel="004C7B5E">
            <w:rPr>
              <w:rStyle w:val="normaltextrun"/>
              <w:rFonts w:ascii="Calibri" w:hAnsi="Calibri" w:cs="Calibri"/>
            </w:rPr>
            <w:delText xml:space="preserve"> </w:delText>
          </w:r>
          <w:r w:rsidR="009B2C0B" w:rsidDel="004C7B5E">
            <w:rPr>
              <w:rStyle w:val="normaltextrun"/>
              <w:rFonts w:ascii="Calibri" w:hAnsi="Calibri" w:cs="Calibri"/>
            </w:rPr>
            <w:delText>implementing</w:delText>
          </w:r>
        </w:del>
      </w:ins>
      <w:ins w:id="267" w:author="IUCN" w:date="2019-07-10T09:14:00Z">
        <w:del w:id="268" w:author="Stephanie Roe" w:date="2019-07-10T15:27:00Z">
          <w:r w:rsidR="009B2C0B" w:rsidRPr="00043C67" w:rsidDel="004C7B5E">
            <w:rPr>
              <w:rStyle w:val="normaltextrun"/>
              <w:rFonts w:ascii="Calibri" w:hAnsi="Calibri" w:cs="Calibri"/>
            </w:rPr>
            <w:delText xml:space="preserve"> </w:delText>
          </w:r>
        </w:del>
      </w:ins>
      <w:del w:id="269" w:author="Stephanie Roe" w:date="2019-07-10T15:27:00Z">
        <w:r w:rsidR="009B2C0B" w:rsidRPr="00043C67" w:rsidDel="004C7B5E">
          <w:rPr>
            <w:rStyle w:val="normaltextrun"/>
            <w:rFonts w:ascii="Calibri" w:hAnsi="Calibri" w:cs="Calibri"/>
          </w:rPr>
          <w:delText>forest landscape restoration pledges</w:delText>
        </w:r>
      </w:del>
      <w:ins w:id="270" w:author="DAVE Radhika" w:date="2019-07-09T14:12:00Z">
        <w:del w:id="271" w:author="Stephanie Roe" w:date="2019-07-10T15:27:00Z">
          <w:r w:rsidR="009B2C0B" w:rsidRPr="00043C67" w:rsidDel="004C7B5E">
            <w:rPr>
              <w:rStyle w:val="normaltextrun"/>
              <w:rFonts w:ascii="Calibri" w:hAnsi="Calibri" w:cs="Calibri"/>
            </w:rPr>
            <w:delText xml:space="preserve"> </w:delText>
          </w:r>
        </w:del>
      </w:ins>
      <w:del w:id="272" w:author="Stephanie Roe" w:date="2019-07-10T15:27:00Z">
        <w:r w:rsidR="009B2C0B" w:rsidRPr="00043C67" w:rsidDel="004C7B5E">
          <w:rPr>
            <w:rStyle w:val="normaltextrun"/>
            <w:rFonts w:ascii="Calibri" w:hAnsi="Calibri" w:cs="Calibri"/>
          </w:rPr>
          <w:delText xml:space="preserve">are generally collected via </w:delText>
        </w:r>
      </w:del>
      <w:del w:id="273" w:author="Stephanie Roe" w:date="2019-07-10T09:28:00Z">
        <w:r w:rsidR="009B2C0B" w:rsidRPr="00043C67" w:rsidDel="005515B5">
          <w:rPr>
            <w:rStyle w:val="normaltextrun"/>
            <w:rFonts w:ascii="Calibri" w:hAnsi="Calibri" w:cs="Calibri"/>
          </w:rPr>
          <w:delText xml:space="preserve">anecdotal evidence and </w:delText>
        </w:r>
      </w:del>
      <w:del w:id="274" w:author="Stephanie Roe" w:date="2019-07-10T15:27:00Z">
        <w:r w:rsidR="009B2C0B" w:rsidRPr="00043C67" w:rsidDel="004C7B5E">
          <w:rPr>
            <w:rStyle w:val="normaltextrun"/>
            <w:rFonts w:ascii="Calibri" w:hAnsi="Calibri" w:cs="Calibri"/>
          </w:rPr>
          <w:delText xml:space="preserve">self-reporting from the countries. </w:delText>
        </w:r>
      </w:del>
      <w:del w:id="275" w:author="DAVE Radhika" w:date="2019-07-09T14:03:00Z">
        <w:r w:rsidR="009B2C0B" w:rsidRPr="00043C67">
          <w:rPr>
            <w:rStyle w:val="normaltextrun"/>
            <w:rFonts w:ascii="Calibri" w:hAnsi="Calibri" w:cs="Calibri"/>
          </w:rPr>
          <w:delText xml:space="preserve">However, </w:delText>
        </w:r>
      </w:del>
      <w:del w:id="276" w:author="DAVE Radhika" w:date="2019-07-09T14:16:00Z">
        <w:r w:rsidR="009B2C0B" w:rsidRPr="0040435C">
          <w:rPr>
            <w:rStyle w:val="normaltextrun"/>
            <w:rFonts w:ascii="Calibri" w:hAnsi="Calibri" w:cs="Calibri"/>
          </w:rPr>
          <w:delText xml:space="preserve">more systematic and </w:delText>
        </w:r>
        <w:commentRangeStart w:id="277"/>
        <w:r w:rsidR="009B2C0B" w:rsidRPr="0040435C">
          <w:rPr>
            <w:rStyle w:val="normaltextrun"/>
            <w:rFonts w:ascii="Calibri" w:hAnsi="Calibri" w:cs="Calibri"/>
          </w:rPr>
          <w:delText xml:space="preserve">science-based data collection </w:delText>
        </w:r>
        <w:commentRangeEnd w:id="277"/>
        <w:r w:rsidR="009B2C0B" w:rsidRPr="0090416E" w:rsidDel="00050C34">
          <w:rPr>
            <w:rStyle w:val="CommentReference"/>
            <w:highlight w:val="yellow"/>
          </w:rPr>
          <w:commentReference w:id="277"/>
        </w:r>
        <w:r w:rsidR="009B2C0B" w:rsidRPr="00043C67">
          <w:rPr>
            <w:rStyle w:val="normaltextrun"/>
            <w:rFonts w:ascii="Calibri" w:hAnsi="Calibri" w:cs="Calibri"/>
          </w:rPr>
          <w:delText>processes are needed to ensure accurate, comparable and cost efficient monitoring.</w:delText>
        </w:r>
      </w:del>
      <w:del w:id="278" w:author="Stephanie Roe" w:date="2019-07-10T11:39:00Z">
        <w:r w:rsidR="009B2C0B" w:rsidRPr="00043C67" w:rsidDel="009B2C0B">
          <w:rPr>
            <w:rStyle w:val="normaltextrun"/>
            <w:rFonts w:ascii="Calibri" w:hAnsi="Calibri" w:cs="Calibri"/>
          </w:rPr>
          <w:delText xml:space="preserve"> </w:delText>
        </w:r>
        <w:r w:rsidR="009B2C0B" w:rsidRPr="00043C67" w:rsidDel="009B2C0B">
          <w:rPr>
            <w:rFonts w:ascii="Calibri" w:hAnsi="Calibri" w:cs="Calibri"/>
            <w:szCs w:val="20"/>
          </w:rPr>
          <w:delText>At</w:delText>
        </w:r>
        <w:r w:rsidR="009B2C0B" w:rsidRPr="00043C67" w:rsidDel="009B2C0B">
          <w:rPr>
            <w:rFonts w:ascii="Calibri" w:hAnsi="Calibri" w:cs="Calibri"/>
          </w:rPr>
          <w:delText xml:space="preserve"> present, there is no single global dataset that measures </w:delText>
        </w:r>
      </w:del>
      <w:ins w:id="279" w:author="Guariguata, Manuel   (CIFOR)" w:date="2019-06-17T19:32:00Z">
        <w:del w:id="280" w:author="Stephanie Roe" w:date="2019-07-10T11:39:00Z">
          <w:r w:rsidR="009B2C0B" w:rsidDel="009B2C0B">
            <w:rPr>
              <w:rFonts w:ascii="Calibri" w:hAnsi="Calibri" w:cs="Calibri"/>
            </w:rPr>
            <w:delText>progr</w:delText>
          </w:r>
        </w:del>
      </w:ins>
      <w:ins w:id="281" w:author="Guariguata, Manuel   (CIFOR)" w:date="2019-06-17T19:33:00Z">
        <w:del w:id="282" w:author="Stephanie Roe" w:date="2019-07-10T11:39:00Z">
          <w:r w:rsidR="009B2C0B" w:rsidDel="009B2C0B">
            <w:rPr>
              <w:rFonts w:ascii="Calibri" w:hAnsi="Calibri" w:cs="Calibri"/>
            </w:rPr>
            <w:delText xml:space="preserve">ess on </w:delText>
          </w:r>
        </w:del>
      </w:ins>
      <w:del w:id="283" w:author="Stephanie Roe" w:date="2019-07-10T11:39:00Z">
        <w:r w:rsidR="009B2C0B" w:rsidRPr="00043C67" w:rsidDel="009B2C0B">
          <w:rPr>
            <w:rFonts w:ascii="Calibri" w:hAnsi="Calibri" w:cs="Calibri"/>
          </w:rPr>
          <w:delText>forest restoration</w:delText>
        </w:r>
      </w:del>
      <w:del w:id="284" w:author="Stephanie Roe" w:date="2019-07-10T14:28:00Z">
        <w:r w:rsidR="009B2C0B" w:rsidRPr="00043C67" w:rsidDel="0040435C">
          <w:rPr>
            <w:rFonts w:ascii="Calibri" w:hAnsi="Calibri" w:cs="Calibri"/>
          </w:rPr>
          <w:delText xml:space="preserve">. </w:delText>
        </w:r>
      </w:del>
      <w:r w:rsidR="009B2C0B" w:rsidRPr="00043C67">
        <w:rPr>
          <w:rStyle w:val="normaltextrun"/>
          <w:rFonts w:ascii="Calibri" w:hAnsi="Calibri" w:cs="Calibri"/>
        </w:rPr>
        <w:t>Globally-comprehensive satellite-based data for monitoring restoration progress are difficult to produce and are still being developed. Unlike deforestation, which is a rapid and highly visible land cover change from space, forest regrowth is a more gradual process requiring monitoring over longer time horizons</w:t>
      </w:r>
      <w:r w:rsidR="009B2C0B">
        <w:rPr>
          <w:rStyle w:val="normaltextrun"/>
          <w:rFonts w:ascii="Calibri" w:hAnsi="Calibri" w:cs="Calibri"/>
        </w:rPr>
        <w:t xml:space="preserve"> (</w:t>
      </w:r>
      <w:r w:rsidR="009B2C0B" w:rsidRPr="0028730D">
        <w:rPr>
          <w:rStyle w:val="normaltextrun"/>
          <w:rFonts w:ascii="Calibri" w:hAnsi="Calibri" w:cs="Calibri"/>
          <w:b/>
        </w:rPr>
        <w:t xml:space="preserve">Box </w:t>
      </w:r>
      <w:ins w:id="285" w:author="Stephanie Roe" w:date="2019-07-10T15:41:00Z">
        <w:r>
          <w:rPr>
            <w:rStyle w:val="normaltextrun"/>
            <w:rFonts w:ascii="Calibri" w:hAnsi="Calibri" w:cs="Calibri"/>
            <w:b/>
          </w:rPr>
          <w:t>2</w:t>
        </w:r>
      </w:ins>
      <w:del w:id="286" w:author="Stephanie Roe" w:date="2019-07-10T15:41:00Z">
        <w:r w:rsidR="009B2C0B" w:rsidRPr="0028730D" w:rsidDel="00DE28DA">
          <w:rPr>
            <w:rStyle w:val="normaltextrun"/>
            <w:rFonts w:ascii="Calibri" w:hAnsi="Calibri" w:cs="Calibri"/>
            <w:b/>
          </w:rPr>
          <w:delText>1</w:delText>
        </w:r>
      </w:del>
      <w:r w:rsidR="009B2C0B">
        <w:rPr>
          <w:rStyle w:val="normaltextrun"/>
          <w:rFonts w:ascii="Calibri" w:hAnsi="Calibri" w:cs="Calibri"/>
        </w:rPr>
        <w:t>)</w:t>
      </w:r>
      <w:r w:rsidR="009B2C0B" w:rsidRPr="00043C67">
        <w:rPr>
          <w:rStyle w:val="normaltextrun"/>
          <w:rFonts w:ascii="Calibri" w:hAnsi="Calibri" w:cs="Calibri"/>
        </w:rPr>
        <w:t xml:space="preserve">. </w:t>
      </w:r>
      <w:commentRangeStart w:id="287"/>
      <w:commentRangeStart w:id="288"/>
      <w:r w:rsidR="009B2C0B" w:rsidRPr="00043C67">
        <w:rPr>
          <w:rFonts w:ascii="Calibri" w:hAnsi="Calibri" w:cs="Calibri"/>
          <w:szCs w:val="20"/>
        </w:rPr>
        <w:t xml:space="preserve">Forest regeneration </w:t>
      </w:r>
      <w:commentRangeEnd w:id="287"/>
      <w:r w:rsidR="009B2C0B">
        <w:rPr>
          <w:rStyle w:val="CommentReference"/>
        </w:rPr>
        <w:commentReference w:id="287"/>
      </w:r>
      <w:commentRangeEnd w:id="288"/>
      <w:r w:rsidR="0040435C">
        <w:rPr>
          <w:rStyle w:val="CommentReference"/>
        </w:rPr>
        <w:commentReference w:id="288"/>
      </w:r>
      <w:r w:rsidR="009B2C0B" w:rsidRPr="00043C67">
        <w:rPr>
          <w:rFonts w:ascii="Calibri" w:hAnsi="Calibri" w:cs="Calibri"/>
          <w:szCs w:val="20"/>
        </w:rPr>
        <w:t>and restoration are long-term processes that can span 20-200 years.</w:t>
      </w:r>
      <w:r w:rsidR="009B2C0B" w:rsidRPr="00043C67">
        <w:rPr>
          <w:rStyle w:val="FootnoteReference"/>
          <w:rFonts w:ascii="Calibri" w:hAnsi="Calibri" w:cs="Calibri"/>
          <w:szCs w:val="20"/>
        </w:rPr>
        <w:footnoteReference w:id="20"/>
      </w:r>
      <w:r w:rsidR="009B2C0B" w:rsidRPr="00043C67">
        <w:rPr>
          <w:rFonts w:ascii="Calibri" w:hAnsi="Calibri" w:cs="Calibri"/>
          <w:szCs w:val="20"/>
        </w:rPr>
        <w:t xml:space="preserve"> </w:t>
      </w:r>
      <w:r w:rsidR="009B2C0B" w:rsidRPr="00043C67">
        <w:rPr>
          <w:rStyle w:val="normaltextrun"/>
          <w:rFonts w:ascii="Calibri" w:hAnsi="Calibri" w:cs="Calibri"/>
        </w:rPr>
        <w:t xml:space="preserve">Further, restoration often involves small or dispersed patches of trees and shrubs within a mosaic landscape, or increasing density of trees, requiring higher resolution (and higher cost) satellite imagery to discern compared to typical deforestation monitoring systems. </w:t>
      </w:r>
      <w:ins w:id="289" w:author="Stephanie Roe" w:date="2019-07-10T15:41:00Z">
        <w:r>
          <w:rPr>
            <w:rStyle w:val="normaltextrun"/>
            <w:rFonts w:ascii="Calibri" w:hAnsi="Calibri" w:cs="Calibri"/>
          </w:rPr>
          <w:t xml:space="preserve">Currently, </w:t>
        </w:r>
      </w:ins>
      <w:ins w:id="290" w:author="Stephanie Roe" w:date="2019-07-10T15:43:00Z">
        <w:r w:rsidR="00C738B1">
          <w:rPr>
            <w:rStyle w:val="normaltextrun"/>
            <w:rFonts w:ascii="Calibri" w:hAnsi="Calibri" w:cs="Calibri"/>
          </w:rPr>
          <w:t xml:space="preserve">there are </w:t>
        </w:r>
      </w:ins>
      <w:ins w:id="291" w:author="Stephanie Roe" w:date="2019-07-10T15:42:00Z">
        <w:r w:rsidR="00C738B1">
          <w:rPr>
            <w:rStyle w:val="normaltextrun"/>
            <w:rFonts w:ascii="Calibri" w:hAnsi="Calibri" w:cs="Calibri"/>
          </w:rPr>
          <w:t xml:space="preserve">three </w:t>
        </w:r>
      </w:ins>
      <w:ins w:id="292" w:author="Stephanie Roe" w:date="2019-07-10T15:51:00Z">
        <w:r w:rsidR="00C738B1">
          <w:rPr>
            <w:rStyle w:val="normaltextrun"/>
            <w:rFonts w:ascii="Calibri" w:hAnsi="Calibri" w:cs="Calibri"/>
          </w:rPr>
          <w:t xml:space="preserve">satellite-based </w:t>
        </w:r>
      </w:ins>
      <w:ins w:id="293" w:author="Stephanie Roe" w:date="2019-07-10T15:42:00Z">
        <w:r w:rsidR="00C738B1">
          <w:rPr>
            <w:rStyle w:val="normaltextrun"/>
            <w:rFonts w:ascii="Calibri" w:hAnsi="Calibri" w:cs="Calibri"/>
          </w:rPr>
          <w:t>data sets that provide the</w:t>
        </w:r>
      </w:ins>
      <w:ins w:id="294" w:author="Stephanie Roe" w:date="2019-07-10T15:41:00Z">
        <w:r>
          <w:rPr>
            <w:rFonts w:ascii="Calibri" w:hAnsi="Calibri"/>
          </w:rPr>
          <w:t xml:space="preserve"> </w:t>
        </w:r>
        <w:r w:rsidRPr="004647E9">
          <w:rPr>
            <w:rFonts w:ascii="Calibri" w:hAnsi="Calibri"/>
          </w:rPr>
          <w:t xml:space="preserve">best-available </w:t>
        </w:r>
      </w:ins>
      <w:ins w:id="295" w:author="Stephanie Roe" w:date="2019-07-10T15:43:00Z">
        <w:r w:rsidR="00C738B1">
          <w:rPr>
            <w:rFonts w:ascii="Calibri" w:hAnsi="Calibri"/>
          </w:rPr>
          <w:t xml:space="preserve">resource </w:t>
        </w:r>
      </w:ins>
      <w:ins w:id="296" w:author="Stephanie Roe" w:date="2019-07-10T15:41:00Z">
        <w:r w:rsidRPr="004647E9">
          <w:rPr>
            <w:rFonts w:ascii="Calibri" w:hAnsi="Calibri"/>
          </w:rPr>
          <w:t xml:space="preserve">for monitoring biophysical progress on restoration: Collect Earth, University of Maryland GLAD tree cover gain, and </w:t>
        </w:r>
        <w:proofErr w:type="spellStart"/>
        <w:r w:rsidRPr="004647E9">
          <w:rPr>
            <w:rFonts w:ascii="Calibri" w:hAnsi="Calibri"/>
          </w:rPr>
          <w:t>Trends.Earth</w:t>
        </w:r>
      </w:ins>
      <w:proofErr w:type="spellEnd"/>
      <w:ins w:id="297" w:author="Stephanie Roe" w:date="2019-07-10T15:45:00Z">
        <w:r w:rsidR="00C738B1">
          <w:rPr>
            <w:rFonts w:ascii="Calibri" w:hAnsi="Calibri"/>
          </w:rPr>
          <w:t xml:space="preserve"> </w:t>
        </w:r>
        <w:r w:rsidR="00C738B1">
          <w:rPr>
            <w:rStyle w:val="normaltextrun"/>
            <w:rFonts w:ascii="Calibri" w:hAnsi="Calibri" w:cs="Calibri"/>
          </w:rPr>
          <w:t>(</w:t>
        </w:r>
        <w:r w:rsidR="00C738B1" w:rsidRPr="0028730D">
          <w:rPr>
            <w:rStyle w:val="normaltextrun"/>
            <w:rFonts w:ascii="Calibri" w:hAnsi="Calibri" w:cs="Calibri"/>
            <w:b/>
          </w:rPr>
          <w:t xml:space="preserve">Box </w:t>
        </w:r>
        <w:r w:rsidR="00C738B1">
          <w:rPr>
            <w:rStyle w:val="normaltextrun"/>
            <w:rFonts w:ascii="Calibri" w:hAnsi="Calibri" w:cs="Calibri"/>
            <w:b/>
          </w:rPr>
          <w:t>3</w:t>
        </w:r>
        <w:r w:rsidR="00C738B1">
          <w:rPr>
            <w:rStyle w:val="normaltextrun"/>
            <w:rFonts w:ascii="Calibri" w:hAnsi="Calibri" w:cs="Calibri"/>
          </w:rPr>
          <w:t>)</w:t>
        </w:r>
      </w:ins>
      <w:ins w:id="298" w:author="Stephanie Roe" w:date="2019-07-10T15:41:00Z">
        <w:r w:rsidRPr="004647E9">
          <w:rPr>
            <w:rFonts w:ascii="Calibri" w:hAnsi="Calibri"/>
          </w:rPr>
          <w:t>.</w:t>
        </w:r>
      </w:ins>
      <w:ins w:id="299" w:author="Stephanie Roe" w:date="2019-07-10T15:45:00Z">
        <w:r w:rsidR="00C738B1">
          <w:rPr>
            <w:rFonts w:ascii="Calibri" w:hAnsi="Calibri"/>
          </w:rPr>
          <w:t xml:space="preserve"> </w:t>
        </w:r>
        <w:commentRangeStart w:id="300"/>
        <w:r w:rsidR="00C738B1">
          <w:rPr>
            <w:rFonts w:ascii="Calibri" w:hAnsi="Calibri"/>
          </w:rPr>
          <w:t>These three data sets</w:t>
        </w:r>
      </w:ins>
      <w:ins w:id="301" w:author="Stephanie Roe" w:date="2019-07-10T15:49:00Z">
        <w:r w:rsidR="00C738B1">
          <w:rPr>
            <w:rFonts w:ascii="Calibri" w:hAnsi="Calibri"/>
          </w:rPr>
          <w:t>…</w:t>
        </w:r>
      </w:ins>
      <w:ins w:id="302" w:author="Stephanie Roe" w:date="2019-07-10T15:45:00Z">
        <w:r w:rsidR="00C738B1">
          <w:rPr>
            <w:rFonts w:ascii="Calibri" w:hAnsi="Calibri"/>
          </w:rPr>
          <w:t xml:space="preserve"> </w:t>
        </w:r>
      </w:ins>
      <w:commentRangeEnd w:id="300"/>
      <w:ins w:id="303" w:author="Stephanie Roe" w:date="2019-07-10T15:49:00Z">
        <w:r w:rsidR="00C738B1">
          <w:rPr>
            <w:rStyle w:val="CommentReference"/>
          </w:rPr>
          <w:commentReference w:id="300"/>
        </w:r>
      </w:ins>
    </w:p>
    <w:p w14:paraId="1CC3851D" w14:textId="77777777" w:rsidR="009B2C0B" w:rsidDel="005A04D9" w:rsidRDefault="009B2C0B" w:rsidP="005721F2">
      <w:pPr>
        <w:rPr>
          <w:del w:id="304" w:author="Stephanie Roe" w:date="2019-07-10T10:45:00Z"/>
          <w:rFonts w:ascii="Calibri" w:hAnsi="Calibri"/>
        </w:rPr>
      </w:pPr>
    </w:p>
    <w:p w14:paraId="197CF324" w14:textId="05F236E8" w:rsidR="001073D7" w:rsidDel="00DE28DA" w:rsidRDefault="001073D7" w:rsidP="001073D7">
      <w:pPr>
        <w:pStyle w:val="NormalWeb"/>
        <w:shd w:val="clear" w:color="auto" w:fill="FFFFFF"/>
        <w:spacing w:before="0" w:beforeAutospacing="0" w:after="0" w:afterAutospacing="0"/>
        <w:rPr>
          <w:del w:id="305" w:author="Stephanie Roe" w:date="2019-07-10T15:38:00Z"/>
          <w:rFonts w:ascii="Calibri" w:hAnsi="Calibri" w:cs="Calibri"/>
          <w:szCs w:val="20"/>
        </w:rPr>
      </w:pPr>
    </w:p>
    <w:p w14:paraId="2A605C40" w14:textId="31E15BF0" w:rsidR="00535B49" w:rsidRPr="00883EFA" w:rsidRDefault="00535B49" w:rsidP="00535B49">
      <w:pPr>
        <w:pStyle w:val="BoxHighlightText"/>
        <w:rPr>
          <w:b/>
        </w:rPr>
      </w:pPr>
      <w:r w:rsidRPr="00883EFA">
        <w:rPr>
          <w:b/>
        </w:rPr>
        <w:t xml:space="preserve">Box </w:t>
      </w:r>
      <w:ins w:id="306" w:author="Stephanie Roe" w:date="2019-07-10T15:39:00Z">
        <w:r w:rsidR="00DE28DA">
          <w:rPr>
            <w:b/>
          </w:rPr>
          <w:t>2</w:t>
        </w:r>
      </w:ins>
      <w:del w:id="307" w:author="Stephanie Roe" w:date="2019-07-10T15:39:00Z">
        <w:r w:rsidDel="00DE28DA">
          <w:rPr>
            <w:b/>
          </w:rPr>
          <w:delText>1</w:delText>
        </w:r>
      </w:del>
      <w:r w:rsidRPr="00883EFA">
        <w:rPr>
          <w:b/>
        </w:rPr>
        <w:t>: How is monitoring restoration different from monitoring deforestation?</w:t>
      </w:r>
    </w:p>
    <w:p w14:paraId="4DBFCBA1" w14:textId="77777777" w:rsidR="00535B49" w:rsidRDefault="00535B49" w:rsidP="00535B49">
      <w:pPr>
        <w:pStyle w:val="BoxHighlightText"/>
      </w:pPr>
      <w:r>
        <w:t xml:space="preserve">Many countries and organizations have years of experience in measuring and monitoring deforestation as part of Reduced </w:t>
      </w:r>
      <w:ins w:id="308" w:author="Jenny Hewson" w:date="2019-07-04T15:05:00Z">
        <w:r>
          <w:t>Emission</w:t>
        </w:r>
      </w:ins>
      <w:ins w:id="309" w:author="Jenny Hewson" w:date="2019-07-01T17:40:00Z">
        <w:r w:rsidR="00EA345C">
          <w:t>s</w:t>
        </w:r>
      </w:ins>
      <w:del w:id="310" w:author="Jenny Hewson" w:date="2019-07-04T15:05:00Z">
        <w:r>
          <w:delText>Emission</w:delText>
        </w:r>
      </w:del>
      <w:r>
        <w:t xml:space="preserve"> from Deforestation and forest Degradation and the role of conservation, sustainable management of forests and enhancement of forest carbon stocks in developing countries (REDD+) that is part of the Paris Agreement under the United Nations Framework Convention on Climate Change (UNFCCC) and other initiatives like the FAO Forest Resource Assessment (FAO FRA). Many of the same techniques used in monitoring deforestation </w:t>
      </w:r>
      <w:del w:id="311" w:author="Jenny Hewson" w:date="2019-07-01T17:40:00Z">
        <w:r>
          <w:delText>can be used for</w:delText>
        </w:r>
      </w:del>
      <w:ins w:id="312" w:author="Jenny Hewson" w:date="2019-07-01T17:41:00Z">
        <w:r w:rsidR="00EA345C">
          <w:t>can inform</w:t>
        </w:r>
      </w:ins>
      <w:r>
        <w:t xml:space="preserve"> monitoring </w:t>
      </w:r>
      <w:ins w:id="313" w:author="Jenny Hewson" w:date="2019-07-01T17:41:00Z">
        <w:r w:rsidR="00EA345C">
          <w:t xml:space="preserve">forest </w:t>
        </w:r>
      </w:ins>
      <w:r>
        <w:t xml:space="preserve">restoration, including satellite remote sensing, inventories, national statistics, and community-based surveys. However, there are important differences with regard to time and resolution that need to be considered for monitoring restoration. </w:t>
      </w:r>
    </w:p>
    <w:p w14:paraId="51F3CB29" w14:textId="77777777" w:rsidR="00535B49" w:rsidRDefault="00535B49" w:rsidP="00535B49">
      <w:pPr>
        <w:pStyle w:val="BoxHighlightText"/>
      </w:pPr>
      <w:r w:rsidRPr="00883EFA">
        <w:rPr>
          <w:b/>
        </w:rPr>
        <w:t>Time:</w:t>
      </w:r>
      <w:r>
        <w:t xml:space="preserve"> While deforestation is a near-instantaneous event and wider landscape degradation often takes place at a relatively fast rate, restoration typically occurs over much longer time spans on the order of years or decades. Measuring progress from seedlings to saplings and from young trees to mature trees requires a monitoring system that is based on a long-term time horizon. Therefore, it is important to determine what can be detected within the proposed timeframe. </w:t>
      </w:r>
      <w:commentRangeStart w:id="314"/>
      <w:r>
        <w:t xml:space="preserve">A monitoring framework based on the simple presence or absence of trees—which works for deforestation monitoring—does not capture the nuances of measuring progress on restoration.  </w:t>
      </w:r>
      <w:commentRangeEnd w:id="314"/>
      <w:r w:rsidR="00EA345C">
        <w:rPr>
          <w:rStyle w:val="CommentReference"/>
          <w:rFonts w:ascii="Times New Roman" w:hAnsi="Times New Roman"/>
          <w:color w:val="auto"/>
        </w:rPr>
        <w:commentReference w:id="314"/>
      </w:r>
    </w:p>
    <w:p w14:paraId="10C5BE69" w14:textId="77777777" w:rsidR="00535B49" w:rsidRPr="00331354" w:rsidRDefault="00535B49" w:rsidP="00535B49">
      <w:pPr>
        <w:pStyle w:val="BoxHighlightText"/>
      </w:pPr>
      <w:r w:rsidRPr="00883EFA">
        <w:rPr>
          <w:b/>
        </w:rPr>
        <w:t>Resolution:</w:t>
      </w:r>
      <w:r>
        <w:t xml:space="preserve"> Deforestation often occurs </w:t>
      </w:r>
      <w:del w:id="315" w:author="Jenny Hewson" w:date="2019-07-01T17:44:00Z">
        <w:r>
          <w:delText>by</w:delText>
        </w:r>
        <w:r w:rsidDel="00EA345C">
          <w:delText xml:space="preserve"> </w:delText>
        </w:r>
      </w:del>
      <w:ins w:id="316" w:author="Jenny Hewson" w:date="2019-07-01T17:44:00Z">
        <w:r w:rsidR="00EA345C">
          <w:t>over</w:t>
        </w:r>
        <w:r>
          <w:t xml:space="preserve"> </w:t>
        </w:r>
      </w:ins>
      <w:r>
        <w:t xml:space="preserve">relatively wide swaths of dramatic change in land cover. Restoration, on the other hand, often widely varies in the extent of the application. Most often it occurs over smaller, more dispersed plots, such as with small-scale actors planting trees dispersed over a few hectares of their land. But in aggregate it can range from a few hectares to hundreds or even thousands of hectares. In either case, these restored areas are often characterized by dispersed widely spaced trees that do not form a uniform block. As a result, high- to very high-resolution satellite images need to be used to detect these small, dispersed, and subtle changes in the landscape and then measure overall change. Since higher resolution imagery covers a smaller </w:t>
      </w:r>
      <w:r>
        <w:lastRenderedPageBreak/>
        <w:t>total area per image, tens of thousands of images are usually needed to cover even a modest monitoring area. This means monitoring restoration needs to consider cost, volume of data, and time.</w:t>
      </w:r>
    </w:p>
    <w:p w14:paraId="32F9D767" w14:textId="77777777" w:rsidR="001073D7" w:rsidRPr="00043C67" w:rsidRDefault="001073D7" w:rsidP="001073D7">
      <w:pPr>
        <w:rPr>
          <w:rFonts w:ascii="Calibri" w:hAnsi="Calibri" w:cs="Calibri"/>
          <w:szCs w:val="20"/>
        </w:rPr>
      </w:pPr>
    </w:p>
    <w:p w14:paraId="3955D8C5" w14:textId="0E6C7062" w:rsidR="00161672" w:rsidRDefault="001073D7" w:rsidP="001073D7">
      <w:pPr>
        <w:pStyle w:val="NormalWeb"/>
        <w:shd w:val="clear" w:color="auto" w:fill="FFFFFF"/>
        <w:spacing w:before="0" w:beforeAutospacing="0" w:after="0" w:afterAutospacing="0"/>
        <w:rPr>
          <w:rFonts w:ascii="Calibri" w:hAnsi="Calibri" w:cs="Calibri"/>
        </w:rPr>
      </w:pPr>
      <w:r w:rsidRPr="00043C67">
        <w:rPr>
          <w:rStyle w:val="normaltextrun"/>
          <w:rFonts w:ascii="Calibri" w:hAnsi="Calibri" w:cs="Calibri"/>
        </w:rPr>
        <w:t xml:space="preserve">In the absence of a global dataset to </w:t>
      </w:r>
      <w:del w:id="317" w:author="Stephanie Roe" w:date="2019-07-10T15:39:00Z">
        <w:r w:rsidRPr="00043C67" w:rsidDel="00DE28DA">
          <w:rPr>
            <w:rStyle w:val="normaltextrun"/>
            <w:rFonts w:ascii="Calibri" w:hAnsi="Calibri" w:cs="Calibri"/>
          </w:rPr>
          <w:delText>measure</w:delText>
        </w:r>
      </w:del>
      <w:ins w:id="318" w:author="DAVE Radhika" w:date="2019-07-09T13:39:00Z">
        <w:del w:id="319" w:author="Stephanie Roe" w:date="2019-07-10T15:39:00Z">
          <w:r w:rsidR="005846EA" w:rsidDel="00DE28DA">
            <w:rPr>
              <w:rStyle w:val="normaltextrun"/>
              <w:rFonts w:ascii="Calibri" w:hAnsi="Calibri" w:cs="Calibri"/>
            </w:rPr>
            <w:delText>/</w:delText>
          </w:r>
        </w:del>
        <w:r w:rsidR="005846EA">
          <w:rPr>
            <w:rStyle w:val="normaltextrun"/>
            <w:rFonts w:ascii="Calibri" w:hAnsi="Calibri" w:cs="Calibri"/>
          </w:rPr>
          <w:t>monitor</w:t>
        </w:r>
      </w:ins>
      <w:r w:rsidRPr="00043C67">
        <w:rPr>
          <w:rStyle w:val="normaltextrun"/>
          <w:rFonts w:ascii="Calibri" w:hAnsi="Calibri" w:cs="Calibri"/>
        </w:rPr>
        <w:t xml:space="preserve"> </w:t>
      </w:r>
      <w:ins w:id="320" w:author="Stephanie Roe" w:date="2019-07-10T15:39:00Z">
        <w:r w:rsidR="00DE28DA">
          <w:rPr>
            <w:rStyle w:val="normaltextrun"/>
            <w:rFonts w:ascii="Calibri" w:hAnsi="Calibri" w:cs="Calibri"/>
          </w:rPr>
          <w:t xml:space="preserve">and </w:t>
        </w:r>
        <w:r w:rsidR="00DE28DA" w:rsidRPr="00043C67">
          <w:rPr>
            <w:rStyle w:val="normaltextrun"/>
            <w:rFonts w:ascii="Calibri" w:hAnsi="Calibri" w:cs="Calibri"/>
          </w:rPr>
          <w:t>measure</w:t>
        </w:r>
        <w:r w:rsidR="00DE28DA">
          <w:rPr>
            <w:rStyle w:val="normaltextrun"/>
            <w:rFonts w:ascii="Calibri" w:hAnsi="Calibri" w:cs="Calibri"/>
          </w:rPr>
          <w:t xml:space="preserve"> </w:t>
        </w:r>
      </w:ins>
      <w:r w:rsidRPr="00043C67">
        <w:rPr>
          <w:rStyle w:val="normaltextrun"/>
          <w:rFonts w:ascii="Calibri" w:hAnsi="Calibri" w:cs="Calibri"/>
        </w:rPr>
        <w:t xml:space="preserve">forest </w:t>
      </w:r>
      <w:ins w:id="321" w:author="Stephanie Roe" w:date="2019-07-10T15:44:00Z">
        <w:r w:rsidR="00C738B1">
          <w:rPr>
            <w:rStyle w:val="normaltextrun"/>
            <w:rFonts w:ascii="Calibri" w:hAnsi="Calibri" w:cs="Calibri"/>
          </w:rPr>
          <w:t xml:space="preserve">landscape </w:t>
        </w:r>
      </w:ins>
      <w:r w:rsidRPr="00043C67">
        <w:rPr>
          <w:rStyle w:val="normaltextrun"/>
          <w:rFonts w:ascii="Calibri" w:hAnsi="Calibri" w:cs="Calibri"/>
        </w:rPr>
        <w:t xml:space="preserve">restoration, </w:t>
      </w:r>
      <w:r w:rsidRPr="00043C67">
        <w:rPr>
          <w:rFonts w:ascii="Calibri" w:hAnsi="Calibri" w:cs="Calibri"/>
        </w:rPr>
        <w:t xml:space="preserve">this report pulls together the best-available data for assessing progress on NYDF Goal 5. </w:t>
      </w:r>
      <w:r>
        <w:rPr>
          <w:rFonts w:ascii="Calibri" w:hAnsi="Calibri" w:cs="Calibri"/>
        </w:rPr>
        <w:t xml:space="preserve">We developed an assessment framework with two </w:t>
      </w:r>
      <w:proofErr w:type="spellStart"/>
      <w:r>
        <w:rPr>
          <w:rFonts w:ascii="Calibri" w:hAnsi="Calibri" w:cs="Calibri"/>
        </w:rPr>
        <w:t>overaching</w:t>
      </w:r>
      <w:proofErr w:type="spellEnd"/>
      <w:r>
        <w:rPr>
          <w:rFonts w:ascii="Calibri" w:hAnsi="Calibri" w:cs="Calibri"/>
        </w:rPr>
        <w:t xml:space="preserve"> criteria</w:t>
      </w:r>
      <w:r w:rsidR="00161672">
        <w:rPr>
          <w:rFonts w:ascii="Calibri" w:hAnsi="Calibri" w:cs="Calibri"/>
        </w:rPr>
        <w:t xml:space="preserve"> (</w:t>
      </w:r>
      <w:r w:rsidR="00161672" w:rsidRPr="00735626">
        <w:rPr>
          <w:rFonts w:ascii="Calibri" w:hAnsi="Calibri" w:cs="Calibri"/>
          <w:b/>
        </w:rPr>
        <w:t>Table 1</w:t>
      </w:r>
      <w:r w:rsidR="00161672">
        <w:rPr>
          <w:rFonts w:ascii="Calibri" w:hAnsi="Calibri" w:cs="Calibri"/>
        </w:rPr>
        <w:t>)</w:t>
      </w:r>
      <w:r>
        <w:rPr>
          <w:rFonts w:ascii="Calibri" w:hAnsi="Calibri" w:cs="Calibri"/>
        </w:rPr>
        <w:t xml:space="preserve">: </w:t>
      </w:r>
    </w:p>
    <w:p w14:paraId="4CA54E8E" w14:textId="74476A1F" w:rsidR="00161672" w:rsidRDefault="0030309B" w:rsidP="004850E8">
      <w:pPr>
        <w:pStyle w:val="NormalWeb"/>
        <w:numPr>
          <w:ilvl w:val="0"/>
          <w:numId w:val="43"/>
        </w:numPr>
        <w:shd w:val="clear" w:color="auto" w:fill="FFFFFF"/>
        <w:spacing w:before="0" w:beforeAutospacing="0" w:after="0" w:afterAutospacing="0"/>
        <w:rPr>
          <w:rFonts w:ascii="Calibri" w:hAnsi="Calibri" w:cs="Calibri"/>
        </w:rPr>
      </w:pPr>
      <w:r>
        <w:rPr>
          <w:rFonts w:ascii="Calibri" w:hAnsi="Calibri" w:cs="Calibri"/>
        </w:rPr>
        <w:t>R</w:t>
      </w:r>
      <w:r w:rsidR="001073D7">
        <w:rPr>
          <w:rFonts w:ascii="Calibri" w:hAnsi="Calibri" w:cs="Calibri"/>
        </w:rPr>
        <w:t xml:space="preserve">ate of </w:t>
      </w:r>
      <w:commentRangeStart w:id="322"/>
      <w:commentRangeStart w:id="323"/>
      <w:r w:rsidR="001073D7">
        <w:rPr>
          <w:rFonts w:ascii="Calibri" w:hAnsi="Calibri" w:cs="Calibri"/>
        </w:rPr>
        <w:t>forest landscape restoration</w:t>
      </w:r>
      <w:r>
        <w:rPr>
          <w:rFonts w:ascii="Calibri" w:hAnsi="Calibri" w:cs="Calibri"/>
        </w:rPr>
        <w:t xml:space="preserve"> </w:t>
      </w:r>
      <w:commentRangeEnd w:id="322"/>
      <w:r w:rsidR="008B464A">
        <w:rPr>
          <w:rStyle w:val="CommentReference"/>
          <w:rFonts w:eastAsiaTheme="minorHAnsi"/>
        </w:rPr>
        <w:commentReference w:id="322"/>
      </w:r>
      <w:commentRangeEnd w:id="323"/>
      <w:r w:rsidR="0040435C">
        <w:rPr>
          <w:rStyle w:val="CommentReference"/>
          <w:rFonts w:eastAsiaTheme="minorHAnsi"/>
        </w:rPr>
        <w:commentReference w:id="323"/>
      </w:r>
      <w:r>
        <w:rPr>
          <w:rFonts w:ascii="Calibri" w:hAnsi="Calibri" w:cs="Calibri"/>
        </w:rPr>
        <w:t>(hectares established over time)</w:t>
      </w:r>
      <w:r w:rsidR="006A6C46">
        <w:rPr>
          <w:rFonts w:ascii="Calibri" w:hAnsi="Calibri" w:cs="Calibri"/>
        </w:rPr>
        <w:t>,</w:t>
      </w:r>
      <w:r w:rsidR="001073D7">
        <w:rPr>
          <w:rFonts w:ascii="Calibri" w:hAnsi="Calibri" w:cs="Calibri"/>
        </w:rPr>
        <w:t xml:space="preserve"> and </w:t>
      </w:r>
    </w:p>
    <w:p w14:paraId="01D0AED6" w14:textId="3649F3D8" w:rsidR="00161672" w:rsidRDefault="0030309B" w:rsidP="00161672">
      <w:pPr>
        <w:pStyle w:val="NormalWeb"/>
        <w:numPr>
          <w:ilvl w:val="0"/>
          <w:numId w:val="43"/>
        </w:numPr>
        <w:shd w:val="clear" w:color="auto" w:fill="FFFFFF"/>
        <w:spacing w:before="0" w:beforeAutospacing="0" w:after="0" w:afterAutospacing="0"/>
        <w:rPr>
          <w:rFonts w:ascii="Calibri" w:hAnsi="Calibri" w:cs="Calibri"/>
        </w:rPr>
      </w:pPr>
      <w:r>
        <w:rPr>
          <w:rFonts w:ascii="Calibri" w:hAnsi="Calibri" w:cs="Calibri"/>
        </w:rPr>
        <w:t>F</w:t>
      </w:r>
      <w:r w:rsidR="001073D7">
        <w:rPr>
          <w:rFonts w:ascii="Calibri" w:hAnsi="Calibri" w:cs="Calibri"/>
        </w:rPr>
        <w:t>orest landscape restoration efforts</w:t>
      </w:r>
      <w:r>
        <w:rPr>
          <w:rFonts w:ascii="Calibri" w:hAnsi="Calibri" w:cs="Calibri"/>
        </w:rPr>
        <w:t xml:space="preserve"> (political and socio-economic advancements)</w:t>
      </w:r>
      <w:r w:rsidR="001073D7">
        <w:rPr>
          <w:rFonts w:ascii="Calibri" w:hAnsi="Calibri" w:cs="Calibri"/>
        </w:rPr>
        <w:t xml:space="preserve">. </w:t>
      </w:r>
    </w:p>
    <w:p w14:paraId="6F66BF32" w14:textId="77777777" w:rsidR="00161672" w:rsidRDefault="00161672" w:rsidP="00161672">
      <w:pPr>
        <w:pStyle w:val="NormalWeb"/>
        <w:shd w:val="clear" w:color="auto" w:fill="FFFFFF"/>
        <w:spacing w:before="0" w:beforeAutospacing="0" w:after="0" w:afterAutospacing="0"/>
        <w:rPr>
          <w:rFonts w:ascii="Calibri" w:hAnsi="Calibri" w:cs="Calibri"/>
        </w:rPr>
      </w:pPr>
    </w:p>
    <w:p w14:paraId="41661570" w14:textId="423A26D3" w:rsidR="006A6C46" w:rsidRDefault="001073D7" w:rsidP="00161672">
      <w:pPr>
        <w:pStyle w:val="NormalWeb"/>
        <w:shd w:val="clear" w:color="auto" w:fill="FFFFFF"/>
        <w:spacing w:before="0" w:beforeAutospacing="0" w:after="0" w:afterAutospacing="0"/>
        <w:rPr>
          <w:rFonts w:ascii="Calibri" w:hAnsi="Calibri" w:cs="Calibri"/>
        </w:rPr>
      </w:pPr>
      <w:r>
        <w:rPr>
          <w:rFonts w:ascii="Calibri" w:hAnsi="Calibri" w:cs="Calibri"/>
        </w:rPr>
        <w:t>The first criterion</w:t>
      </w:r>
      <w:r w:rsidR="00C831B7">
        <w:rPr>
          <w:rFonts w:ascii="Calibri" w:hAnsi="Calibri" w:cs="Calibri"/>
        </w:rPr>
        <w:t xml:space="preserve">, rate of forest </w:t>
      </w:r>
      <w:r w:rsidR="00C831B7" w:rsidRPr="0040435C">
        <w:rPr>
          <w:rFonts w:ascii="Calibri" w:hAnsi="Calibri"/>
        </w:rPr>
        <w:t>landscape r</w:t>
      </w:r>
      <w:r w:rsidR="00C831B7">
        <w:rPr>
          <w:rFonts w:ascii="Calibri" w:hAnsi="Calibri" w:cs="Calibri"/>
        </w:rPr>
        <w:t>estoration,</w:t>
      </w:r>
      <w:r>
        <w:rPr>
          <w:rFonts w:ascii="Calibri" w:hAnsi="Calibri" w:cs="Calibri"/>
        </w:rPr>
        <w:t xml:space="preserve"> provides a global overview of biophysical restoration progress. It includes two indicators, </w:t>
      </w:r>
      <w:proofErr w:type="spellStart"/>
      <w:r w:rsidR="00E625A5">
        <w:rPr>
          <w:rFonts w:ascii="Calibri" w:hAnsi="Calibri" w:cs="Calibri"/>
        </w:rPr>
        <w:t>i</w:t>
      </w:r>
      <w:proofErr w:type="spellEnd"/>
      <w:r w:rsidR="00E625A5">
        <w:rPr>
          <w:rFonts w:ascii="Calibri" w:hAnsi="Calibri" w:cs="Calibri"/>
        </w:rPr>
        <w:t>)</w:t>
      </w:r>
      <w:r>
        <w:rPr>
          <w:rFonts w:ascii="Calibri" w:hAnsi="Calibri" w:cs="Calibri"/>
        </w:rPr>
        <w:t xml:space="preserve"> </w:t>
      </w:r>
      <w:del w:id="324" w:author="Stephanie Roe" w:date="2019-07-10T14:21:00Z">
        <w:r w:rsidDel="0040435C">
          <w:rPr>
            <w:rFonts w:ascii="Calibri" w:hAnsi="Calibri" w:cs="Calibri"/>
          </w:rPr>
          <w:delText xml:space="preserve"> </w:delText>
        </w:r>
      </w:del>
      <w:r>
        <w:rPr>
          <w:rFonts w:ascii="Calibri" w:hAnsi="Calibri" w:cs="Calibri"/>
        </w:rPr>
        <w:t xml:space="preserve">global area under </w:t>
      </w:r>
      <w:del w:id="325" w:author="Stephanie Roe" w:date="2019-07-10T14:26:00Z">
        <w:r w:rsidDel="0040435C">
          <w:rPr>
            <w:rFonts w:ascii="Calibri" w:hAnsi="Calibri" w:cs="Calibri"/>
          </w:rPr>
          <w:delText xml:space="preserve">restoration </w:delText>
        </w:r>
      </w:del>
      <w:ins w:id="326" w:author="Stephanie Roe" w:date="2019-07-10T14:26:00Z">
        <w:r w:rsidR="0040435C">
          <w:rPr>
            <w:rFonts w:ascii="Calibri" w:hAnsi="Calibri" w:cs="Calibri"/>
          </w:rPr>
          <w:t xml:space="preserve">FLR </w:t>
        </w:r>
      </w:ins>
      <w:r>
        <w:rPr>
          <w:rFonts w:ascii="Calibri" w:hAnsi="Calibri" w:cs="Calibri"/>
        </w:rPr>
        <w:t>through a systematic literature review</w:t>
      </w:r>
      <w:ins w:id="327" w:author="Stephanie Roe" w:date="2019-07-10T14:20:00Z">
        <w:r w:rsidR="0040435C">
          <w:rPr>
            <w:rFonts w:ascii="Calibri" w:hAnsi="Calibri" w:cs="Calibri"/>
          </w:rPr>
          <w:t xml:space="preserve"> of peer reviewed studies </w:t>
        </w:r>
      </w:ins>
      <w:ins w:id="328" w:author="Stephanie Roe" w:date="2019-07-10T14:21:00Z">
        <w:r w:rsidR="0040435C">
          <w:rPr>
            <w:rFonts w:ascii="Calibri" w:hAnsi="Calibri" w:cs="Calibri"/>
          </w:rPr>
          <w:t>as well as</w:t>
        </w:r>
      </w:ins>
      <w:ins w:id="329" w:author="Stephanie Roe" w:date="2019-07-10T14:20:00Z">
        <w:r w:rsidR="0040435C">
          <w:rPr>
            <w:rFonts w:ascii="Calibri" w:hAnsi="Calibri" w:cs="Calibri"/>
          </w:rPr>
          <w:t xml:space="preserve"> publicly available grey literature and databases </w:t>
        </w:r>
      </w:ins>
      <w:ins w:id="330" w:author="DAVE Radhika" w:date="2019-07-09T14:23:00Z">
        <w:del w:id="331" w:author="Stephanie Roe" w:date="2019-07-10T14:20:00Z">
          <w:r w:rsidDel="0040435C">
            <w:rPr>
              <w:rFonts w:ascii="Calibri" w:hAnsi="Calibri" w:cs="Calibri"/>
            </w:rPr>
            <w:delText xml:space="preserve">, </w:delText>
          </w:r>
          <w:r w:rsidR="00FE1917" w:rsidDel="0040435C">
            <w:rPr>
              <w:rFonts w:ascii="Calibri" w:hAnsi="Calibri" w:cs="Calibri"/>
            </w:rPr>
            <w:delText xml:space="preserve">including drawing upon the </w:delText>
          </w:r>
        </w:del>
      </w:ins>
      <w:ins w:id="332" w:author="DAVE Radhika" w:date="2019-07-09T14:24:00Z">
        <w:del w:id="333" w:author="Stephanie Roe" w:date="2019-07-10T14:20:00Z">
          <w:r w:rsidR="00FE1917" w:rsidDel="0040435C">
            <w:rPr>
              <w:rFonts w:ascii="Calibri" w:hAnsi="Calibri" w:cs="Calibri"/>
            </w:rPr>
            <w:delText xml:space="preserve">results presented in the </w:delText>
          </w:r>
        </w:del>
      </w:ins>
      <w:ins w:id="334" w:author="DAVE Radhika" w:date="2019-07-09T14:23:00Z">
        <w:del w:id="335" w:author="Stephanie Roe" w:date="2019-07-10T14:20:00Z">
          <w:r w:rsidR="00FE1917" w:rsidDel="0040435C">
            <w:rPr>
              <w:rFonts w:ascii="Calibri" w:hAnsi="Calibri" w:cs="Calibri"/>
            </w:rPr>
            <w:delText>2 Bonn Challenge Progress Report (2019)</w:delText>
          </w:r>
          <w:r w:rsidR="00FE1917" w:rsidDel="0040435C">
            <w:rPr>
              <w:rStyle w:val="FootnoteReference"/>
              <w:rFonts w:ascii="Calibri" w:hAnsi="Calibri" w:cs="Calibri"/>
            </w:rPr>
            <w:footnoteReference w:id="21"/>
          </w:r>
        </w:del>
      </w:ins>
      <w:ins w:id="341" w:author="DAVE Radhika" w:date="2019-07-10T09:14:00Z">
        <w:del w:id="342" w:author="Stephanie Roe" w:date="2019-07-10T14:20:00Z">
          <w:r w:rsidDel="0040435C">
            <w:rPr>
              <w:rFonts w:ascii="Calibri" w:hAnsi="Calibri" w:cs="Calibri"/>
            </w:rPr>
            <w:delText xml:space="preserve">, </w:delText>
          </w:r>
        </w:del>
      </w:ins>
      <w:r>
        <w:rPr>
          <w:rFonts w:ascii="Calibri" w:hAnsi="Calibri" w:cs="Calibri"/>
        </w:rPr>
        <w:t xml:space="preserve">and </w:t>
      </w:r>
      <w:r w:rsidR="00E625A5">
        <w:rPr>
          <w:rFonts w:ascii="Calibri" w:hAnsi="Calibri" w:cs="Calibri"/>
        </w:rPr>
        <w:t xml:space="preserve">ii) </w:t>
      </w:r>
      <w:r>
        <w:rPr>
          <w:rFonts w:ascii="Calibri" w:hAnsi="Calibri" w:cs="Calibri"/>
        </w:rPr>
        <w:t xml:space="preserve">area of tree cover gain in various regions </w:t>
      </w:r>
      <w:ins w:id="343" w:author="Jenny Hewson" w:date="2019-07-01T17:47:00Z">
        <w:r w:rsidR="00200A22">
          <w:rPr>
            <w:rFonts w:ascii="Calibri" w:hAnsi="Calibri" w:cs="Calibri"/>
          </w:rPr>
          <w:t xml:space="preserve">derived </w:t>
        </w:r>
      </w:ins>
      <w:r>
        <w:rPr>
          <w:rFonts w:ascii="Calibri" w:hAnsi="Calibri" w:cs="Calibri"/>
        </w:rPr>
        <w:t xml:space="preserve">using Earth </w:t>
      </w:r>
      <w:ins w:id="344" w:author="Jenny Hewson" w:date="2019-07-01T17:45:00Z">
        <w:r w:rsidR="00EA345C">
          <w:rPr>
            <w:rFonts w:ascii="Calibri" w:hAnsi="Calibri" w:cs="Calibri"/>
          </w:rPr>
          <w:t>O</w:t>
        </w:r>
      </w:ins>
      <w:del w:id="345" w:author="Jenny Hewson" w:date="2019-07-01T17:45:00Z">
        <w:r>
          <w:rPr>
            <w:rFonts w:ascii="Calibri" w:hAnsi="Calibri" w:cs="Calibri"/>
          </w:rPr>
          <w:delText>o</w:delText>
        </w:r>
      </w:del>
      <w:r>
        <w:rPr>
          <w:rFonts w:ascii="Calibri" w:hAnsi="Calibri" w:cs="Calibri"/>
        </w:rPr>
        <w:t xml:space="preserve">bservation data </w:t>
      </w:r>
      <w:del w:id="346" w:author="Jenny Hewson" w:date="2019-07-01T17:46:00Z">
        <w:r w:rsidRPr="00043C67">
          <w:rPr>
            <w:rFonts w:ascii="Calibri" w:hAnsi="Calibri" w:cs="Calibri"/>
          </w:rPr>
          <w:delText>on restoration</w:delText>
        </w:r>
      </w:del>
      <w:ins w:id="347" w:author="Jenny Hewson" w:date="2019-07-01T17:46:00Z">
        <w:r w:rsidR="00EA345C">
          <w:rPr>
            <w:rFonts w:ascii="Calibri" w:hAnsi="Calibri" w:cs="Calibri"/>
          </w:rPr>
          <w:t>from</w:t>
        </w:r>
      </w:ins>
      <w:r w:rsidRPr="00043C67">
        <w:rPr>
          <w:rFonts w:ascii="Calibri" w:hAnsi="Calibri" w:cs="Calibri"/>
        </w:rPr>
        <w:t xml:space="preserve">: Collect Earth, University of </w:t>
      </w:r>
      <w:ins w:id="348" w:author="Jenny Hewson" w:date="2019-07-04T15:05:00Z">
        <w:r w:rsidRPr="00043C67">
          <w:rPr>
            <w:rFonts w:ascii="Calibri" w:hAnsi="Calibri" w:cs="Calibri"/>
          </w:rPr>
          <w:t>Maryland</w:t>
        </w:r>
      </w:ins>
      <w:ins w:id="349" w:author="Jenny Hewson" w:date="2019-07-01T18:36:00Z">
        <w:r w:rsidR="00BB6DEA">
          <w:rPr>
            <w:rFonts w:ascii="Calibri" w:hAnsi="Calibri" w:cs="Calibri"/>
          </w:rPr>
          <w:t>’s Global Land Analysis &amp; Discovery (</w:t>
        </w:r>
      </w:ins>
      <w:del w:id="350" w:author="Jenny Hewson" w:date="2019-07-04T15:05:00Z">
        <w:r w:rsidRPr="00043C67">
          <w:rPr>
            <w:rFonts w:ascii="Calibri" w:hAnsi="Calibri" w:cs="Calibri"/>
          </w:rPr>
          <w:delText>Maryland</w:delText>
        </w:r>
      </w:del>
      <w:del w:id="351" w:author="Jenny Hewson" w:date="2019-07-01T18:36:00Z">
        <w:r w:rsidRPr="00043C67">
          <w:rPr>
            <w:rFonts w:ascii="Calibri" w:hAnsi="Calibri" w:cs="Calibri"/>
          </w:rPr>
          <w:delText xml:space="preserve"> </w:delText>
        </w:r>
      </w:del>
      <w:r w:rsidRPr="00043C67">
        <w:rPr>
          <w:rFonts w:ascii="Calibri" w:hAnsi="Calibri" w:cs="Calibri"/>
        </w:rPr>
        <w:t>GLAD</w:t>
      </w:r>
      <w:ins w:id="352" w:author="Jenny Hewson" w:date="2019-07-01T18:36:00Z">
        <w:r w:rsidR="00BB6DEA">
          <w:rPr>
            <w:rFonts w:ascii="Calibri" w:hAnsi="Calibri" w:cs="Calibri"/>
          </w:rPr>
          <w:t>)</w:t>
        </w:r>
      </w:ins>
      <w:r w:rsidRPr="00043C67">
        <w:rPr>
          <w:rFonts w:ascii="Calibri" w:hAnsi="Calibri" w:cs="Calibri"/>
        </w:rPr>
        <w:t xml:space="preserve"> tree cover gain, and </w:t>
      </w:r>
      <w:proofErr w:type="spellStart"/>
      <w:r w:rsidRPr="00043C67">
        <w:rPr>
          <w:rFonts w:ascii="Calibri" w:hAnsi="Calibri" w:cs="Calibri"/>
        </w:rPr>
        <w:t>Trends.Earth</w:t>
      </w:r>
      <w:proofErr w:type="spellEnd"/>
      <w:r w:rsidRPr="00043C67">
        <w:rPr>
          <w:rFonts w:ascii="Calibri" w:hAnsi="Calibri" w:cs="Calibri"/>
        </w:rPr>
        <w:t>.</w:t>
      </w:r>
      <w:r>
        <w:rPr>
          <w:rFonts w:ascii="Calibri" w:hAnsi="Calibri" w:cs="Calibri"/>
        </w:rPr>
        <w:t xml:space="preserve"> </w:t>
      </w:r>
    </w:p>
    <w:p w14:paraId="39A74599" w14:textId="77777777" w:rsidR="006A6C46" w:rsidRDefault="006A6C46" w:rsidP="00161672">
      <w:pPr>
        <w:pStyle w:val="NormalWeb"/>
        <w:shd w:val="clear" w:color="auto" w:fill="FFFFFF"/>
        <w:spacing w:before="0" w:beforeAutospacing="0" w:after="0" w:afterAutospacing="0"/>
        <w:rPr>
          <w:rFonts w:ascii="Calibri" w:hAnsi="Calibri" w:cs="Calibri"/>
        </w:rPr>
      </w:pPr>
    </w:p>
    <w:p w14:paraId="133E8EDB" w14:textId="61B20FBD" w:rsidR="00331354" w:rsidRDefault="001073D7" w:rsidP="00161672">
      <w:pPr>
        <w:pStyle w:val="NormalWeb"/>
        <w:shd w:val="clear" w:color="auto" w:fill="FFFFFF"/>
        <w:spacing w:before="0" w:beforeAutospacing="0" w:after="0" w:afterAutospacing="0"/>
        <w:rPr>
          <w:rFonts w:ascii="Calibri" w:hAnsi="Calibri" w:cs="Calibri"/>
        </w:rPr>
      </w:pPr>
      <w:r>
        <w:rPr>
          <w:rFonts w:ascii="Calibri" w:hAnsi="Calibri" w:cs="Calibri"/>
        </w:rPr>
        <w:t>Given the current lack of global datasets that can satisfactorily monitor restoration, the second criterion</w:t>
      </w:r>
      <w:r w:rsidR="00155C11">
        <w:rPr>
          <w:rFonts w:ascii="Calibri" w:hAnsi="Calibri" w:cs="Calibri"/>
        </w:rPr>
        <w:t>, forest landscape restoration efforts</w:t>
      </w:r>
      <w:r w:rsidR="0030309B">
        <w:rPr>
          <w:rFonts w:ascii="Calibri" w:hAnsi="Calibri" w:cs="Calibri"/>
        </w:rPr>
        <w:t xml:space="preserve">, </w:t>
      </w:r>
      <w:r>
        <w:rPr>
          <w:rFonts w:ascii="Calibri" w:hAnsi="Calibri" w:cs="Calibri"/>
        </w:rPr>
        <w:t xml:space="preserve">was established to </w:t>
      </w:r>
      <w:r>
        <w:rPr>
          <w:rFonts w:ascii="Calibri" w:hAnsi="Calibri" w:cs="Arial"/>
        </w:rPr>
        <w:t>serve as a proxy for tracking early developments toward restoration and showing directional trends.</w:t>
      </w:r>
      <w:r>
        <w:rPr>
          <w:rFonts w:ascii="Calibri" w:hAnsi="Calibri" w:cs="Calibri"/>
        </w:rPr>
        <w:t xml:space="preserve"> </w:t>
      </w:r>
      <w:r w:rsidR="0030309B">
        <w:rPr>
          <w:rFonts w:ascii="Calibri" w:hAnsi="Calibri" w:cs="Calibri"/>
        </w:rPr>
        <w:t xml:space="preserve">Adapted from the Bonn Challenge Barometer, </w:t>
      </w:r>
      <w:r w:rsidR="00C556D5">
        <w:rPr>
          <w:rFonts w:ascii="Calibri" w:hAnsi="Calibri" w:cs="Calibri"/>
        </w:rPr>
        <w:t xml:space="preserve">this criterion </w:t>
      </w:r>
      <w:r>
        <w:rPr>
          <w:rFonts w:ascii="Calibri" w:hAnsi="Calibri" w:cs="Calibri"/>
        </w:rPr>
        <w:t>outlines and reports on three indicators related to key political and socio-economic conditions necessary to catalyse restoration</w:t>
      </w:r>
      <w:r w:rsidR="007B7FA0">
        <w:rPr>
          <w:rFonts w:ascii="Calibri" w:hAnsi="Calibri" w:cs="Calibri"/>
        </w:rPr>
        <w:t xml:space="preserve">: </w:t>
      </w:r>
      <w:proofErr w:type="spellStart"/>
      <w:r w:rsidR="00C556D5">
        <w:rPr>
          <w:rFonts w:ascii="Calibri" w:hAnsi="Calibri" w:cs="Calibri"/>
        </w:rPr>
        <w:t>i</w:t>
      </w:r>
      <w:proofErr w:type="spellEnd"/>
      <w:r w:rsidR="007B7FA0">
        <w:rPr>
          <w:rFonts w:ascii="Calibri" w:hAnsi="Calibri" w:cs="Calibri"/>
        </w:rPr>
        <w:t xml:space="preserve">) </w:t>
      </w:r>
      <w:r>
        <w:rPr>
          <w:rFonts w:ascii="Calibri" w:hAnsi="Calibri" w:cs="Calibri"/>
        </w:rPr>
        <w:t xml:space="preserve">high-level pledges, </w:t>
      </w:r>
      <w:r w:rsidR="00C556D5">
        <w:rPr>
          <w:rFonts w:ascii="Calibri" w:hAnsi="Calibri" w:cs="Calibri"/>
        </w:rPr>
        <w:t>ii</w:t>
      </w:r>
      <w:r w:rsidR="007B7FA0">
        <w:rPr>
          <w:rFonts w:ascii="Calibri" w:hAnsi="Calibri" w:cs="Calibri"/>
        </w:rPr>
        <w:t xml:space="preserve">) </w:t>
      </w:r>
      <w:r>
        <w:rPr>
          <w:rFonts w:ascii="Calibri" w:hAnsi="Calibri" w:cs="Calibri"/>
        </w:rPr>
        <w:t xml:space="preserve">planning and implementation steps, and </w:t>
      </w:r>
      <w:r w:rsidR="00C556D5">
        <w:rPr>
          <w:rFonts w:ascii="Calibri" w:hAnsi="Calibri" w:cs="Calibri"/>
        </w:rPr>
        <w:t>iii</w:t>
      </w:r>
      <w:r w:rsidR="007B7FA0">
        <w:rPr>
          <w:rFonts w:ascii="Calibri" w:hAnsi="Calibri" w:cs="Calibri"/>
        </w:rPr>
        <w:t xml:space="preserve">) </w:t>
      </w:r>
      <w:r>
        <w:rPr>
          <w:rFonts w:ascii="Calibri" w:hAnsi="Calibri" w:cs="Calibri"/>
        </w:rPr>
        <w:t>financing</w:t>
      </w:r>
      <w:r>
        <w:rPr>
          <w:rFonts w:ascii="Calibri" w:hAnsi="Calibri" w:cs="Calibri"/>
          <w:szCs w:val="20"/>
        </w:rPr>
        <w:t xml:space="preserve">. </w:t>
      </w:r>
      <w:del w:id="353" w:author="Stephanie Roe" w:date="2019-07-10T15:16:00Z">
        <w:r w:rsidRPr="00EA799E" w:rsidDel="00DF7DCA">
          <w:rPr>
            <w:rFonts w:ascii="Calibri" w:hAnsi="Calibri" w:cs="Calibri"/>
          </w:rPr>
          <w:delText xml:space="preserve">Despite the importance of measuring the impacts of restoration progress on ecosystem services and socio-economic condtions, </w:delText>
        </w:r>
        <w:r w:rsidDel="00DF7DCA">
          <w:rPr>
            <w:rFonts w:ascii="Calibri" w:hAnsi="Calibri" w:cs="Calibri"/>
          </w:rPr>
          <w:delText xml:space="preserve">there are currently no adequate data sets available </w:delText>
        </w:r>
        <w:r w:rsidRPr="00EA799E" w:rsidDel="00DF7DCA">
          <w:rPr>
            <w:rFonts w:ascii="Calibri" w:hAnsi="Calibri" w:cs="Calibri"/>
          </w:rPr>
          <w:delText xml:space="preserve">for this </w:delText>
        </w:r>
        <w:r w:rsidDel="00DF7DCA">
          <w:rPr>
            <w:rFonts w:ascii="Calibri" w:hAnsi="Calibri" w:cs="Calibri"/>
          </w:rPr>
          <w:delText xml:space="preserve">global </w:delText>
        </w:r>
        <w:r w:rsidRPr="00EA799E" w:rsidDel="00DF7DCA">
          <w:rPr>
            <w:rFonts w:ascii="Calibri" w:hAnsi="Calibri" w:cs="Calibri"/>
          </w:rPr>
          <w:delText>assessment</w:delText>
        </w:r>
        <w:r w:rsidDel="00DF7DCA">
          <w:rPr>
            <w:rFonts w:ascii="Calibri" w:hAnsi="Calibri" w:cs="Calibri"/>
          </w:rPr>
          <w:delText>.</w:delText>
        </w:r>
        <w:r w:rsidR="0028730D" w:rsidDel="00DF7DCA">
          <w:rPr>
            <w:rFonts w:ascii="Calibri" w:hAnsi="Calibri" w:cs="Calibri"/>
          </w:rPr>
          <w:delText xml:space="preserve"> </w:delText>
        </w:r>
      </w:del>
      <w:r w:rsidR="0028730D">
        <w:rPr>
          <w:rFonts w:ascii="Calibri" w:hAnsi="Calibri" w:cs="Calibri"/>
        </w:rPr>
        <w:t>The assessment framework will be updated as data improves and becomes available.</w:t>
      </w:r>
    </w:p>
    <w:p w14:paraId="477D7557" w14:textId="77777777" w:rsidR="00535B49" w:rsidRDefault="00535B49" w:rsidP="001073D7">
      <w:pPr>
        <w:rPr>
          <w:rFonts w:ascii="Calibri" w:hAnsi="Calibri" w:cs="Arial"/>
        </w:rPr>
      </w:pPr>
    </w:p>
    <w:p w14:paraId="10EC37CB" w14:textId="5130CA82" w:rsidR="001073D7" w:rsidRDefault="001073D7" w:rsidP="001073D7">
      <w:pPr>
        <w:rPr>
          <w:rFonts w:ascii="Calibri" w:hAnsi="Calibri" w:cs="Calibri"/>
        </w:rPr>
      </w:pPr>
      <w:r>
        <w:rPr>
          <w:rFonts w:ascii="Calibri" w:hAnsi="Calibri" w:cs="Arial"/>
        </w:rPr>
        <w:t>The framework</w:t>
      </w:r>
      <w:r w:rsidR="00C11C7B">
        <w:rPr>
          <w:rFonts w:ascii="Calibri" w:hAnsi="Calibri" w:cs="Arial"/>
        </w:rPr>
        <w:t xml:space="preserve"> </w:t>
      </w:r>
      <w:r w:rsidR="00C556D5">
        <w:rPr>
          <w:rFonts w:ascii="Calibri" w:hAnsi="Calibri" w:cs="Arial"/>
        </w:rPr>
        <w:t>assessment for Goal 5</w:t>
      </w:r>
      <w:r>
        <w:rPr>
          <w:rFonts w:ascii="Calibri" w:hAnsi="Calibri" w:cs="Arial"/>
        </w:rPr>
        <w:t xml:space="preserve"> </w:t>
      </w:r>
      <w:r>
        <w:rPr>
          <w:rFonts w:ascii="Calibri" w:hAnsi="Calibri" w:cs="Calibri"/>
          <w:szCs w:val="20"/>
        </w:rPr>
        <w:t xml:space="preserve">draws on and complements indicators </w:t>
      </w:r>
      <w:r>
        <w:rPr>
          <w:rFonts w:ascii="Calibri" w:hAnsi="Calibri" w:cs="Calibri"/>
        </w:rPr>
        <w:t xml:space="preserve">from the </w:t>
      </w:r>
      <w:r>
        <w:rPr>
          <w:rFonts w:ascii="Calibri" w:hAnsi="Calibri" w:cs="Calibri"/>
          <w:szCs w:val="20"/>
        </w:rPr>
        <w:t>Bonn Challenge Barometer</w:t>
      </w:r>
      <w:ins w:id="354" w:author="DAVE Radhika" w:date="2019-07-09T13:42:00Z">
        <w:r w:rsidR="005846EA">
          <w:rPr>
            <w:rStyle w:val="FootnoteReference"/>
            <w:rFonts w:ascii="Calibri" w:hAnsi="Calibri" w:cs="Calibri"/>
            <w:szCs w:val="20"/>
          </w:rPr>
          <w:footnoteReference w:id="22"/>
        </w:r>
      </w:ins>
      <w:r>
        <w:rPr>
          <w:rFonts w:ascii="Calibri" w:hAnsi="Calibri" w:cs="Calibri"/>
          <w:szCs w:val="20"/>
        </w:rPr>
        <w:t xml:space="preserve">. </w:t>
      </w:r>
      <w:r w:rsidRPr="002D0DA2">
        <w:rPr>
          <w:rFonts w:ascii="Calibri" w:hAnsi="Calibri" w:cs="Calibri"/>
          <w:szCs w:val="20"/>
        </w:rPr>
        <w:t>The</w:t>
      </w:r>
      <w:r>
        <w:rPr>
          <w:rFonts w:ascii="Calibri" w:hAnsi="Calibri" w:cs="Calibri"/>
          <w:szCs w:val="20"/>
        </w:rPr>
        <w:t xml:space="preserve"> </w:t>
      </w:r>
      <w:r w:rsidRPr="002D0DA2">
        <w:rPr>
          <w:rFonts w:ascii="Calibri" w:hAnsi="Calibri" w:cs="Calibri"/>
          <w:szCs w:val="20"/>
        </w:rPr>
        <w:t>Barometer</w:t>
      </w:r>
      <w:r>
        <w:rPr>
          <w:rFonts w:ascii="Calibri" w:hAnsi="Calibri" w:cs="Calibri"/>
          <w:szCs w:val="20"/>
        </w:rPr>
        <w:t xml:space="preserve">, </w:t>
      </w:r>
      <w:commentRangeStart w:id="356"/>
      <w:commentRangeStart w:id="357"/>
      <w:commentRangeStart w:id="358"/>
      <w:r>
        <w:rPr>
          <w:rFonts w:ascii="Calibri" w:hAnsi="Calibri" w:cs="Calibri"/>
          <w:szCs w:val="20"/>
        </w:rPr>
        <w:t>developed through a participatory stakeholder process</w:t>
      </w:r>
      <w:ins w:id="359" w:author="DAVE Radhika" w:date="2019-07-09T13:43:00Z">
        <w:r>
          <w:rPr>
            <w:rFonts w:ascii="Calibri" w:hAnsi="Calibri" w:cs="Calibri"/>
            <w:szCs w:val="20"/>
          </w:rPr>
          <w:t xml:space="preserve"> </w:t>
        </w:r>
        <w:r w:rsidR="005846EA">
          <w:rPr>
            <w:rFonts w:ascii="Calibri" w:hAnsi="Calibri" w:cs="Calibri"/>
            <w:szCs w:val="20"/>
          </w:rPr>
          <w:t xml:space="preserve">in five countries </w:t>
        </w:r>
      </w:ins>
      <w:ins w:id="360" w:author="IUCN" w:date="2019-07-10T09:14:00Z">
        <w:r w:rsidR="001837C0">
          <w:rPr>
            <w:rFonts w:ascii="Calibri" w:hAnsi="Calibri" w:cs="Calibri"/>
            <w:szCs w:val="20"/>
          </w:rPr>
          <w:t xml:space="preserve"> </w:t>
        </w:r>
        <w:commentRangeEnd w:id="356"/>
        <w:r w:rsidR="001837C0">
          <w:rPr>
            <w:rStyle w:val="CommentReference"/>
          </w:rPr>
          <w:commentReference w:id="356"/>
        </w:r>
        <w:commentRangeEnd w:id="357"/>
        <w:r w:rsidR="001837C0">
          <w:rPr>
            <w:rStyle w:val="CommentReference"/>
          </w:rPr>
          <w:commentReference w:id="357"/>
        </w:r>
        <w:commentRangeEnd w:id="358"/>
        <w:r w:rsidR="005C2E47">
          <w:rPr>
            <w:rStyle w:val="CommentReference"/>
          </w:rPr>
          <w:commentReference w:id="358"/>
        </w:r>
        <w:r>
          <w:rPr>
            <w:rFonts w:ascii="Calibri" w:hAnsi="Calibri" w:cs="Calibri"/>
            <w:szCs w:val="20"/>
          </w:rPr>
          <w:t xml:space="preserve"> </w:t>
        </w:r>
      </w:ins>
      <w:r>
        <w:rPr>
          <w:rFonts w:ascii="Calibri" w:hAnsi="Calibri" w:cs="Calibri"/>
          <w:szCs w:val="20"/>
        </w:rPr>
        <w:t xml:space="preserve">and launched in 2017, </w:t>
      </w:r>
      <w:r w:rsidRPr="002D0DA2">
        <w:rPr>
          <w:rFonts w:ascii="Calibri" w:hAnsi="Calibri" w:cs="Calibri"/>
          <w:szCs w:val="20"/>
        </w:rPr>
        <w:t>collects information from each pledger</w:t>
      </w:r>
      <w:r>
        <w:rPr>
          <w:rFonts w:ascii="Calibri" w:hAnsi="Calibri" w:cs="Calibri"/>
          <w:szCs w:val="20"/>
        </w:rPr>
        <w:t xml:space="preserve"> (</w:t>
      </w:r>
      <w:r w:rsidR="008F5D81">
        <w:rPr>
          <w:rFonts w:ascii="Calibri" w:hAnsi="Calibri" w:cs="Calibri"/>
          <w:szCs w:val="20"/>
        </w:rPr>
        <w:t>national or subnational government</w:t>
      </w:r>
      <w:r>
        <w:rPr>
          <w:rFonts w:ascii="Calibri" w:hAnsi="Calibri" w:cs="Calibri"/>
          <w:szCs w:val="20"/>
        </w:rPr>
        <w:t>)</w:t>
      </w:r>
      <w:r w:rsidRPr="002D0DA2">
        <w:rPr>
          <w:rFonts w:ascii="Calibri" w:hAnsi="Calibri" w:cs="Calibri"/>
          <w:szCs w:val="20"/>
        </w:rPr>
        <w:t xml:space="preserve"> </w:t>
      </w:r>
      <w:r>
        <w:rPr>
          <w:rFonts w:ascii="Calibri" w:hAnsi="Calibri" w:cs="Calibri"/>
          <w:szCs w:val="20"/>
        </w:rPr>
        <w:t>to</w:t>
      </w:r>
      <w:r w:rsidRPr="002D0DA2">
        <w:rPr>
          <w:rFonts w:ascii="Calibri" w:hAnsi="Calibri" w:cs="Calibri"/>
          <w:szCs w:val="20"/>
        </w:rPr>
        <w:t xml:space="preserve"> track </w:t>
      </w:r>
      <w:r w:rsidRPr="00B76470">
        <w:rPr>
          <w:rFonts w:ascii="Calibri" w:hAnsi="Calibri" w:cs="Calibri"/>
          <w:szCs w:val="20"/>
        </w:rPr>
        <w:t>progress toward</w:t>
      </w:r>
      <w:ins w:id="361" w:author="DAVE Radhika" w:date="2019-07-09T13:43:00Z">
        <w:r w:rsidRPr="00B76470">
          <w:rPr>
            <w:rFonts w:ascii="Calibri" w:hAnsi="Calibri" w:cs="Calibri"/>
            <w:szCs w:val="20"/>
          </w:rPr>
          <w:t xml:space="preserve"> </w:t>
        </w:r>
        <w:r w:rsidR="005846EA">
          <w:rPr>
            <w:rFonts w:ascii="Calibri" w:hAnsi="Calibri" w:cs="Calibri"/>
            <w:szCs w:val="20"/>
          </w:rPr>
          <w:t>achieving</w:t>
        </w:r>
      </w:ins>
      <w:ins w:id="362" w:author="IUCN" w:date="2019-07-10T09:14:00Z">
        <w:r w:rsidRPr="00B76470">
          <w:rPr>
            <w:rFonts w:ascii="Calibri" w:hAnsi="Calibri" w:cs="Calibri"/>
            <w:szCs w:val="20"/>
          </w:rPr>
          <w:t xml:space="preserve"> </w:t>
        </w:r>
      </w:ins>
      <w:r w:rsidRPr="00B76470">
        <w:rPr>
          <w:rFonts w:ascii="Calibri" w:hAnsi="Calibri" w:cs="Calibri"/>
          <w:szCs w:val="20"/>
        </w:rPr>
        <w:t>the Bonn Challenge Commitments.</w:t>
      </w:r>
      <w:r w:rsidRPr="00B76470">
        <w:rPr>
          <w:rStyle w:val="FootnoteReference"/>
          <w:rFonts w:ascii="Calibri" w:hAnsi="Calibri" w:cs="Calibri"/>
          <w:szCs w:val="20"/>
        </w:rPr>
        <w:footnoteReference w:id="23"/>
      </w:r>
      <w:r w:rsidRPr="00B76470">
        <w:rPr>
          <w:rFonts w:ascii="Calibri" w:hAnsi="Calibri" w:cs="Calibri"/>
          <w:szCs w:val="20"/>
        </w:rPr>
        <w:t xml:space="preserve"> The Barometer is structured into two </w:t>
      </w:r>
      <w:r>
        <w:rPr>
          <w:rFonts w:ascii="Calibri" w:hAnsi="Calibri" w:cs="Calibri"/>
          <w:szCs w:val="20"/>
        </w:rPr>
        <w:t>overarching set of</w:t>
      </w:r>
      <w:r w:rsidRPr="00B76470">
        <w:rPr>
          <w:rFonts w:ascii="Calibri" w:hAnsi="Calibri" w:cs="Calibri"/>
          <w:szCs w:val="20"/>
        </w:rPr>
        <w:t xml:space="preserve"> </w:t>
      </w:r>
      <w:r>
        <w:rPr>
          <w:rFonts w:ascii="Calibri" w:hAnsi="Calibri" w:cs="Calibri"/>
          <w:szCs w:val="20"/>
        </w:rPr>
        <w:t>indicators</w:t>
      </w:r>
      <w:r w:rsidRPr="00B76470">
        <w:rPr>
          <w:rFonts w:ascii="Calibri" w:hAnsi="Calibri" w:cs="Calibri"/>
          <w:szCs w:val="20"/>
        </w:rPr>
        <w:t>: “</w:t>
      </w:r>
      <w:r>
        <w:rPr>
          <w:rFonts w:ascii="Calibri" w:hAnsi="Calibri" w:cs="Calibri"/>
          <w:szCs w:val="20"/>
        </w:rPr>
        <w:t>s</w:t>
      </w:r>
      <w:r w:rsidRPr="00B76470">
        <w:rPr>
          <w:rFonts w:ascii="Calibri" w:hAnsi="Calibri" w:cs="Calibri"/>
          <w:szCs w:val="20"/>
        </w:rPr>
        <w:t xml:space="preserve">uccess factors”, or </w:t>
      </w:r>
      <w:r w:rsidRPr="00EA799E">
        <w:rPr>
          <w:rFonts w:ascii="Calibri" w:hAnsi="Calibri" w:cs="Calibri"/>
        </w:rPr>
        <w:t>policies and institutional frameworks, financial flows and technical planning that create the enabling conditions needed for FLR implementation</w:t>
      </w:r>
      <w:r w:rsidRPr="00B76470">
        <w:rPr>
          <w:rFonts w:ascii="Calibri" w:hAnsi="Calibri" w:cs="Calibri"/>
          <w:szCs w:val="20"/>
        </w:rPr>
        <w:t xml:space="preserve"> and “</w:t>
      </w:r>
      <w:r>
        <w:rPr>
          <w:rFonts w:ascii="Calibri" w:hAnsi="Calibri" w:cs="Calibri"/>
          <w:szCs w:val="20"/>
        </w:rPr>
        <w:t>r</w:t>
      </w:r>
      <w:r w:rsidRPr="00B76470">
        <w:rPr>
          <w:rFonts w:ascii="Calibri" w:hAnsi="Calibri" w:cs="Calibri"/>
          <w:szCs w:val="20"/>
        </w:rPr>
        <w:t xml:space="preserve">esults and benefits” which </w:t>
      </w:r>
      <w:r w:rsidRPr="00EA799E">
        <w:rPr>
          <w:rFonts w:ascii="Calibri" w:hAnsi="Calibri" w:cs="Calibri"/>
        </w:rPr>
        <w:t>include the results of FLR actions in terms of the land area brought into restoration</w:t>
      </w:r>
      <w:r w:rsidR="00442549">
        <w:rPr>
          <w:rFonts w:ascii="Calibri" w:hAnsi="Calibri" w:cs="Calibri"/>
        </w:rPr>
        <w:t xml:space="preserve"> (in hectares)</w:t>
      </w:r>
      <w:r w:rsidRPr="00EA799E">
        <w:rPr>
          <w:rFonts w:ascii="Calibri" w:hAnsi="Calibri" w:cs="Calibri"/>
        </w:rPr>
        <w:t>, and the climate mitigation, biodiversity conservation and job creation benefits associated with them.</w:t>
      </w:r>
      <w:r>
        <w:rPr>
          <w:rFonts w:ascii="Calibri" w:hAnsi="Calibri" w:cs="Calibri"/>
        </w:rPr>
        <w:t xml:space="preserve"> As of 2019, there are in-depth reports from </w:t>
      </w:r>
      <w:del w:id="363" w:author="DAVE Radhika" w:date="2019-07-09T13:41:00Z">
        <w:r>
          <w:rPr>
            <w:rFonts w:ascii="Calibri" w:hAnsi="Calibri" w:cs="Calibri"/>
          </w:rPr>
          <w:delText>six</w:delText>
        </w:r>
        <w:r w:rsidDel="005846EA">
          <w:rPr>
            <w:rFonts w:ascii="Calibri" w:hAnsi="Calibri" w:cs="Calibri"/>
          </w:rPr>
          <w:delText xml:space="preserve"> </w:delText>
        </w:r>
      </w:del>
      <w:ins w:id="364" w:author="DAVE Radhika" w:date="2019-07-09T13:41:00Z">
        <w:r w:rsidR="005846EA">
          <w:rPr>
            <w:rFonts w:ascii="Calibri" w:hAnsi="Calibri" w:cs="Calibri"/>
          </w:rPr>
          <w:t>five</w:t>
        </w:r>
        <w:r>
          <w:rPr>
            <w:rFonts w:ascii="Calibri" w:hAnsi="Calibri" w:cs="Calibri"/>
          </w:rPr>
          <w:t xml:space="preserve"> </w:t>
        </w:r>
      </w:ins>
      <w:r>
        <w:rPr>
          <w:rFonts w:ascii="Calibri" w:hAnsi="Calibri" w:cs="Calibri"/>
        </w:rPr>
        <w:t xml:space="preserve">countries and rapid assessments from </w:t>
      </w:r>
      <w:ins w:id="365" w:author="IUCN" w:date="2019-07-10T09:14:00Z">
        <w:r>
          <w:rPr>
            <w:rFonts w:ascii="Calibri" w:hAnsi="Calibri" w:cs="Calibri"/>
          </w:rPr>
          <w:t>1</w:t>
        </w:r>
      </w:ins>
      <w:ins w:id="366" w:author="DAVE Radhika" w:date="2019-07-09T13:41:00Z">
        <w:r w:rsidR="005846EA">
          <w:rPr>
            <w:rFonts w:ascii="Calibri" w:hAnsi="Calibri" w:cs="Calibri"/>
          </w:rPr>
          <w:t>4</w:t>
        </w:r>
      </w:ins>
      <w:del w:id="367" w:author="DAVE Radhika" w:date="2019-07-09T13:41:00Z">
        <w:r w:rsidDel="005846EA">
          <w:rPr>
            <w:rFonts w:ascii="Calibri" w:hAnsi="Calibri" w:cs="Calibri"/>
          </w:rPr>
          <w:delText>3</w:delText>
        </w:r>
      </w:del>
      <w:del w:id="368" w:author="IUCN" w:date="2019-07-10T09:14:00Z">
        <w:r>
          <w:rPr>
            <w:rFonts w:ascii="Calibri" w:hAnsi="Calibri" w:cs="Calibri"/>
          </w:rPr>
          <w:delText>13</w:delText>
        </w:r>
      </w:del>
      <w:r>
        <w:rPr>
          <w:rFonts w:ascii="Calibri" w:hAnsi="Calibri" w:cs="Calibri"/>
        </w:rPr>
        <w:t xml:space="preserve"> countries. Data from the “results and benefits” for the </w:t>
      </w:r>
      <w:del w:id="369" w:author="DAVE Radhika" w:date="2019-07-09T13:41:00Z">
        <w:r>
          <w:rPr>
            <w:rFonts w:ascii="Calibri" w:hAnsi="Calibri" w:cs="Calibri"/>
          </w:rPr>
          <w:delText xml:space="preserve">six </w:delText>
        </w:r>
      </w:del>
      <w:ins w:id="370" w:author="DAVE Radhika" w:date="2019-07-09T13:41:00Z">
        <w:r w:rsidR="005846EA">
          <w:rPr>
            <w:rFonts w:ascii="Calibri" w:hAnsi="Calibri" w:cs="Calibri"/>
          </w:rPr>
          <w:t xml:space="preserve">five </w:t>
        </w:r>
      </w:ins>
      <w:r>
        <w:rPr>
          <w:rFonts w:ascii="Calibri" w:hAnsi="Calibri" w:cs="Calibri"/>
        </w:rPr>
        <w:t>pilot countries on the land area brought into restoration was incorporated into the systematic literature review (indicator 1.1). Information from the “success factors” was incorporated into Indicators 2.1, 2.2 and 2.3.</w:t>
      </w:r>
    </w:p>
    <w:p w14:paraId="1AA7A923" w14:textId="77777777" w:rsidR="001073D7" w:rsidRDefault="001073D7" w:rsidP="001073D7">
      <w:pPr>
        <w:rPr>
          <w:rFonts w:ascii="Calibri" w:hAnsi="Calibri" w:cs="Arial"/>
        </w:rPr>
      </w:pPr>
    </w:p>
    <w:p w14:paraId="2D105924" w14:textId="7BD65213" w:rsidR="001073D7" w:rsidRPr="00DA66B5" w:rsidRDefault="001073D7" w:rsidP="001073D7">
      <w:pPr>
        <w:contextualSpacing/>
        <w:rPr>
          <w:rFonts w:ascii="Calibri" w:hAnsi="Calibri" w:cs="Arial"/>
        </w:rPr>
      </w:pPr>
      <w:r w:rsidRPr="005F5267">
        <w:rPr>
          <w:rFonts w:ascii="Calibri" w:hAnsi="Calibri" w:cs="Arial"/>
          <w:b/>
        </w:rPr>
        <w:t xml:space="preserve">Table </w:t>
      </w:r>
      <w:r w:rsidRPr="005F5267">
        <w:rPr>
          <w:rFonts w:ascii="Calibri" w:hAnsi="Calibri" w:cs="Arial"/>
          <w:b/>
        </w:rPr>
        <w:fldChar w:fldCharType="begin"/>
      </w:r>
      <w:r w:rsidRPr="005F5267">
        <w:rPr>
          <w:rFonts w:ascii="Calibri" w:hAnsi="Calibri" w:cs="Arial"/>
          <w:b/>
        </w:rPr>
        <w:instrText xml:space="preserve"> SEQ Table \* ARABIC </w:instrText>
      </w:r>
      <w:r w:rsidRPr="005F5267">
        <w:rPr>
          <w:rFonts w:ascii="Calibri" w:hAnsi="Calibri" w:cs="Arial"/>
          <w:b/>
        </w:rPr>
        <w:fldChar w:fldCharType="separate"/>
      </w:r>
      <w:r w:rsidR="003A364D">
        <w:rPr>
          <w:rFonts w:ascii="Calibri" w:hAnsi="Calibri" w:cs="Arial"/>
          <w:b/>
          <w:noProof/>
        </w:rPr>
        <w:t>1</w:t>
      </w:r>
      <w:r w:rsidRPr="005F5267">
        <w:rPr>
          <w:rFonts w:ascii="Calibri" w:hAnsi="Calibri" w:cs="Arial"/>
          <w:b/>
        </w:rPr>
        <w:fldChar w:fldCharType="end"/>
      </w:r>
      <w:r w:rsidRPr="005F5267">
        <w:rPr>
          <w:rFonts w:ascii="Calibri" w:hAnsi="Calibri" w:cs="Arial"/>
        </w:rPr>
        <w:t xml:space="preserve"> Assessment Framework for NYDF Goal 5</w:t>
      </w:r>
    </w:p>
    <w:tbl>
      <w:tblPr>
        <w:tblStyle w:val="LightList-Accent2"/>
        <w:tblW w:w="9511" w:type="dxa"/>
        <w:tblLayout w:type="fixed"/>
        <w:tblLook w:val="0420" w:firstRow="1" w:lastRow="0" w:firstColumn="0" w:lastColumn="0" w:noHBand="0" w:noVBand="1"/>
      </w:tblPr>
      <w:tblGrid>
        <w:gridCol w:w="2237"/>
        <w:gridCol w:w="3339"/>
        <w:gridCol w:w="3699"/>
        <w:gridCol w:w="236"/>
      </w:tblGrid>
      <w:tr w:rsidR="001073D7" w:rsidRPr="0048404D" w14:paraId="243B34C1" w14:textId="77777777" w:rsidTr="001E565B">
        <w:trPr>
          <w:cnfStyle w:val="100000000000" w:firstRow="1" w:lastRow="0" w:firstColumn="0" w:lastColumn="0" w:oddVBand="0" w:evenVBand="0" w:oddHBand="0" w:evenHBand="0" w:firstRowFirstColumn="0" w:firstRowLastColumn="0" w:lastRowFirstColumn="0" w:lastRowLastColumn="0"/>
          <w:trHeight w:val="346"/>
        </w:trPr>
        <w:tc>
          <w:tcPr>
            <w:tcW w:w="2237" w:type="dxa"/>
            <w:hideMark/>
          </w:tcPr>
          <w:p w14:paraId="6738811C" w14:textId="77777777" w:rsidR="001073D7" w:rsidRPr="0048404D" w:rsidRDefault="001073D7" w:rsidP="001E565B">
            <w:pPr>
              <w:pStyle w:val="NoSpacing"/>
            </w:pPr>
            <w:r w:rsidRPr="0048404D">
              <w:t>CRITERIA</w:t>
            </w:r>
          </w:p>
        </w:tc>
        <w:tc>
          <w:tcPr>
            <w:tcW w:w="3339" w:type="dxa"/>
            <w:hideMark/>
          </w:tcPr>
          <w:p w14:paraId="7DBDF080" w14:textId="77777777" w:rsidR="001073D7" w:rsidRPr="0048404D" w:rsidRDefault="001073D7" w:rsidP="001E565B">
            <w:pPr>
              <w:pStyle w:val="NoSpacing"/>
            </w:pPr>
            <w:r w:rsidRPr="0048404D">
              <w:t>INDICATORS</w:t>
            </w:r>
          </w:p>
        </w:tc>
        <w:tc>
          <w:tcPr>
            <w:tcW w:w="3699" w:type="dxa"/>
          </w:tcPr>
          <w:p w14:paraId="7AC05CD3" w14:textId="77777777" w:rsidR="001073D7" w:rsidRPr="0048404D" w:rsidRDefault="001073D7" w:rsidP="001E565B">
            <w:pPr>
              <w:pStyle w:val="NoSpacing"/>
            </w:pPr>
            <w:r>
              <w:t>DATA SOURCES</w:t>
            </w:r>
          </w:p>
        </w:tc>
        <w:tc>
          <w:tcPr>
            <w:tcW w:w="236" w:type="dxa"/>
          </w:tcPr>
          <w:p w14:paraId="40B61472" w14:textId="77777777" w:rsidR="001073D7" w:rsidRPr="0048404D" w:rsidRDefault="001073D7" w:rsidP="001E565B">
            <w:pPr>
              <w:pStyle w:val="NoSpacing"/>
            </w:pPr>
          </w:p>
        </w:tc>
      </w:tr>
      <w:tr w:rsidR="001073D7" w:rsidRPr="0048404D" w14:paraId="68CCB854" w14:textId="77777777" w:rsidTr="00994177">
        <w:trPr>
          <w:cnfStyle w:val="000000100000" w:firstRow="0" w:lastRow="0" w:firstColumn="0" w:lastColumn="0" w:oddVBand="0" w:evenVBand="0" w:oddHBand="1" w:evenHBand="0" w:firstRowFirstColumn="0" w:firstRowLastColumn="0" w:lastRowFirstColumn="0" w:lastRowLastColumn="0"/>
          <w:trHeight w:val="1173"/>
        </w:trPr>
        <w:tc>
          <w:tcPr>
            <w:tcW w:w="2237" w:type="dxa"/>
          </w:tcPr>
          <w:p w14:paraId="0E6393B4" w14:textId="7AE5C0FD" w:rsidR="001073D7" w:rsidRPr="00B45314" w:rsidRDefault="001073D7" w:rsidP="001E565B">
            <w:pPr>
              <w:pStyle w:val="NoSpacing"/>
              <w:rPr>
                <w:b/>
                <w:lang w:val="en-GB"/>
              </w:rPr>
            </w:pPr>
            <w:r w:rsidRPr="00B45314">
              <w:rPr>
                <w:b/>
                <w:lang w:val="en-GB"/>
              </w:rPr>
              <w:lastRenderedPageBreak/>
              <w:t xml:space="preserve">1. Rate of </w:t>
            </w:r>
            <w:r w:rsidRPr="00596A0A">
              <w:rPr>
                <w:b/>
                <w:lang w:val="en-GB"/>
              </w:rPr>
              <w:t>forest</w:t>
            </w:r>
            <w:r w:rsidRPr="00B45314">
              <w:rPr>
                <w:b/>
                <w:lang w:val="en-GB"/>
              </w:rPr>
              <w:t xml:space="preserve"> </w:t>
            </w:r>
            <w:r>
              <w:rPr>
                <w:b/>
                <w:lang w:val="en-GB"/>
              </w:rPr>
              <w:t xml:space="preserve">landscape </w:t>
            </w:r>
            <w:r w:rsidRPr="00B45314">
              <w:rPr>
                <w:b/>
                <w:lang w:val="en-GB"/>
              </w:rPr>
              <w:t>restoration</w:t>
            </w:r>
            <w:r w:rsidR="00E625A5">
              <w:rPr>
                <w:b/>
                <w:lang w:val="en-GB"/>
              </w:rPr>
              <w:t xml:space="preserve"> (hectares established over time)</w:t>
            </w:r>
          </w:p>
        </w:tc>
        <w:tc>
          <w:tcPr>
            <w:tcW w:w="3339" w:type="dxa"/>
          </w:tcPr>
          <w:p w14:paraId="57E947ED" w14:textId="5D5B8FC2" w:rsidR="001073D7" w:rsidRDefault="001073D7" w:rsidP="001E565B">
            <w:pPr>
              <w:pStyle w:val="NoSpacing"/>
              <w:rPr>
                <w:lang w:val="en-US"/>
              </w:rPr>
            </w:pPr>
            <w:r w:rsidRPr="00650F44">
              <w:rPr>
                <w:lang w:val="en-US"/>
              </w:rPr>
              <w:t>1.1</w:t>
            </w:r>
            <w:r>
              <w:rPr>
                <w:lang w:val="en-US"/>
              </w:rPr>
              <w:t xml:space="preserve"> </w:t>
            </w:r>
            <w:r w:rsidRPr="00650F44">
              <w:rPr>
                <w:lang w:val="en-US"/>
              </w:rPr>
              <w:t>Area under restoration (ha)</w:t>
            </w:r>
          </w:p>
          <w:p w14:paraId="2B792125" w14:textId="77777777" w:rsidR="001073D7" w:rsidRDefault="001073D7" w:rsidP="001E565B">
            <w:pPr>
              <w:pStyle w:val="NoSpacing"/>
              <w:rPr>
                <w:lang w:val="en-US"/>
              </w:rPr>
            </w:pPr>
            <w:r>
              <w:rPr>
                <w:lang w:val="en-US"/>
              </w:rPr>
              <w:t>1.2 Tree cover gain (ha)</w:t>
            </w:r>
          </w:p>
          <w:p w14:paraId="59A3DCAE" w14:textId="77777777" w:rsidR="001073D7" w:rsidRPr="00650F44" w:rsidRDefault="001073D7" w:rsidP="001E565B">
            <w:pPr>
              <w:pStyle w:val="NoSpacing"/>
              <w:rPr>
                <w:lang w:val="en-US"/>
              </w:rPr>
            </w:pPr>
          </w:p>
        </w:tc>
        <w:tc>
          <w:tcPr>
            <w:tcW w:w="3699" w:type="dxa"/>
          </w:tcPr>
          <w:p w14:paraId="23C87C76" w14:textId="1CA6FDF7" w:rsidR="00A71C21" w:rsidRDefault="001073D7" w:rsidP="001E565B">
            <w:pPr>
              <w:pStyle w:val="NoSpacing"/>
              <w:rPr>
                <w:lang w:val="en-US"/>
              </w:rPr>
            </w:pPr>
            <w:commentRangeStart w:id="371"/>
            <w:commentRangeStart w:id="372"/>
            <w:r w:rsidRPr="00650F44">
              <w:rPr>
                <w:lang w:val="en-US"/>
              </w:rPr>
              <w:t>1.1</w:t>
            </w:r>
            <w:r>
              <w:rPr>
                <w:lang w:val="en-US"/>
              </w:rPr>
              <w:t>.1</w:t>
            </w:r>
            <w:r w:rsidRPr="00650F44">
              <w:rPr>
                <w:lang w:val="en-US"/>
              </w:rPr>
              <w:t xml:space="preserve"> </w:t>
            </w:r>
            <w:r>
              <w:rPr>
                <w:lang w:val="en-US"/>
              </w:rPr>
              <w:t>Literature review</w:t>
            </w:r>
            <w:r w:rsidDel="00CA333D">
              <w:rPr>
                <w:lang w:val="en-US"/>
              </w:rPr>
              <w:t xml:space="preserve"> </w:t>
            </w:r>
          </w:p>
          <w:p w14:paraId="425FCC43" w14:textId="77777777" w:rsidR="001073D7" w:rsidRDefault="001073D7" w:rsidP="001E565B">
            <w:pPr>
              <w:pStyle w:val="NoSpacing"/>
              <w:rPr>
                <w:lang w:val="en-US"/>
              </w:rPr>
            </w:pPr>
            <w:r>
              <w:rPr>
                <w:lang w:val="en-US"/>
              </w:rPr>
              <w:t>1.2.1 Collect Earth</w:t>
            </w:r>
          </w:p>
          <w:p w14:paraId="702BECFF" w14:textId="77777777" w:rsidR="001073D7" w:rsidRDefault="001073D7" w:rsidP="001E565B">
            <w:pPr>
              <w:pStyle w:val="NoSpacing"/>
              <w:rPr>
                <w:lang w:val="en-US"/>
              </w:rPr>
            </w:pPr>
            <w:r>
              <w:rPr>
                <w:lang w:val="en-US"/>
              </w:rPr>
              <w:t xml:space="preserve">1.2.2 </w:t>
            </w:r>
            <w:proofErr w:type="spellStart"/>
            <w:r>
              <w:rPr>
                <w:lang w:val="en-US"/>
              </w:rPr>
              <w:t>Trends.Earth</w:t>
            </w:r>
            <w:proofErr w:type="spellEnd"/>
          </w:p>
          <w:p w14:paraId="602FD77D" w14:textId="77777777" w:rsidR="001073D7" w:rsidRPr="00650F44" w:rsidRDefault="001073D7" w:rsidP="001E565B">
            <w:pPr>
              <w:pStyle w:val="NoSpacing"/>
              <w:rPr>
                <w:lang w:val="en-US"/>
              </w:rPr>
            </w:pPr>
            <w:r>
              <w:rPr>
                <w:lang w:val="en-US"/>
              </w:rPr>
              <w:t>1.2.3 Hansen Map</w:t>
            </w:r>
            <w:commentRangeEnd w:id="371"/>
            <w:r w:rsidR="00FE1917">
              <w:rPr>
                <w:rStyle w:val="CommentReference"/>
                <w:rFonts w:ascii="Times New Roman" w:hAnsi="Times New Roman" w:cs="Times New Roman"/>
                <w:lang w:val="en-GB" w:eastAsia="en-GB"/>
              </w:rPr>
              <w:commentReference w:id="371"/>
            </w:r>
            <w:commentRangeEnd w:id="372"/>
            <w:r w:rsidR="0040435C">
              <w:rPr>
                <w:rStyle w:val="CommentReference"/>
                <w:rFonts w:ascii="Times New Roman" w:hAnsi="Times New Roman" w:cs="Times New Roman"/>
                <w:lang w:val="en-GB" w:eastAsia="en-GB"/>
              </w:rPr>
              <w:commentReference w:id="372"/>
            </w:r>
          </w:p>
        </w:tc>
        <w:tc>
          <w:tcPr>
            <w:tcW w:w="236" w:type="dxa"/>
          </w:tcPr>
          <w:p w14:paraId="266AC322" w14:textId="77777777" w:rsidR="001073D7" w:rsidRPr="00650F44" w:rsidRDefault="001073D7" w:rsidP="001E565B">
            <w:pPr>
              <w:pStyle w:val="NoSpacing"/>
              <w:rPr>
                <w:lang w:val="en-US"/>
              </w:rPr>
            </w:pPr>
          </w:p>
        </w:tc>
      </w:tr>
      <w:tr w:rsidR="001073D7" w:rsidRPr="007918D4" w14:paraId="0F81819F" w14:textId="77777777" w:rsidTr="001E565B">
        <w:trPr>
          <w:trHeight w:val="1836"/>
        </w:trPr>
        <w:tc>
          <w:tcPr>
            <w:tcW w:w="2237" w:type="dxa"/>
          </w:tcPr>
          <w:p w14:paraId="10C86B93" w14:textId="2CDEB506" w:rsidR="001073D7" w:rsidRPr="0096400C" w:rsidRDefault="001073D7" w:rsidP="001E565B">
            <w:pPr>
              <w:pStyle w:val="NoSpacing"/>
              <w:rPr>
                <w:b/>
                <w:lang w:val="en-GB"/>
              </w:rPr>
            </w:pPr>
            <w:r>
              <w:rPr>
                <w:b/>
                <w:lang w:val="en-GB"/>
              </w:rPr>
              <w:t>2</w:t>
            </w:r>
            <w:r w:rsidRPr="0096400C">
              <w:rPr>
                <w:b/>
                <w:lang w:val="en-GB"/>
              </w:rPr>
              <w:t>. Forest landscape restoration efforts</w:t>
            </w:r>
            <w:r w:rsidR="00E625A5">
              <w:rPr>
                <w:b/>
                <w:lang w:val="en-GB"/>
              </w:rPr>
              <w:t xml:space="preserve"> (political and socio-economic advancements)</w:t>
            </w:r>
          </w:p>
        </w:tc>
        <w:tc>
          <w:tcPr>
            <w:tcW w:w="3339" w:type="dxa"/>
          </w:tcPr>
          <w:p w14:paraId="73D39FF2" w14:textId="77777777" w:rsidR="001073D7" w:rsidRPr="00650F44" w:rsidRDefault="001073D7" w:rsidP="001E565B">
            <w:pPr>
              <w:pStyle w:val="NoSpacing"/>
              <w:rPr>
                <w:lang w:val="en-US"/>
              </w:rPr>
            </w:pPr>
            <w:r>
              <w:rPr>
                <w:lang w:val="en-US"/>
              </w:rPr>
              <w:t>2.1 High-l</w:t>
            </w:r>
            <w:r w:rsidRPr="00650F44">
              <w:rPr>
                <w:lang w:val="en-US"/>
              </w:rPr>
              <w:t>evel pledges</w:t>
            </w:r>
            <w:r>
              <w:rPr>
                <w:lang w:val="en-US"/>
              </w:rPr>
              <w:t xml:space="preserve"> </w:t>
            </w:r>
          </w:p>
          <w:p w14:paraId="18ABF3F0" w14:textId="77777777" w:rsidR="001073D7" w:rsidRDefault="001073D7" w:rsidP="001E565B">
            <w:pPr>
              <w:pStyle w:val="NoSpacing"/>
              <w:rPr>
                <w:lang w:val="en-US"/>
              </w:rPr>
            </w:pPr>
          </w:p>
          <w:p w14:paraId="17B9FCC1" w14:textId="77777777" w:rsidR="001073D7" w:rsidRPr="00650F44" w:rsidRDefault="001073D7" w:rsidP="001E565B">
            <w:pPr>
              <w:pStyle w:val="NoSpacing"/>
              <w:rPr>
                <w:lang w:val="en-US"/>
              </w:rPr>
            </w:pPr>
            <w:r>
              <w:rPr>
                <w:lang w:val="en-US"/>
              </w:rPr>
              <w:t>2</w:t>
            </w:r>
            <w:r w:rsidRPr="00650F44">
              <w:rPr>
                <w:lang w:val="en-US"/>
              </w:rPr>
              <w:t xml:space="preserve">.2 Planning and </w:t>
            </w:r>
            <w:r>
              <w:rPr>
                <w:lang w:val="en-US"/>
              </w:rPr>
              <w:t>implementation</w:t>
            </w:r>
            <w:r w:rsidRPr="00650F44">
              <w:rPr>
                <w:lang w:val="en-US"/>
              </w:rPr>
              <w:t xml:space="preserve"> </w:t>
            </w:r>
            <w:r>
              <w:rPr>
                <w:lang w:val="en-US"/>
              </w:rPr>
              <w:t>steps</w:t>
            </w:r>
          </w:p>
          <w:p w14:paraId="5522454A" w14:textId="77777777" w:rsidR="001073D7" w:rsidRDefault="001073D7" w:rsidP="001E565B">
            <w:pPr>
              <w:pStyle w:val="NoSpacing"/>
              <w:rPr>
                <w:lang w:val="en-US"/>
              </w:rPr>
            </w:pPr>
          </w:p>
          <w:p w14:paraId="1EC9052C" w14:textId="77777777" w:rsidR="001073D7" w:rsidRPr="00596A0A" w:rsidRDefault="001073D7" w:rsidP="001E565B">
            <w:pPr>
              <w:pStyle w:val="NoSpacing"/>
              <w:rPr>
                <w:lang w:val="en-US"/>
              </w:rPr>
            </w:pPr>
            <w:r>
              <w:rPr>
                <w:lang w:val="en-US"/>
              </w:rPr>
              <w:t>2</w:t>
            </w:r>
            <w:r w:rsidRPr="00650F44">
              <w:rPr>
                <w:lang w:val="en-US"/>
              </w:rPr>
              <w:t xml:space="preserve">.3 Finance for </w:t>
            </w:r>
            <w:r>
              <w:rPr>
                <w:lang w:val="en-US"/>
              </w:rPr>
              <w:t>FLR</w:t>
            </w:r>
            <w:r w:rsidRPr="00650F44">
              <w:rPr>
                <w:lang w:val="en-US"/>
              </w:rPr>
              <w:t xml:space="preserve"> activities</w:t>
            </w:r>
          </w:p>
        </w:tc>
        <w:tc>
          <w:tcPr>
            <w:tcW w:w="3699" w:type="dxa"/>
          </w:tcPr>
          <w:p w14:paraId="20D821EF" w14:textId="77777777" w:rsidR="001073D7" w:rsidRDefault="001073D7" w:rsidP="001E565B">
            <w:pPr>
              <w:pStyle w:val="NoSpacing"/>
              <w:rPr>
                <w:lang w:val="en-US"/>
              </w:rPr>
            </w:pPr>
            <w:r>
              <w:rPr>
                <w:lang w:val="en-US"/>
              </w:rPr>
              <w:t xml:space="preserve">2.1.1 Bonn Challenge Barometer </w:t>
            </w:r>
          </w:p>
          <w:p w14:paraId="1E9A831A" w14:textId="77777777" w:rsidR="001073D7" w:rsidRDefault="001073D7" w:rsidP="001E565B">
            <w:pPr>
              <w:pStyle w:val="NoSpacing"/>
              <w:rPr>
                <w:lang w:val="en-US"/>
              </w:rPr>
            </w:pPr>
            <w:r>
              <w:rPr>
                <w:lang w:val="en-US"/>
              </w:rPr>
              <w:t>2.1.2 NDCs</w:t>
            </w:r>
          </w:p>
          <w:p w14:paraId="28A4358B" w14:textId="77777777" w:rsidR="001073D7" w:rsidRDefault="001073D7" w:rsidP="001E565B">
            <w:pPr>
              <w:pStyle w:val="NoSpacing"/>
              <w:rPr>
                <w:lang w:val="en-US"/>
              </w:rPr>
            </w:pPr>
            <w:r>
              <w:rPr>
                <w:lang w:val="en-US"/>
              </w:rPr>
              <w:t>2.2.1 Bonn Challenge Barometer</w:t>
            </w:r>
          </w:p>
          <w:p w14:paraId="3EA6D8B5" w14:textId="77777777" w:rsidR="001073D7" w:rsidRDefault="001073D7" w:rsidP="001E565B">
            <w:pPr>
              <w:pStyle w:val="NoSpacing"/>
              <w:rPr>
                <w:lang w:val="en-US"/>
              </w:rPr>
            </w:pPr>
            <w:r>
              <w:rPr>
                <w:lang w:val="en-US"/>
              </w:rPr>
              <w:t>2.2.2. Literature review</w:t>
            </w:r>
          </w:p>
          <w:p w14:paraId="21D46EF9" w14:textId="77777777" w:rsidR="001073D7" w:rsidRDefault="001073D7" w:rsidP="001E565B">
            <w:pPr>
              <w:pStyle w:val="NoSpacing"/>
              <w:rPr>
                <w:lang w:val="en-US"/>
              </w:rPr>
            </w:pPr>
            <w:r>
              <w:rPr>
                <w:lang w:val="en-US"/>
              </w:rPr>
              <w:t>2.2.1 Bonn Challenge Barometer</w:t>
            </w:r>
          </w:p>
          <w:p w14:paraId="6DB20A6A" w14:textId="77777777" w:rsidR="001073D7" w:rsidRPr="00650F44" w:rsidRDefault="001073D7" w:rsidP="001E565B">
            <w:pPr>
              <w:pStyle w:val="NoSpacing"/>
              <w:contextualSpacing/>
              <w:rPr>
                <w:lang w:val="en-US"/>
              </w:rPr>
            </w:pPr>
            <w:r>
              <w:rPr>
                <w:lang w:val="en-US"/>
              </w:rPr>
              <w:t>2.3.1 Literature review</w:t>
            </w:r>
          </w:p>
        </w:tc>
        <w:tc>
          <w:tcPr>
            <w:tcW w:w="236" w:type="dxa"/>
          </w:tcPr>
          <w:p w14:paraId="62467B0B" w14:textId="77777777" w:rsidR="001073D7" w:rsidRDefault="001073D7" w:rsidP="001E565B">
            <w:pPr>
              <w:pStyle w:val="NoSpacing"/>
              <w:rPr>
                <w:lang w:val="en-US"/>
              </w:rPr>
            </w:pPr>
          </w:p>
          <w:p w14:paraId="44EB3C9F" w14:textId="77777777" w:rsidR="001073D7" w:rsidRPr="00650F44" w:rsidRDefault="001073D7" w:rsidP="001E565B">
            <w:pPr>
              <w:pStyle w:val="NoSpacing"/>
              <w:rPr>
                <w:lang w:val="en-US"/>
              </w:rPr>
            </w:pPr>
          </w:p>
        </w:tc>
      </w:tr>
    </w:tbl>
    <w:p w14:paraId="76566CC7" w14:textId="77777777" w:rsidR="001073D7" w:rsidRDefault="001073D7" w:rsidP="001073D7">
      <w:pPr>
        <w:rPr>
          <w:b/>
          <w:sz w:val="18"/>
          <w:szCs w:val="18"/>
        </w:rPr>
      </w:pPr>
    </w:p>
    <w:p w14:paraId="272823DC" w14:textId="384CBBE0" w:rsidR="00A71C21" w:rsidRDefault="00C9441C" w:rsidP="00C9441C">
      <w:pPr>
        <w:rPr>
          <w:rFonts w:ascii="Calibri" w:eastAsia="Calibri" w:hAnsi="Calibri"/>
          <w:b/>
          <w:color w:val="2F5496"/>
        </w:rPr>
      </w:pPr>
      <w:r>
        <w:rPr>
          <w:rFonts w:ascii="Calibri" w:eastAsia="Calibri" w:hAnsi="Calibri"/>
          <w:b/>
          <w:color w:val="2F5496"/>
        </w:rPr>
        <w:t xml:space="preserve">Criterion </w:t>
      </w:r>
      <w:r w:rsidR="00A71C21" w:rsidRPr="00A71C21">
        <w:rPr>
          <w:rFonts w:ascii="Calibri" w:eastAsia="Calibri" w:hAnsi="Calibri"/>
          <w:b/>
          <w:color w:val="2F5496"/>
        </w:rPr>
        <w:t>1: Rate of forest landscape restoration</w:t>
      </w:r>
    </w:p>
    <w:p w14:paraId="423BA632" w14:textId="77777777" w:rsidR="00A71C21" w:rsidRDefault="00A71C21" w:rsidP="00C9441C">
      <w:pPr>
        <w:rPr>
          <w:rFonts w:ascii="Calibri" w:eastAsia="Calibri" w:hAnsi="Calibri"/>
          <w:b/>
          <w:color w:val="2F5496"/>
        </w:rPr>
      </w:pPr>
    </w:p>
    <w:p w14:paraId="57A8AC4B" w14:textId="72823CF3" w:rsidR="00883EFA" w:rsidRDefault="00883EFA" w:rsidP="00883EFA">
      <w:pPr>
        <w:rPr>
          <w:rFonts w:ascii="Calibri" w:eastAsia="Calibri" w:hAnsi="Calibri"/>
          <w:color w:val="2F5496"/>
        </w:rPr>
      </w:pPr>
      <w:r w:rsidRPr="002D79D1">
        <w:rPr>
          <w:rFonts w:ascii="Calibri" w:eastAsia="Calibri" w:hAnsi="Calibri"/>
          <w:color w:val="2F5496"/>
        </w:rPr>
        <w:t xml:space="preserve">Indicator </w:t>
      </w:r>
      <w:r>
        <w:rPr>
          <w:rFonts w:ascii="Calibri" w:eastAsia="Calibri" w:hAnsi="Calibri"/>
          <w:color w:val="2F5496"/>
        </w:rPr>
        <w:t>1.1: Area under restoration (ha)</w:t>
      </w:r>
    </w:p>
    <w:p w14:paraId="4BECD4B3" w14:textId="77777777" w:rsidR="00883EFA" w:rsidRDefault="00883EFA" w:rsidP="00C9441C">
      <w:pPr>
        <w:rPr>
          <w:rFonts w:ascii="Calibri" w:eastAsia="Calibri" w:hAnsi="Calibri"/>
          <w:highlight w:val="yellow"/>
        </w:rPr>
      </w:pPr>
    </w:p>
    <w:p w14:paraId="0AA9E4FC" w14:textId="787740E2" w:rsidR="003D3599" w:rsidRDefault="003D3599" w:rsidP="003D3599">
      <w:pPr>
        <w:pStyle w:val="NoSpacing"/>
        <w:rPr>
          <w:rFonts w:ascii="Calibri" w:eastAsia="Times New Roman" w:hAnsi="Calibri" w:cs="Calibri"/>
          <w:color w:val="000000"/>
          <w:lang w:val="en-US"/>
        </w:rPr>
      </w:pPr>
      <w:r>
        <w:rPr>
          <w:rFonts w:ascii="Calibri" w:hAnsi="Calibri" w:cs="Calibri"/>
          <w:lang w:val="en-US"/>
        </w:rPr>
        <w:t xml:space="preserve">For this </w:t>
      </w:r>
      <w:r w:rsidR="00533D30">
        <w:rPr>
          <w:rFonts w:ascii="Calibri" w:hAnsi="Calibri" w:cs="Calibri"/>
          <w:lang w:val="en-US"/>
        </w:rPr>
        <w:t>indicator</w:t>
      </w:r>
      <w:r>
        <w:rPr>
          <w:rFonts w:ascii="Calibri" w:hAnsi="Calibri" w:cs="Calibri"/>
          <w:lang w:val="en-US"/>
        </w:rPr>
        <w:t>, a</w:t>
      </w:r>
      <w:r w:rsidRPr="00596A0A">
        <w:rPr>
          <w:rFonts w:ascii="Calibri" w:hAnsi="Calibri" w:cs="Calibri"/>
          <w:lang w:val="en-US"/>
        </w:rPr>
        <w:t xml:space="preserve"> </w:t>
      </w:r>
      <w:r w:rsidR="00431191">
        <w:rPr>
          <w:rFonts w:ascii="Calibri" w:hAnsi="Calibri" w:cs="Calibri"/>
          <w:lang w:val="en-US"/>
        </w:rPr>
        <w:t xml:space="preserve">global, </w:t>
      </w:r>
      <w:r w:rsidRPr="00596A0A">
        <w:rPr>
          <w:rFonts w:ascii="Calibri" w:hAnsi="Calibri" w:cs="Calibri"/>
          <w:lang w:val="en-US"/>
        </w:rPr>
        <w:t xml:space="preserve">systematic literature review was conducted </w:t>
      </w:r>
      <w:r>
        <w:rPr>
          <w:rFonts w:ascii="Calibri" w:hAnsi="Calibri" w:cs="Calibri"/>
          <w:lang w:val="en-US"/>
        </w:rPr>
        <w:t xml:space="preserve">by researchers at the University of Virginia </w:t>
      </w:r>
      <w:r w:rsidRPr="00596A0A">
        <w:rPr>
          <w:rFonts w:ascii="Calibri" w:hAnsi="Calibri" w:cs="Calibri"/>
          <w:lang w:val="en-US"/>
        </w:rPr>
        <w:t>to assess available studies</w:t>
      </w:r>
      <w:r>
        <w:rPr>
          <w:rFonts w:ascii="Calibri" w:hAnsi="Calibri" w:cs="Calibri"/>
          <w:lang w:val="en-US"/>
        </w:rPr>
        <w:t xml:space="preserve"> </w:t>
      </w:r>
      <w:r w:rsidRPr="00596A0A">
        <w:rPr>
          <w:rFonts w:ascii="Calibri" w:hAnsi="Calibri" w:cs="Calibri"/>
          <w:lang w:val="en-US"/>
        </w:rPr>
        <w:t xml:space="preserve">on forest </w:t>
      </w:r>
      <w:r w:rsidR="009B2C0B">
        <w:rPr>
          <w:rFonts w:ascii="Calibri" w:hAnsi="Calibri" w:cs="Calibri"/>
          <w:lang w:val="en-US"/>
        </w:rPr>
        <w:t xml:space="preserve">landscape </w:t>
      </w:r>
      <w:r w:rsidRPr="00596A0A">
        <w:rPr>
          <w:rFonts w:ascii="Calibri" w:hAnsi="Calibri" w:cs="Calibri"/>
          <w:lang w:val="en-US"/>
        </w:rPr>
        <w:t>restoration</w:t>
      </w:r>
      <w:r w:rsidR="009B2C0B">
        <w:rPr>
          <w:rFonts w:ascii="Calibri" w:hAnsi="Calibri" w:cs="Calibri"/>
          <w:lang w:val="en-US"/>
        </w:rPr>
        <w:t xml:space="preserve"> activities</w:t>
      </w:r>
      <w:r>
        <w:rPr>
          <w:rFonts w:ascii="Calibri" w:hAnsi="Calibri" w:cs="Calibri"/>
          <w:lang w:val="en-US"/>
        </w:rPr>
        <w:t xml:space="preserve"> and</w:t>
      </w:r>
      <w:r w:rsidRPr="00596A0A">
        <w:rPr>
          <w:rFonts w:ascii="Calibri" w:hAnsi="Calibri" w:cs="Calibri"/>
          <w:lang w:val="en-US"/>
        </w:rPr>
        <w:t xml:space="preserve"> provide a bottom-up picture of progress. </w:t>
      </w:r>
      <w:r w:rsidR="00082A03">
        <w:rPr>
          <w:rFonts w:ascii="Calibri" w:eastAsia="Times New Roman" w:hAnsi="Calibri" w:cs="Calibri"/>
          <w:color w:val="000000"/>
          <w:lang w:val="en-US"/>
        </w:rPr>
        <w:t>Peer reviewed</w:t>
      </w:r>
      <w:r w:rsidRPr="00596A0A">
        <w:rPr>
          <w:rFonts w:ascii="Calibri" w:eastAsia="Times New Roman" w:hAnsi="Calibri" w:cs="Calibri"/>
          <w:color w:val="000000"/>
          <w:lang w:val="en-US"/>
        </w:rPr>
        <w:t xml:space="preserve"> literature, </w:t>
      </w:r>
      <w:r>
        <w:rPr>
          <w:rFonts w:ascii="Calibri" w:eastAsia="Times New Roman" w:hAnsi="Calibri" w:cs="Calibri"/>
          <w:color w:val="000000"/>
          <w:lang w:val="en-US"/>
        </w:rPr>
        <w:t xml:space="preserve">as well as publicly available </w:t>
      </w:r>
      <w:r w:rsidRPr="00596A0A">
        <w:rPr>
          <w:rFonts w:ascii="Calibri" w:eastAsia="Times New Roman" w:hAnsi="Calibri" w:cs="Calibri"/>
          <w:color w:val="000000"/>
          <w:lang w:val="en-US"/>
        </w:rPr>
        <w:t xml:space="preserve">reports </w:t>
      </w:r>
      <w:r>
        <w:rPr>
          <w:rFonts w:ascii="Calibri" w:eastAsia="Times New Roman" w:hAnsi="Calibri" w:cs="Calibri"/>
          <w:color w:val="000000"/>
          <w:lang w:val="en-US"/>
        </w:rPr>
        <w:t xml:space="preserve">and </w:t>
      </w:r>
      <w:r w:rsidRPr="00596A0A">
        <w:rPr>
          <w:rFonts w:ascii="Calibri" w:eastAsia="Times New Roman" w:hAnsi="Calibri" w:cs="Calibri"/>
          <w:color w:val="000000"/>
          <w:lang w:val="en-US"/>
        </w:rPr>
        <w:t xml:space="preserve">databases </w:t>
      </w:r>
      <w:r>
        <w:rPr>
          <w:rFonts w:ascii="Calibri" w:eastAsia="Times New Roman" w:hAnsi="Calibri" w:cs="Calibri"/>
          <w:color w:val="000000"/>
          <w:lang w:val="en-US"/>
        </w:rPr>
        <w:t xml:space="preserve">were assessed </w:t>
      </w:r>
      <w:r w:rsidRPr="00596A0A">
        <w:rPr>
          <w:rFonts w:ascii="Calibri" w:eastAsia="Times New Roman" w:hAnsi="Calibri" w:cs="Calibri"/>
          <w:color w:val="000000"/>
          <w:lang w:val="en-US"/>
        </w:rPr>
        <w:t xml:space="preserve">to build a comprehensive database of areas where forests </w:t>
      </w:r>
      <w:r>
        <w:rPr>
          <w:rFonts w:ascii="Calibri" w:eastAsia="Times New Roman" w:hAnsi="Calibri" w:cs="Calibri"/>
          <w:color w:val="000000"/>
          <w:lang w:val="en-US"/>
        </w:rPr>
        <w:t xml:space="preserve">were restored </w:t>
      </w:r>
      <w:r w:rsidRPr="00596A0A">
        <w:rPr>
          <w:rFonts w:ascii="Calibri" w:eastAsia="Times New Roman" w:hAnsi="Calibri" w:cs="Calibri"/>
          <w:color w:val="000000"/>
          <w:lang w:val="en-US"/>
        </w:rPr>
        <w:t>since 2000</w:t>
      </w:r>
      <w:r>
        <w:rPr>
          <w:rFonts w:ascii="Calibri" w:eastAsia="Times New Roman" w:hAnsi="Calibri" w:cs="Calibri"/>
          <w:color w:val="000000"/>
          <w:lang w:val="en-US"/>
        </w:rPr>
        <w:t>, since 2011 (start of the Bonn Challenge) and since 2014 (signing of the NYDF)</w:t>
      </w:r>
      <w:r w:rsidRPr="00596A0A">
        <w:rPr>
          <w:rFonts w:ascii="Calibri" w:eastAsia="Times New Roman" w:hAnsi="Calibri" w:cs="Calibri"/>
          <w:color w:val="000000"/>
          <w:lang w:val="en-US"/>
        </w:rPr>
        <w:t xml:space="preserve">. </w:t>
      </w:r>
    </w:p>
    <w:p w14:paraId="32C23C43" w14:textId="77777777" w:rsidR="003D3599" w:rsidRDefault="003D3599" w:rsidP="003D3599">
      <w:pPr>
        <w:pStyle w:val="NoSpacing"/>
        <w:rPr>
          <w:rFonts w:ascii="Calibri" w:eastAsia="Times New Roman" w:hAnsi="Calibri" w:cs="Calibri"/>
          <w:color w:val="000000"/>
          <w:lang w:val="en-US"/>
        </w:rPr>
      </w:pPr>
    </w:p>
    <w:p w14:paraId="13A495DC" w14:textId="4FFAEA25" w:rsidR="009E0ED3" w:rsidRDefault="003D3599" w:rsidP="003D3599">
      <w:pPr>
        <w:pStyle w:val="NoSpacing"/>
        <w:rPr>
          <w:rFonts w:ascii="Calibri" w:hAnsi="Calibri" w:cs="Calibri"/>
          <w:lang w:val="en-US"/>
        </w:rPr>
      </w:pPr>
      <w:r>
        <w:rPr>
          <w:rFonts w:ascii="Calibri" w:hAnsi="Calibri" w:cs="Calibri"/>
          <w:lang w:val="en-US"/>
        </w:rPr>
        <w:t>The primary literature review was conducted using Web of Science, and evaluated 3,654</w:t>
      </w:r>
      <w:r w:rsidR="0062412F">
        <w:rPr>
          <w:rFonts w:ascii="Calibri" w:hAnsi="Calibri" w:cs="Calibri"/>
          <w:lang w:val="en-US"/>
        </w:rPr>
        <w:t xml:space="preserve"> total</w:t>
      </w:r>
      <w:r>
        <w:rPr>
          <w:rFonts w:ascii="Calibri" w:hAnsi="Calibri" w:cs="Calibri"/>
          <w:lang w:val="en-US"/>
        </w:rPr>
        <w:t xml:space="preserve"> papers</w:t>
      </w:r>
      <w:r>
        <w:rPr>
          <w:rStyle w:val="FootnoteReference"/>
          <w:rFonts w:ascii="Calibri" w:eastAsia="Times New Roman" w:hAnsi="Calibri" w:cs="Calibri"/>
          <w:color w:val="000000"/>
          <w:lang w:val="en-US"/>
        </w:rPr>
        <w:footnoteReference w:id="24"/>
      </w:r>
      <w:r>
        <w:rPr>
          <w:rFonts w:ascii="Calibri" w:hAnsi="Calibri" w:cs="Calibri"/>
          <w:lang w:val="en-US"/>
        </w:rPr>
        <w:t>. Grey literature and publicly available databases were also reviewed per expert recommendations and</w:t>
      </w:r>
      <w:r w:rsidRPr="00A51A16">
        <w:rPr>
          <w:rFonts w:ascii="Calibri" w:hAnsi="Calibri" w:cs="Calibri"/>
          <w:lang w:val="en-US"/>
        </w:rPr>
        <w:t xml:space="preserve"> included reports and data from th</w:t>
      </w:r>
      <w:r>
        <w:rPr>
          <w:rFonts w:ascii="Calibri" w:hAnsi="Calibri" w:cs="Calibri"/>
          <w:lang w:val="en-US"/>
        </w:rPr>
        <w:t>e Bonn Challenge Barometer</w:t>
      </w:r>
      <w:r>
        <w:rPr>
          <w:rStyle w:val="FootnoteReference"/>
          <w:rFonts w:ascii="Calibri" w:hAnsi="Calibri" w:cs="Calibri"/>
          <w:lang w:val="en-US"/>
        </w:rPr>
        <w:footnoteReference w:id="25"/>
      </w:r>
      <w:r w:rsidRPr="00A51A16">
        <w:rPr>
          <w:rFonts w:ascii="Calibri" w:hAnsi="Calibri" w:cs="Calibri"/>
          <w:lang w:val="en-US"/>
        </w:rPr>
        <w:t>, the Restoration Database for Latin America and the Caribbean from the CIAT/WUR project for USAID</w:t>
      </w:r>
      <w:r>
        <w:rPr>
          <w:rStyle w:val="FootnoteReference"/>
          <w:rFonts w:ascii="Calibri" w:hAnsi="Calibri" w:cs="Calibri"/>
          <w:lang w:val="en-US"/>
        </w:rPr>
        <w:footnoteReference w:id="26"/>
      </w:r>
      <w:r w:rsidRPr="00A51A16">
        <w:rPr>
          <w:rFonts w:ascii="Calibri" w:hAnsi="Calibri" w:cs="Calibri"/>
          <w:lang w:val="en-US"/>
        </w:rPr>
        <w:t>, and the GEF database</w:t>
      </w:r>
      <w:r>
        <w:rPr>
          <w:rStyle w:val="FootnoteReference"/>
          <w:rFonts w:ascii="Calibri" w:hAnsi="Calibri" w:cs="Calibri"/>
          <w:lang w:val="en-US"/>
        </w:rPr>
        <w:footnoteReference w:id="27"/>
      </w:r>
      <w:r w:rsidRPr="00A51A16">
        <w:rPr>
          <w:rFonts w:ascii="Calibri" w:hAnsi="Calibri" w:cs="Calibri"/>
          <w:lang w:val="en-US"/>
        </w:rPr>
        <w:t xml:space="preserve">. </w:t>
      </w:r>
      <w:r w:rsidR="001E5A92">
        <w:rPr>
          <w:rFonts w:ascii="Calibri" w:hAnsi="Calibri" w:cs="Calibri"/>
          <w:lang w:val="en-US"/>
        </w:rPr>
        <w:t>The study used the</w:t>
      </w:r>
      <w:r w:rsidR="001E5A92" w:rsidRPr="00A51A16">
        <w:rPr>
          <w:rFonts w:ascii="Calibri" w:hAnsi="Calibri" w:cs="Calibri"/>
          <w:lang w:val="en-US"/>
        </w:rPr>
        <w:t xml:space="preserve"> </w:t>
      </w:r>
      <w:r w:rsidR="001E5A92">
        <w:rPr>
          <w:rFonts w:ascii="Calibri" w:hAnsi="Calibri" w:cs="Calibri"/>
          <w:lang w:val="en-US"/>
        </w:rPr>
        <w:t>UNFCCC</w:t>
      </w:r>
      <w:r w:rsidR="001E5A92" w:rsidRPr="00A51A16">
        <w:rPr>
          <w:rFonts w:ascii="Calibri" w:hAnsi="Calibri" w:cs="Calibri"/>
          <w:lang w:val="en-US"/>
        </w:rPr>
        <w:t xml:space="preserve"> definition of forest </w:t>
      </w:r>
      <w:r w:rsidR="001E5A92">
        <w:rPr>
          <w:rFonts w:ascii="Calibri" w:hAnsi="Calibri" w:cs="Calibri"/>
          <w:lang w:val="en-US"/>
        </w:rPr>
        <w:t>(</w:t>
      </w:r>
      <w:r w:rsidR="001E5A92" w:rsidRPr="007315BF">
        <w:rPr>
          <w:rFonts w:ascii="Calibri" w:hAnsi="Calibri" w:cs="Calibri"/>
          <w:b/>
          <w:lang w:val="en-US"/>
        </w:rPr>
        <w:t>Box 2</w:t>
      </w:r>
      <w:r w:rsidR="001E5A92">
        <w:rPr>
          <w:rFonts w:ascii="Calibri" w:hAnsi="Calibri" w:cs="Calibri"/>
          <w:lang w:val="en-US"/>
        </w:rPr>
        <w:t>)</w:t>
      </w:r>
      <w:r w:rsidR="001E5A92" w:rsidRPr="00A51A16">
        <w:rPr>
          <w:rFonts w:ascii="Calibri" w:hAnsi="Calibri" w:cs="Calibri"/>
          <w:lang w:val="en-US"/>
        </w:rPr>
        <w:t>; however, papers that identified the study system as forest but did not provide a formal, canopy-cover based definition were included.</w:t>
      </w:r>
      <w:r w:rsidR="001E5A92">
        <w:rPr>
          <w:rFonts w:ascii="Calibri" w:hAnsi="Calibri" w:cs="Calibri"/>
          <w:lang w:val="en-US"/>
        </w:rPr>
        <w:t xml:space="preserve"> </w:t>
      </w:r>
      <w:r>
        <w:rPr>
          <w:rFonts w:ascii="Calibri" w:hAnsi="Calibri" w:cs="Calibri"/>
          <w:lang w:val="en-US"/>
        </w:rPr>
        <w:t>Of the papers and data sources assessed</w:t>
      </w:r>
      <w:r w:rsidRPr="00A51A16">
        <w:rPr>
          <w:rFonts w:ascii="Calibri" w:hAnsi="Calibri" w:cs="Calibri"/>
          <w:lang w:val="en-US"/>
        </w:rPr>
        <w:t xml:space="preserve">, </w:t>
      </w:r>
      <w:r>
        <w:rPr>
          <w:rFonts w:ascii="Calibri" w:hAnsi="Calibri" w:cs="Calibri"/>
          <w:lang w:val="en-US"/>
        </w:rPr>
        <w:t xml:space="preserve">only </w:t>
      </w:r>
      <w:r w:rsidRPr="00A51A16">
        <w:rPr>
          <w:rFonts w:ascii="Calibri" w:hAnsi="Calibri" w:cs="Calibri"/>
          <w:lang w:val="en-US"/>
        </w:rPr>
        <w:t>restoration activities</w:t>
      </w:r>
      <w:r>
        <w:rPr>
          <w:rFonts w:ascii="Calibri" w:hAnsi="Calibri" w:cs="Calibri"/>
          <w:lang w:val="en-US"/>
        </w:rPr>
        <w:t xml:space="preserve"> that increase forest cover (activities defined in </w:t>
      </w:r>
      <w:r w:rsidRPr="009E0ED3">
        <w:rPr>
          <w:rFonts w:ascii="Calibri" w:hAnsi="Calibri" w:cs="Calibri"/>
          <w:b/>
          <w:lang w:val="en-US"/>
        </w:rPr>
        <w:t>Box 2</w:t>
      </w:r>
      <w:r>
        <w:rPr>
          <w:rFonts w:ascii="Calibri" w:hAnsi="Calibri" w:cs="Calibri"/>
          <w:lang w:val="en-US"/>
        </w:rPr>
        <w:t xml:space="preserve">) </w:t>
      </w:r>
      <w:r w:rsidRPr="00A51A16">
        <w:rPr>
          <w:rFonts w:ascii="Calibri" w:hAnsi="Calibri" w:cs="Calibri"/>
          <w:lang w:val="en-US"/>
        </w:rPr>
        <w:t>since 2000</w:t>
      </w:r>
      <w:r>
        <w:rPr>
          <w:rFonts w:ascii="Calibri" w:hAnsi="Calibri" w:cs="Calibri"/>
          <w:lang w:val="en-US"/>
        </w:rPr>
        <w:t xml:space="preserve"> in the implementation/ongoing or completed phase</w:t>
      </w:r>
      <w:r w:rsidRPr="00A51A16">
        <w:rPr>
          <w:rFonts w:ascii="Calibri" w:hAnsi="Calibri" w:cs="Calibri"/>
          <w:lang w:val="en-US"/>
        </w:rPr>
        <w:t xml:space="preserve"> </w:t>
      </w:r>
      <w:r>
        <w:rPr>
          <w:rFonts w:ascii="Calibri" w:hAnsi="Calibri" w:cs="Calibri"/>
          <w:lang w:val="en-US"/>
        </w:rPr>
        <w:t>were considered</w:t>
      </w:r>
      <w:r w:rsidRPr="00A51A16">
        <w:rPr>
          <w:rFonts w:ascii="Calibri" w:hAnsi="Calibri" w:cs="Calibri"/>
          <w:lang w:val="en-US"/>
        </w:rPr>
        <w:t xml:space="preserve">. </w:t>
      </w:r>
      <w:r w:rsidR="00DB69FB">
        <w:rPr>
          <w:rFonts w:ascii="Calibri" w:hAnsi="Calibri" w:cs="Calibri"/>
          <w:lang w:val="en-US"/>
        </w:rPr>
        <w:t xml:space="preserve">Activities </w:t>
      </w:r>
      <w:r w:rsidR="00DB69FB">
        <w:rPr>
          <w:rFonts w:ascii="Calibri" w:hAnsi="Calibri" w:cs="Calibri"/>
          <w:lang w:val="en-US"/>
        </w:rPr>
        <w:t xml:space="preserve">that did not provide an additional increase in forest cover </w:t>
      </w:r>
      <w:r w:rsidR="00DB69FB">
        <w:rPr>
          <w:rFonts w:ascii="Calibri" w:hAnsi="Calibri" w:cs="Calibri"/>
          <w:lang w:val="en-US"/>
        </w:rPr>
        <w:t>such as forest management or silviculture</w:t>
      </w:r>
      <w:r w:rsidR="00B50804">
        <w:rPr>
          <w:rFonts w:ascii="Calibri" w:hAnsi="Calibri" w:cs="Calibri"/>
          <w:lang w:val="en-US"/>
        </w:rPr>
        <w:t xml:space="preserve"> of existing forests or plantations</w:t>
      </w:r>
      <w:r w:rsidR="00DB69FB">
        <w:rPr>
          <w:rFonts w:ascii="Calibri" w:hAnsi="Calibri" w:cs="Calibri"/>
          <w:lang w:val="en-US"/>
        </w:rPr>
        <w:t>,</w:t>
      </w:r>
      <w:r w:rsidR="00DB69FB" w:rsidRPr="00DB69FB">
        <w:rPr>
          <w:rFonts w:ascii="Calibri" w:hAnsi="Calibri" w:cs="Calibri"/>
          <w:lang w:val="en-US"/>
        </w:rPr>
        <w:t xml:space="preserve"> </w:t>
      </w:r>
      <w:r w:rsidR="00DB69FB">
        <w:rPr>
          <w:rFonts w:ascii="Calibri" w:hAnsi="Calibri" w:cs="Calibri"/>
          <w:lang w:val="en-US"/>
        </w:rPr>
        <w:t>good agriculture practices, restoration of soils, restoration of non-forest landscapes (e.g. grasslands and rangelands) and conservation (avoided deforestation)</w:t>
      </w:r>
      <w:r w:rsidR="001E5A92">
        <w:rPr>
          <w:rFonts w:ascii="Calibri" w:hAnsi="Calibri" w:cs="Calibri"/>
          <w:lang w:val="en-US"/>
        </w:rPr>
        <w:t xml:space="preserve"> were </w:t>
      </w:r>
      <w:r w:rsidR="001E5A92">
        <w:rPr>
          <w:rFonts w:ascii="Calibri" w:hAnsi="Calibri" w:cs="Calibri"/>
          <w:lang w:val="en-US"/>
        </w:rPr>
        <w:lastRenderedPageBreak/>
        <w:t>excluded.</w:t>
      </w:r>
      <w:r w:rsidR="00DB69FB">
        <w:rPr>
          <w:rFonts w:ascii="Calibri" w:hAnsi="Calibri" w:cs="Calibri"/>
          <w:lang w:val="en-US"/>
        </w:rPr>
        <w:t xml:space="preserve"> </w:t>
      </w:r>
      <w:r w:rsidR="00DB69FB">
        <w:rPr>
          <w:rFonts w:ascii="Calibri" w:hAnsi="Calibri" w:cs="Calibri"/>
          <w:lang w:val="en-US"/>
        </w:rPr>
        <w:t xml:space="preserve"> </w:t>
      </w:r>
      <w:r>
        <w:rPr>
          <w:rFonts w:ascii="Calibri" w:hAnsi="Calibri" w:cs="Calibri"/>
          <w:lang w:val="en-US"/>
        </w:rPr>
        <w:t>P</w:t>
      </w:r>
      <w:r w:rsidRPr="00A51A16">
        <w:rPr>
          <w:rFonts w:ascii="Calibri" w:hAnsi="Calibri" w:cs="Calibri"/>
          <w:lang w:val="en-US"/>
        </w:rPr>
        <w:t xml:space="preserve">apers </w:t>
      </w:r>
      <w:r>
        <w:rPr>
          <w:rFonts w:ascii="Calibri" w:hAnsi="Calibri" w:cs="Calibri"/>
          <w:lang w:val="en-US"/>
        </w:rPr>
        <w:t xml:space="preserve">were </w:t>
      </w:r>
      <w:r w:rsidR="001E5A92">
        <w:rPr>
          <w:rFonts w:ascii="Calibri" w:hAnsi="Calibri" w:cs="Calibri"/>
          <w:lang w:val="en-US"/>
        </w:rPr>
        <w:t xml:space="preserve">also </w:t>
      </w:r>
      <w:r>
        <w:rPr>
          <w:rFonts w:ascii="Calibri" w:hAnsi="Calibri" w:cs="Calibri"/>
          <w:lang w:val="en-US"/>
        </w:rPr>
        <w:t xml:space="preserve">excluded </w:t>
      </w:r>
      <w:r w:rsidRPr="00A51A16">
        <w:rPr>
          <w:rFonts w:ascii="Calibri" w:hAnsi="Calibri" w:cs="Calibri"/>
          <w:lang w:val="en-US"/>
        </w:rPr>
        <w:t xml:space="preserve">where trees added </w:t>
      </w:r>
      <w:r>
        <w:rPr>
          <w:rFonts w:ascii="Calibri" w:hAnsi="Calibri" w:cs="Calibri"/>
          <w:lang w:val="en-US"/>
        </w:rPr>
        <w:t>were</w:t>
      </w:r>
      <w:r w:rsidRPr="00A51A16">
        <w:rPr>
          <w:rFonts w:ascii="Calibri" w:hAnsi="Calibri" w:cs="Calibri"/>
          <w:lang w:val="en-US"/>
        </w:rPr>
        <w:t xml:space="preserve"> likely short-term, such as unassisted regeneration in existing forests following </w:t>
      </w:r>
      <w:r>
        <w:rPr>
          <w:rFonts w:ascii="Calibri" w:hAnsi="Calibri" w:cs="Calibri"/>
          <w:lang w:val="en-US"/>
        </w:rPr>
        <w:t xml:space="preserve">repeated </w:t>
      </w:r>
      <w:r w:rsidRPr="00A51A16">
        <w:rPr>
          <w:rFonts w:ascii="Calibri" w:hAnsi="Calibri" w:cs="Calibri"/>
          <w:lang w:val="en-US"/>
        </w:rPr>
        <w:t>disturbance</w:t>
      </w:r>
      <w:r>
        <w:rPr>
          <w:rFonts w:ascii="Calibri" w:hAnsi="Calibri" w:cs="Calibri"/>
          <w:lang w:val="en-US"/>
        </w:rPr>
        <w:t>s</w:t>
      </w:r>
      <w:r w:rsidRPr="00A51A16">
        <w:rPr>
          <w:rFonts w:ascii="Calibri" w:hAnsi="Calibri" w:cs="Calibri"/>
          <w:lang w:val="en-US"/>
        </w:rPr>
        <w:t xml:space="preserve"> (e.g. fire</w:t>
      </w:r>
      <w:r>
        <w:rPr>
          <w:rFonts w:ascii="Calibri" w:hAnsi="Calibri" w:cs="Calibri"/>
          <w:lang w:val="en-US"/>
        </w:rPr>
        <w:t xml:space="preserve"> and windthrow</w:t>
      </w:r>
      <w:r w:rsidRPr="00A51A16">
        <w:rPr>
          <w:rFonts w:ascii="Calibri" w:hAnsi="Calibri" w:cs="Calibri"/>
          <w:lang w:val="en-US"/>
        </w:rPr>
        <w:t xml:space="preserve">), or timber rotation (e.g. harvest and </w:t>
      </w:r>
      <w:proofErr w:type="spellStart"/>
      <w:r w:rsidRPr="00A51A16">
        <w:rPr>
          <w:rFonts w:ascii="Calibri" w:hAnsi="Calibri" w:cs="Calibri"/>
          <w:lang w:val="en-US"/>
        </w:rPr>
        <w:t>replantings</w:t>
      </w:r>
      <w:proofErr w:type="spellEnd"/>
      <w:r w:rsidRPr="00A51A16">
        <w:rPr>
          <w:rFonts w:ascii="Calibri" w:hAnsi="Calibri" w:cs="Calibri"/>
          <w:lang w:val="en-US"/>
        </w:rPr>
        <w:t xml:space="preserve">). </w:t>
      </w:r>
      <w:r>
        <w:rPr>
          <w:rFonts w:ascii="Calibri" w:hAnsi="Calibri" w:cs="Calibri"/>
          <w:lang w:val="en-US"/>
        </w:rPr>
        <w:t xml:space="preserve">Afforestation of non-forest landscapes were included. </w:t>
      </w:r>
      <w:r w:rsidR="009E0ED3" w:rsidRPr="00A51A16">
        <w:rPr>
          <w:rFonts w:ascii="Calibri" w:hAnsi="Calibri" w:cs="Calibri"/>
          <w:lang w:val="en-US"/>
        </w:rPr>
        <w:t xml:space="preserve">To focus on landscape-scale restoration, papers </w:t>
      </w:r>
      <w:r w:rsidR="007315BF">
        <w:rPr>
          <w:rFonts w:ascii="Calibri" w:hAnsi="Calibri" w:cs="Calibri"/>
          <w:lang w:val="en-US"/>
        </w:rPr>
        <w:t xml:space="preserve">were excluded </w:t>
      </w:r>
      <w:r w:rsidR="009E0ED3" w:rsidRPr="00A51A16">
        <w:rPr>
          <w:rFonts w:ascii="Calibri" w:hAnsi="Calibri" w:cs="Calibri"/>
          <w:lang w:val="en-US"/>
        </w:rPr>
        <w:t xml:space="preserve">that reported forest cover increases of areas less than 100 ha, except for mangrove restoration which </w:t>
      </w:r>
      <w:r w:rsidR="009E0ED3" w:rsidRPr="00A51A16">
        <w:rPr>
          <w:rFonts w:ascii="Calibri" w:hAnsi="Calibri" w:cs="Calibri"/>
          <w:lang w:val="en-US"/>
        </w:rPr>
        <w:t>tend</w:t>
      </w:r>
      <w:r w:rsidR="005B47F7">
        <w:rPr>
          <w:rFonts w:ascii="Calibri" w:hAnsi="Calibri" w:cs="Calibri"/>
          <w:lang w:val="en-US"/>
        </w:rPr>
        <w:t>s</w:t>
      </w:r>
      <w:r w:rsidR="009E0ED3" w:rsidRPr="00A51A16">
        <w:rPr>
          <w:rFonts w:ascii="Calibri" w:hAnsi="Calibri" w:cs="Calibri"/>
          <w:lang w:val="en-US"/>
        </w:rPr>
        <w:t xml:space="preserve"> to be smaller scale. Plot-based studies in which the total restored area exceeded 100 ha were included, even if individual plots were &lt;100 ha. Studies in which no new area of forest cover was added after 2000 were excluded. For studies in which restoration began prior to 2000 but additional area of forest cover was added after 2000, only forest area restored after 2000 </w:t>
      </w:r>
      <w:r w:rsidR="007315BF">
        <w:rPr>
          <w:rFonts w:ascii="Calibri" w:hAnsi="Calibri" w:cs="Calibri"/>
          <w:lang w:val="en-US"/>
        </w:rPr>
        <w:t xml:space="preserve">were included </w:t>
      </w:r>
      <w:r w:rsidR="009E0ED3" w:rsidRPr="00A51A16">
        <w:rPr>
          <w:rFonts w:ascii="Calibri" w:hAnsi="Calibri" w:cs="Calibri"/>
          <w:lang w:val="en-US"/>
        </w:rPr>
        <w:t xml:space="preserve">in the analysis. For studies that reported increasing forest area from a timepoint before 2000 and a timepoint after 2000, linear expansion rates </w:t>
      </w:r>
      <w:r w:rsidR="007315BF">
        <w:rPr>
          <w:rFonts w:ascii="Calibri" w:hAnsi="Calibri" w:cs="Calibri"/>
          <w:lang w:val="en-US"/>
        </w:rPr>
        <w:t xml:space="preserve">were assumed </w:t>
      </w:r>
      <w:r w:rsidR="009E0ED3" w:rsidRPr="00A51A16">
        <w:rPr>
          <w:rFonts w:ascii="Calibri" w:hAnsi="Calibri" w:cs="Calibri"/>
          <w:lang w:val="en-US"/>
        </w:rPr>
        <w:t xml:space="preserve">and included only the area restored after 2000 based on the linear extrapolation. Finally, </w:t>
      </w:r>
      <w:r w:rsidR="007315BF" w:rsidRPr="00A51A16">
        <w:rPr>
          <w:rFonts w:ascii="Calibri" w:hAnsi="Calibri" w:cs="Calibri"/>
          <w:lang w:val="en-US"/>
        </w:rPr>
        <w:t>for those papers that reported both restoration and degradation within the study area</w:t>
      </w:r>
      <w:r w:rsidR="007315BF">
        <w:rPr>
          <w:rFonts w:ascii="Calibri" w:hAnsi="Calibri" w:cs="Calibri"/>
          <w:lang w:val="en-US"/>
        </w:rPr>
        <w:t>,</w:t>
      </w:r>
      <w:r w:rsidR="007315BF" w:rsidRPr="00A51A16">
        <w:rPr>
          <w:rFonts w:ascii="Calibri" w:hAnsi="Calibri" w:cs="Calibri"/>
          <w:lang w:val="en-US"/>
        </w:rPr>
        <w:t xml:space="preserve"> </w:t>
      </w:r>
      <w:r w:rsidR="009E0ED3" w:rsidRPr="00A51A16">
        <w:rPr>
          <w:rFonts w:ascii="Calibri" w:hAnsi="Calibri" w:cs="Calibri"/>
          <w:lang w:val="en-US"/>
        </w:rPr>
        <w:t>gross restoration</w:t>
      </w:r>
      <w:r w:rsidR="007315BF">
        <w:rPr>
          <w:rFonts w:ascii="Calibri" w:hAnsi="Calibri" w:cs="Calibri"/>
          <w:lang w:val="en-US"/>
        </w:rPr>
        <w:t xml:space="preserve"> was included and </w:t>
      </w:r>
      <w:r w:rsidR="009E0ED3" w:rsidRPr="00A51A16">
        <w:rPr>
          <w:rFonts w:ascii="Calibri" w:hAnsi="Calibri" w:cs="Calibri"/>
          <w:lang w:val="en-US"/>
        </w:rPr>
        <w:t>not net restor</w:t>
      </w:r>
      <w:r w:rsidR="007315BF">
        <w:rPr>
          <w:rFonts w:ascii="Calibri" w:hAnsi="Calibri" w:cs="Calibri"/>
          <w:lang w:val="en-US"/>
        </w:rPr>
        <w:t xml:space="preserve">ation. </w:t>
      </w:r>
      <w:r w:rsidR="009E0ED3" w:rsidRPr="00A51A16">
        <w:rPr>
          <w:rFonts w:ascii="Calibri" w:hAnsi="Calibri" w:cs="Calibri"/>
          <w:lang w:val="en-US"/>
        </w:rPr>
        <w:t xml:space="preserve">Using these criteria, a total of </w:t>
      </w:r>
      <w:r w:rsidR="00060BA1">
        <w:rPr>
          <w:rFonts w:ascii="Calibri" w:hAnsi="Calibri" w:cs="Calibri"/>
          <w:lang w:val="en-US"/>
        </w:rPr>
        <w:t>101</w:t>
      </w:r>
      <w:r w:rsidR="00060BA1" w:rsidRPr="00A51A16">
        <w:rPr>
          <w:rFonts w:ascii="Calibri" w:hAnsi="Calibri" w:cs="Calibri"/>
          <w:lang w:val="en-US"/>
        </w:rPr>
        <w:t xml:space="preserve"> </w:t>
      </w:r>
      <w:r w:rsidR="007315BF">
        <w:rPr>
          <w:rFonts w:ascii="Calibri" w:hAnsi="Calibri" w:cs="Calibri"/>
          <w:lang w:val="en-US"/>
        </w:rPr>
        <w:t xml:space="preserve">primary literature </w:t>
      </w:r>
      <w:r w:rsidR="009E0ED3" w:rsidRPr="00A51A16">
        <w:rPr>
          <w:rFonts w:ascii="Calibri" w:hAnsi="Calibri" w:cs="Calibri"/>
          <w:lang w:val="en-US"/>
        </w:rPr>
        <w:t xml:space="preserve">papers </w:t>
      </w:r>
      <w:r w:rsidR="007315BF">
        <w:rPr>
          <w:rFonts w:ascii="Calibri" w:hAnsi="Calibri" w:cs="Calibri"/>
          <w:lang w:val="en-US"/>
        </w:rPr>
        <w:t xml:space="preserve">were included and </w:t>
      </w:r>
      <w:r w:rsidR="00B50804">
        <w:rPr>
          <w:rFonts w:ascii="Calibri" w:hAnsi="Calibri" w:cs="Calibri"/>
          <w:lang w:val="en-US"/>
        </w:rPr>
        <w:t>14</w:t>
      </w:r>
      <w:r w:rsidR="00CA2E79">
        <w:rPr>
          <w:rFonts w:ascii="Calibri" w:hAnsi="Calibri" w:cs="Calibri"/>
          <w:lang w:val="en-US"/>
        </w:rPr>
        <w:t>2 data entries from</w:t>
      </w:r>
      <w:r w:rsidR="007315BF">
        <w:rPr>
          <w:rFonts w:ascii="Calibri" w:hAnsi="Calibri" w:cs="Calibri"/>
          <w:lang w:val="en-US"/>
        </w:rPr>
        <w:t xml:space="preserve"> grey literature and public databases were included </w:t>
      </w:r>
      <w:r w:rsidR="009E0ED3" w:rsidRPr="00A51A16">
        <w:rPr>
          <w:rFonts w:ascii="Calibri" w:hAnsi="Calibri" w:cs="Calibri"/>
          <w:lang w:val="en-US"/>
        </w:rPr>
        <w:t>for analysis</w:t>
      </w:r>
      <w:r w:rsidR="00B50804">
        <w:rPr>
          <w:rFonts w:ascii="Calibri" w:hAnsi="Calibri" w:cs="Calibri"/>
          <w:lang w:val="en-US"/>
        </w:rPr>
        <w:t xml:space="preserve"> for a total of 24</w:t>
      </w:r>
      <w:r w:rsidR="00CA2E79">
        <w:rPr>
          <w:rFonts w:ascii="Calibri" w:hAnsi="Calibri" w:cs="Calibri"/>
          <w:lang w:val="en-US"/>
        </w:rPr>
        <w:t>3 data entries</w:t>
      </w:r>
      <w:r w:rsidR="009E0ED3" w:rsidRPr="00A51A16">
        <w:rPr>
          <w:rFonts w:ascii="Calibri" w:hAnsi="Calibri" w:cs="Calibri"/>
          <w:lang w:val="en-US"/>
        </w:rPr>
        <w:t xml:space="preserve">. </w:t>
      </w:r>
    </w:p>
    <w:p w14:paraId="18E5261D" w14:textId="77777777" w:rsidR="009E0ED3" w:rsidRDefault="009E0ED3" w:rsidP="009E0ED3">
      <w:pPr>
        <w:pStyle w:val="NoSpacing"/>
        <w:rPr>
          <w:rFonts w:ascii="Calibri" w:hAnsi="Calibri" w:cs="Calibri"/>
          <w:lang w:val="en-US"/>
        </w:rPr>
      </w:pPr>
    </w:p>
    <w:p w14:paraId="29F3F4E9" w14:textId="173272DF" w:rsidR="009E0ED3" w:rsidRPr="00454136" w:rsidRDefault="009E0ED3" w:rsidP="009E0ED3">
      <w:pPr>
        <w:pStyle w:val="NoSpacing"/>
        <w:rPr>
          <w:rFonts w:ascii="Calibri" w:eastAsia="Times New Roman" w:hAnsi="Calibri" w:cs="Calibri"/>
          <w:color w:val="000000"/>
          <w:lang w:val="en-US"/>
        </w:rPr>
      </w:pPr>
      <w:r w:rsidRPr="00BA6B4C">
        <w:rPr>
          <w:rFonts w:ascii="Calibri" w:eastAsia="Times New Roman" w:hAnsi="Calibri" w:cs="Calibri"/>
          <w:color w:val="000000"/>
          <w:lang w:val="en-US"/>
        </w:rPr>
        <w:t xml:space="preserve">With the compiled data, each of the restoration locations </w:t>
      </w:r>
      <w:r w:rsidR="008053D0">
        <w:rPr>
          <w:rFonts w:ascii="Calibri" w:eastAsia="Times New Roman" w:hAnsi="Calibri" w:cs="Calibri"/>
          <w:color w:val="000000"/>
          <w:lang w:val="en-US"/>
        </w:rPr>
        <w:t xml:space="preserve">per data entry were assessed </w:t>
      </w:r>
      <w:r w:rsidRPr="00BA6B4C">
        <w:rPr>
          <w:rFonts w:ascii="Calibri" w:eastAsia="Times New Roman" w:hAnsi="Calibri" w:cs="Calibri"/>
          <w:color w:val="000000"/>
          <w:lang w:val="en-US"/>
        </w:rPr>
        <w:t xml:space="preserve">to identify and remove duplicate initiatives </w:t>
      </w:r>
      <w:r w:rsidR="008053D0">
        <w:rPr>
          <w:rFonts w:ascii="Calibri" w:eastAsia="Times New Roman" w:hAnsi="Calibri" w:cs="Calibri"/>
          <w:color w:val="000000"/>
          <w:lang w:val="en-US"/>
        </w:rPr>
        <w:t>and</w:t>
      </w:r>
      <w:r w:rsidRPr="00BA6B4C">
        <w:rPr>
          <w:rFonts w:ascii="Calibri" w:eastAsia="Times New Roman" w:hAnsi="Calibri" w:cs="Calibri"/>
          <w:color w:val="000000"/>
          <w:lang w:val="en-US"/>
        </w:rPr>
        <w:t xml:space="preserve"> avoid double counting</w:t>
      </w:r>
      <w:r w:rsidR="00060BA1">
        <w:rPr>
          <w:rFonts w:ascii="Calibri" w:eastAsia="Times New Roman" w:hAnsi="Calibri" w:cs="Calibri"/>
          <w:color w:val="000000"/>
          <w:lang w:val="en-US"/>
        </w:rPr>
        <w:t>. In cases of duplicate estimates on the same area</w:t>
      </w:r>
      <w:r w:rsidR="00B50804">
        <w:rPr>
          <w:rFonts w:ascii="Calibri" w:eastAsia="Times New Roman" w:hAnsi="Calibri" w:cs="Calibri"/>
          <w:color w:val="000000"/>
          <w:lang w:val="en-US"/>
        </w:rPr>
        <w:t xml:space="preserve"> and time period</w:t>
      </w:r>
      <w:r w:rsidR="00060BA1">
        <w:rPr>
          <w:rFonts w:ascii="Calibri" w:eastAsia="Times New Roman" w:hAnsi="Calibri" w:cs="Calibri"/>
          <w:color w:val="000000"/>
          <w:lang w:val="en-US"/>
        </w:rPr>
        <w:t xml:space="preserve">, </w:t>
      </w:r>
      <w:r w:rsidR="00CA2E79">
        <w:rPr>
          <w:rFonts w:ascii="Calibri" w:eastAsia="Times New Roman" w:hAnsi="Calibri" w:cs="Calibri"/>
          <w:color w:val="000000"/>
          <w:lang w:val="en-US"/>
        </w:rPr>
        <w:t xml:space="preserve">primary data were prioritized, </w:t>
      </w:r>
      <w:r w:rsidR="00487961">
        <w:rPr>
          <w:rFonts w:ascii="Calibri" w:eastAsia="Times New Roman" w:hAnsi="Calibri" w:cs="Calibri"/>
          <w:color w:val="000000"/>
          <w:lang w:val="en-US"/>
        </w:rPr>
        <w:t xml:space="preserve">and when both were primary, </w:t>
      </w:r>
      <w:r w:rsidR="00CA2E79">
        <w:rPr>
          <w:rFonts w:ascii="Calibri" w:eastAsia="Times New Roman" w:hAnsi="Calibri" w:cs="Calibri"/>
          <w:color w:val="000000"/>
          <w:lang w:val="en-US"/>
        </w:rPr>
        <w:t xml:space="preserve">then the </w:t>
      </w:r>
      <w:r w:rsidR="00060BA1">
        <w:rPr>
          <w:rFonts w:ascii="Calibri" w:eastAsia="Times New Roman" w:hAnsi="Calibri" w:cs="Calibri"/>
          <w:color w:val="000000"/>
          <w:lang w:val="en-US"/>
        </w:rPr>
        <w:t xml:space="preserve">more </w:t>
      </w:r>
      <w:r w:rsidR="00450DA8">
        <w:rPr>
          <w:rFonts w:ascii="Calibri" w:eastAsia="Times New Roman" w:hAnsi="Calibri" w:cs="Calibri"/>
          <w:color w:val="000000"/>
          <w:lang w:val="en-US"/>
        </w:rPr>
        <w:t xml:space="preserve">recent or </w:t>
      </w:r>
      <w:r w:rsidR="00060BA1">
        <w:rPr>
          <w:rFonts w:ascii="Calibri" w:eastAsia="Times New Roman" w:hAnsi="Calibri" w:cs="Calibri"/>
          <w:color w:val="000000"/>
          <w:lang w:val="en-US"/>
        </w:rPr>
        <w:t xml:space="preserve">conservative estimate was included. </w:t>
      </w:r>
      <w:r w:rsidR="00CA2E79">
        <w:rPr>
          <w:rFonts w:ascii="Calibri" w:eastAsia="Times New Roman" w:hAnsi="Calibri" w:cs="Calibri"/>
          <w:color w:val="000000"/>
          <w:lang w:val="en-US"/>
        </w:rPr>
        <w:t xml:space="preserve">After double counting, a total of </w:t>
      </w:r>
      <w:r w:rsidR="00CA0AE3">
        <w:rPr>
          <w:rFonts w:ascii="Calibri" w:eastAsia="Times New Roman" w:hAnsi="Calibri" w:cs="Calibri"/>
          <w:color w:val="000000"/>
          <w:lang w:val="en-US"/>
        </w:rPr>
        <w:t>196</w:t>
      </w:r>
      <w:r w:rsidR="00CA2E79">
        <w:rPr>
          <w:rFonts w:ascii="Calibri" w:eastAsia="Times New Roman" w:hAnsi="Calibri" w:cs="Calibri"/>
          <w:color w:val="000000"/>
          <w:lang w:val="en-US"/>
        </w:rPr>
        <w:t xml:space="preserve"> data entries remained. </w:t>
      </w:r>
      <w:r w:rsidR="008053D0">
        <w:rPr>
          <w:rFonts w:ascii="Calibri" w:eastAsia="Times New Roman" w:hAnsi="Calibri" w:cs="Calibri"/>
          <w:color w:val="000000"/>
          <w:lang w:val="en-US"/>
        </w:rPr>
        <w:t>A</w:t>
      </w:r>
      <w:r w:rsidRPr="00BA6B4C">
        <w:rPr>
          <w:rFonts w:ascii="Calibri" w:eastAsia="Times New Roman" w:hAnsi="Calibri" w:cs="Calibri"/>
          <w:color w:val="000000"/>
          <w:lang w:val="en-US"/>
        </w:rPr>
        <w:t xml:space="preserve"> meta-analysis </w:t>
      </w:r>
      <w:r w:rsidR="008053D0">
        <w:rPr>
          <w:rFonts w:ascii="Calibri" w:eastAsia="Times New Roman" w:hAnsi="Calibri" w:cs="Calibri"/>
          <w:color w:val="000000"/>
          <w:lang w:val="en-US"/>
        </w:rPr>
        <w:t xml:space="preserve">was then conducted </w:t>
      </w:r>
      <w:r w:rsidRPr="00BA6B4C">
        <w:rPr>
          <w:rFonts w:ascii="Calibri" w:eastAsia="Times New Roman" w:hAnsi="Calibri" w:cs="Calibri"/>
          <w:color w:val="000000"/>
          <w:lang w:val="en-US"/>
        </w:rPr>
        <w:t xml:space="preserve">to determine the number of hectares restored by </w:t>
      </w:r>
      <w:r>
        <w:rPr>
          <w:rFonts w:ascii="Calibri" w:eastAsia="Times New Roman" w:hAnsi="Calibri" w:cs="Calibri"/>
          <w:color w:val="000000"/>
          <w:lang w:val="en-US"/>
        </w:rPr>
        <w:t xml:space="preserve">region, </w:t>
      </w:r>
      <w:r w:rsidRPr="00BA6B4C">
        <w:rPr>
          <w:rFonts w:ascii="Calibri" w:eastAsia="Times New Roman" w:hAnsi="Calibri" w:cs="Calibri"/>
          <w:color w:val="000000"/>
          <w:lang w:val="en-US"/>
        </w:rPr>
        <w:t xml:space="preserve">restoration type, ecosystem type and </w:t>
      </w:r>
      <w:r>
        <w:rPr>
          <w:rFonts w:ascii="Calibri" w:eastAsia="Times New Roman" w:hAnsi="Calibri" w:cs="Calibri"/>
          <w:color w:val="000000"/>
          <w:lang w:val="en-US"/>
        </w:rPr>
        <w:t>motive for restoration</w:t>
      </w:r>
      <w:r w:rsidRPr="00BA6B4C">
        <w:rPr>
          <w:rFonts w:ascii="Calibri" w:eastAsia="Times New Roman" w:hAnsi="Calibri" w:cs="Calibri"/>
          <w:color w:val="000000"/>
          <w:lang w:val="en-US"/>
        </w:rPr>
        <w:t xml:space="preserve"> in the periods 2000-2011, 2011-2014</w:t>
      </w:r>
      <w:r w:rsidR="0062412F">
        <w:rPr>
          <w:rFonts w:ascii="Calibri" w:eastAsia="Times New Roman" w:hAnsi="Calibri" w:cs="Calibri"/>
          <w:color w:val="000000"/>
          <w:lang w:val="en-US"/>
        </w:rPr>
        <w:t>, and 2014-2019</w:t>
      </w:r>
      <w:r w:rsidRPr="00BA6B4C">
        <w:rPr>
          <w:rFonts w:ascii="Calibri" w:eastAsia="Times New Roman" w:hAnsi="Calibri" w:cs="Calibri"/>
          <w:color w:val="000000"/>
          <w:lang w:val="en-US"/>
        </w:rPr>
        <w:t>.</w:t>
      </w:r>
      <w:r>
        <w:rPr>
          <w:rFonts w:ascii="Calibri" w:eastAsia="Times New Roman" w:hAnsi="Calibri" w:cs="Calibri"/>
          <w:color w:val="000000"/>
          <w:lang w:val="en-US"/>
        </w:rPr>
        <w:t xml:space="preserve"> </w:t>
      </w:r>
    </w:p>
    <w:p w14:paraId="0F076856" w14:textId="77777777" w:rsidR="009E0ED3" w:rsidRDefault="009E0ED3" w:rsidP="009E0ED3">
      <w:pPr>
        <w:pStyle w:val="NoSpacing"/>
        <w:rPr>
          <w:lang w:val="en-US"/>
        </w:rPr>
      </w:pPr>
    </w:p>
    <w:p w14:paraId="2A3A6EFB" w14:textId="5C962C37" w:rsidR="009E0ED3" w:rsidRDefault="009E0ED3" w:rsidP="009E0ED3">
      <w:pPr>
        <w:pStyle w:val="NoSpacing"/>
        <w:rPr>
          <w:lang w:val="en-US"/>
        </w:rPr>
      </w:pPr>
      <w:r>
        <w:rPr>
          <w:lang w:val="en-US"/>
        </w:rPr>
        <w:t xml:space="preserve">The literature review findings indicate that we are not on track to meet the goal of restoring 150 </w:t>
      </w:r>
      <w:proofErr w:type="spellStart"/>
      <w:r>
        <w:rPr>
          <w:lang w:val="en-US"/>
        </w:rPr>
        <w:t>mha</w:t>
      </w:r>
      <w:proofErr w:type="spellEnd"/>
      <w:r>
        <w:rPr>
          <w:lang w:val="en-US"/>
        </w:rPr>
        <w:t xml:space="preserve"> of forest landscapes by 2020. Since 2000, approximately </w:t>
      </w:r>
      <w:r w:rsidR="008C110D">
        <w:rPr>
          <w:lang w:val="en-US"/>
        </w:rPr>
        <w:t>26.7</w:t>
      </w:r>
      <w:r>
        <w:rPr>
          <w:lang w:val="en-US"/>
        </w:rPr>
        <w:t xml:space="preserve"> million hectares (</w:t>
      </w:r>
      <w:proofErr w:type="spellStart"/>
      <w:r>
        <w:rPr>
          <w:lang w:val="en-US"/>
        </w:rPr>
        <w:t>mha</w:t>
      </w:r>
      <w:proofErr w:type="spellEnd"/>
      <w:r>
        <w:rPr>
          <w:lang w:val="en-US"/>
        </w:rPr>
        <w:t xml:space="preserve">) of forest landscapes have </w:t>
      </w:r>
      <w:r w:rsidR="00F764C6">
        <w:rPr>
          <w:lang w:val="en-US"/>
        </w:rPr>
        <w:t>undergone restoration</w:t>
      </w:r>
      <w:r w:rsidR="008C110D">
        <w:rPr>
          <w:lang w:val="en-US"/>
        </w:rPr>
        <w:t xml:space="preserve"> (</w:t>
      </w:r>
      <w:r w:rsidR="00C76466">
        <w:rPr>
          <w:lang w:val="en-US"/>
        </w:rPr>
        <w:t>20.5</w:t>
      </w:r>
      <w:r w:rsidR="008C110D">
        <w:rPr>
          <w:lang w:val="en-US"/>
        </w:rPr>
        <w:t xml:space="preserve"> </w:t>
      </w:r>
      <w:proofErr w:type="spellStart"/>
      <w:r w:rsidR="008C110D">
        <w:rPr>
          <w:lang w:val="en-US"/>
        </w:rPr>
        <w:t>mha</w:t>
      </w:r>
      <w:proofErr w:type="spellEnd"/>
      <w:r w:rsidR="008C110D">
        <w:rPr>
          <w:lang w:val="en-US"/>
        </w:rPr>
        <w:t xml:space="preserve"> reforestation, </w:t>
      </w:r>
      <w:r w:rsidR="00C76466">
        <w:rPr>
          <w:lang w:val="en-US"/>
        </w:rPr>
        <w:t>6.2</w:t>
      </w:r>
      <w:r w:rsidR="008C110D">
        <w:rPr>
          <w:lang w:val="en-US"/>
        </w:rPr>
        <w:t>mha afforestation)</w:t>
      </w:r>
      <w:r>
        <w:rPr>
          <w:lang w:val="en-US"/>
        </w:rPr>
        <w:t xml:space="preserve">, yet only </w:t>
      </w:r>
      <w:r w:rsidR="008C110D">
        <w:rPr>
          <w:lang w:val="en-US"/>
        </w:rPr>
        <w:t>3.1</w:t>
      </w:r>
      <w:r>
        <w:rPr>
          <w:lang w:val="en-US"/>
        </w:rPr>
        <w:t xml:space="preserve"> </w:t>
      </w:r>
      <w:proofErr w:type="spellStart"/>
      <w:r>
        <w:rPr>
          <w:lang w:val="en-US"/>
        </w:rPr>
        <w:t>mha</w:t>
      </w:r>
      <w:proofErr w:type="spellEnd"/>
      <w:r>
        <w:rPr>
          <w:lang w:val="en-US"/>
        </w:rPr>
        <w:t xml:space="preserve"> </w:t>
      </w:r>
      <w:r w:rsidR="00F764C6">
        <w:rPr>
          <w:lang w:val="en-US"/>
        </w:rPr>
        <w:t>are under restoration</w:t>
      </w:r>
      <w:r w:rsidR="008C110D">
        <w:rPr>
          <w:lang w:val="en-US"/>
        </w:rPr>
        <w:t xml:space="preserve"> (2.4 </w:t>
      </w:r>
      <w:proofErr w:type="spellStart"/>
      <w:r w:rsidR="008C110D">
        <w:rPr>
          <w:lang w:val="en-US"/>
        </w:rPr>
        <w:t>mha</w:t>
      </w:r>
      <w:proofErr w:type="spellEnd"/>
      <w:r w:rsidR="008C110D">
        <w:rPr>
          <w:lang w:val="en-US"/>
        </w:rPr>
        <w:t xml:space="preserve"> </w:t>
      </w:r>
      <w:proofErr w:type="gramStart"/>
      <w:r w:rsidR="008C110D">
        <w:rPr>
          <w:lang w:val="en-US"/>
        </w:rPr>
        <w:t>reforestation,  0.7</w:t>
      </w:r>
      <w:proofErr w:type="gramEnd"/>
      <w:r w:rsidR="008C110D">
        <w:rPr>
          <w:lang w:val="en-US"/>
        </w:rPr>
        <w:t xml:space="preserve"> </w:t>
      </w:r>
      <w:proofErr w:type="spellStart"/>
      <w:r w:rsidR="008C110D">
        <w:rPr>
          <w:lang w:val="en-US"/>
        </w:rPr>
        <w:t>mha</w:t>
      </w:r>
      <w:proofErr w:type="spellEnd"/>
      <w:r w:rsidR="008C110D">
        <w:rPr>
          <w:lang w:val="en-US"/>
        </w:rPr>
        <w:t xml:space="preserve"> afforestation)</w:t>
      </w:r>
      <w:r>
        <w:rPr>
          <w:lang w:val="en-US"/>
        </w:rPr>
        <w:t xml:space="preserve"> since 2011 (</w:t>
      </w:r>
      <w:r w:rsidR="00580DA8">
        <w:rPr>
          <w:lang w:val="en-US"/>
        </w:rPr>
        <w:t xml:space="preserve">start of </w:t>
      </w:r>
      <w:r>
        <w:rPr>
          <w:lang w:val="en-US"/>
        </w:rPr>
        <w:t xml:space="preserve">the Bonn Challenge) and </w:t>
      </w:r>
      <w:r w:rsidR="008C110D">
        <w:rPr>
          <w:lang w:val="en-US"/>
        </w:rPr>
        <w:t>235,700</w:t>
      </w:r>
      <w:r>
        <w:rPr>
          <w:lang w:val="en-US"/>
        </w:rPr>
        <w:t xml:space="preserve"> ha</w:t>
      </w:r>
      <w:r w:rsidR="008C110D">
        <w:rPr>
          <w:lang w:val="en-US"/>
        </w:rPr>
        <w:t xml:space="preserve"> (all reforestation)</w:t>
      </w:r>
      <w:r>
        <w:rPr>
          <w:lang w:val="en-US"/>
        </w:rPr>
        <w:t xml:space="preserve"> since 2014 (</w:t>
      </w:r>
      <w:r w:rsidR="0062412F">
        <w:rPr>
          <w:lang w:val="en-US"/>
        </w:rPr>
        <w:t>signing</w:t>
      </w:r>
      <w:r w:rsidR="00580DA8">
        <w:rPr>
          <w:lang w:val="en-US"/>
        </w:rPr>
        <w:t xml:space="preserve"> of </w:t>
      </w:r>
      <w:r>
        <w:rPr>
          <w:lang w:val="en-US"/>
        </w:rPr>
        <w:t>the NYDF)</w:t>
      </w:r>
      <w:r w:rsidR="00E55D6C">
        <w:rPr>
          <w:lang w:val="en-US"/>
        </w:rPr>
        <w:t xml:space="preserve"> (</w:t>
      </w:r>
      <w:r w:rsidR="00E55D6C" w:rsidRPr="00E55D6C">
        <w:rPr>
          <w:b/>
          <w:lang w:val="en-US"/>
        </w:rPr>
        <w:t>Figure</w:t>
      </w:r>
      <w:r w:rsidR="00B6409F">
        <w:rPr>
          <w:b/>
          <w:lang w:val="en-US"/>
        </w:rPr>
        <w:t xml:space="preserve"> 1</w:t>
      </w:r>
      <w:r w:rsidR="00E55D6C">
        <w:rPr>
          <w:lang w:val="en-US"/>
        </w:rPr>
        <w:t>)</w:t>
      </w:r>
      <w:r>
        <w:rPr>
          <w:lang w:val="en-US"/>
        </w:rPr>
        <w:t xml:space="preserve">. </w:t>
      </w:r>
      <w:r w:rsidR="00533D30">
        <w:rPr>
          <w:lang w:val="en-US"/>
        </w:rPr>
        <w:t>After the launch of the Bonn Challenge and NYDF, only ~2% of commitments to restore forests have been implemented</w:t>
      </w:r>
      <w:r w:rsidR="00FE54AB">
        <w:rPr>
          <w:lang w:val="en-US"/>
        </w:rPr>
        <w:t xml:space="preserve">, and the rate of forest landscape restoration decreased from approximately 2 </w:t>
      </w:r>
      <w:proofErr w:type="spellStart"/>
      <w:r w:rsidR="00FE54AB">
        <w:rPr>
          <w:lang w:val="en-US"/>
        </w:rPr>
        <w:t>mha</w:t>
      </w:r>
      <w:proofErr w:type="spellEnd"/>
      <w:r w:rsidR="00FE54AB">
        <w:rPr>
          <w:lang w:val="en-US"/>
        </w:rPr>
        <w:t xml:space="preserve">/year between 2000-2010, to less than 1 </w:t>
      </w:r>
      <w:proofErr w:type="spellStart"/>
      <w:r w:rsidR="00FE54AB">
        <w:rPr>
          <w:lang w:val="en-US"/>
        </w:rPr>
        <w:t>mha</w:t>
      </w:r>
      <w:proofErr w:type="spellEnd"/>
      <w:r w:rsidR="00FE54AB">
        <w:rPr>
          <w:lang w:val="en-US"/>
        </w:rPr>
        <w:t>/year after 2011.</w:t>
      </w:r>
      <w:r>
        <w:rPr>
          <w:lang w:val="en-US"/>
        </w:rPr>
        <w:t xml:space="preserve"> </w:t>
      </w:r>
      <w:r w:rsidR="00FE54AB">
        <w:rPr>
          <w:lang w:val="en-US"/>
        </w:rPr>
        <w:t>While most</w:t>
      </w:r>
      <w:r w:rsidR="00B6409F">
        <w:rPr>
          <w:lang w:val="en-US"/>
        </w:rPr>
        <w:t xml:space="preserve"> restoration </w:t>
      </w:r>
      <w:r w:rsidR="008C110D">
        <w:rPr>
          <w:lang w:val="en-US"/>
        </w:rPr>
        <w:t xml:space="preserve">(88%) </w:t>
      </w:r>
      <w:r w:rsidR="00B6409F">
        <w:rPr>
          <w:lang w:val="en-US"/>
        </w:rPr>
        <w:t>occurred in the early 2000s</w:t>
      </w:r>
      <w:r w:rsidR="008C110D">
        <w:rPr>
          <w:lang w:val="en-US"/>
        </w:rPr>
        <w:t xml:space="preserve"> (23.6</w:t>
      </w:r>
      <w:r w:rsidR="00B6409F">
        <w:rPr>
          <w:lang w:val="en-US"/>
        </w:rPr>
        <w:t xml:space="preserve"> </w:t>
      </w:r>
      <w:proofErr w:type="spellStart"/>
      <w:r w:rsidR="00B6409F">
        <w:rPr>
          <w:lang w:val="en-US"/>
        </w:rPr>
        <w:t>mha</w:t>
      </w:r>
      <w:proofErr w:type="spellEnd"/>
      <w:r w:rsidR="00B6409F">
        <w:rPr>
          <w:lang w:val="en-US"/>
        </w:rPr>
        <w:t xml:space="preserve"> between 2000-2010)</w:t>
      </w:r>
      <w:r w:rsidR="00B6409F">
        <w:rPr>
          <w:lang w:val="en-US"/>
        </w:rPr>
        <w:t xml:space="preserve">, </w:t>
      </w:r>
      <w:r w:rsidR="00FE54AB">
        <w:rPr>
          <w:lang w:val="en-US"/>
        </w:rPr>
        <w:t xml:space="preserve">it is expected that </w:t>
      </w:r>
      <w:r w:rsidR="00B6409F">
        <w:rPr>
          <w:lang w:val="en-US"/>
        </w:rPr>
        <w:t xml:space="preserve">primary literature data will be skewed given that more time has passed to produce studies. The more recent grey literature is also </w:t>
      </w:r>
      <w:r w:rsidR="00B6409F">
        <w:rPr>
          <w:lang w:val="en-US"/>
        </w:rPr>
        <w:t>biased</w:t>
      </w:r>
      <w:r w:rsidR="00B6409F">
        <w:rPr>
          <w:lang w:val="en-US"/>
        </w:rPr>
        <w:t xml:space="preserve"> since only a small group of regions and countries were included in the various databases and reports. A lack of contemporary studies is a major limitation with this analysis.</w:t>
      </w:r>
      <w:r w:rsidR="00B6409F" w:rsidRPr="001E5A92">
        <w:rPr>
          <w:lang w:val="en-US"/>
        </w:rPr>
        <w:t xml:space="preserve"> </w:t>
      </w:r>
      <w:r w:rsidR="00B6409F">
        <w:rPr>
          <w:lang w:val="en-US"/>
        </w:rPr>
        <w:t>Furthermore, i</w:t>
      </w:r>
      <w:r w:rsidR="00C556D5">
        <w:rPr>
          <w:lang w:val="en-US"/>
        </w:rPr>
        <w:t>t is important to note that</w:t>
      </w:r>
      <w:r w:rsidR="000C04AF">
        <w:rPr>
          <w:lang w:val="en-US"/>
        </w:rPr>
        <w:t xml:space="preserve"> there is a lot of restoration that </w:t>
      </w:r>
      <w:r w:rsidR="00DD0E69">
        <w:rPr>
          <w:lang w:val="en-US"/>
        </w:rPr>
        <w:t xml:space="preserve">happens organically </w:t>
      </w:r>
      <w:r w:rsidR="001E5A92">
        <w:rPr>
          <w:lang w:val="en-US"/>
        </w:rPr>
        <w:t xml:space="preserve">(e.g. in small areas driven by individuals) </w:t>
      </w:r>
      <w:r w:rsidR="00DD0E69">
        <w:rPr>
          <w:lang w:val="en-US"/>
        </w:rPr>
        <w:t>that may</w:t>
      </w:r>
      <w:r w:rsidR="000C04AF">
        <w:rPr>
          <w:lang w:val="en-US"/>
        </w:rPr>
        <w:t xml:space="preserve"> not be captured by academic literature</w:t>
      </w:r>
      <w:r w:rsidR="00DD0E69">
        <w:rPr>
          <w:lang w:val="en-US"/>
        </w:rPr>
        <w:t>, government reporting</w:t>
      </w:r>
      <w:r w:rsidR="000C04AF">
        <w:rPr>
          <w:lang w:val="en-US"/>
        </w:rPr>
        <w:t xml:space="preserve"> </w:t>
      </w:r>
      <w:r w:rsidR="00DD0E69">
        <w:rPr>
          <w:lang w:val="en-US"/>
        </w:rPr>
        <w:t>or</w:t>
      </w:r>
      <w:r w:rsidR="000C04AF">
        <w:rPr>
          <w:lang w:val="en-US"/>
        </w:rPr>
        <w:t xml:space="preserve"> </w:t>
      </w:r>
      <w:r w:rsidR="00DD0E69">
        <w:rPr>
          <w:lang w:val="en-US"/>
        </w:rPr>
        <w:t>project databases</w:t>
      </w:r>
      <w:r w:rsidR="00B6409F">
        <w:rPr>
          <w:lang w:val="en-US"/>
        </w:rPr>
        <w:t xml:space="preserve">. </w:t>
      </w:r>
      <w:proofErr w:type="gramStart"/>
      <w:r w:rsidR="00B6409F">
        <w:rPr>
          <w:lang w:val="en-US"/>
        </w:rPr>
        <w:t>T</w:t>
      </w:r>
      <w:r w:rsidR="00DD0E69">
        <w:rPr>
          <w:lang w:val="en-US"/>
        </w:rPr>
        <w:t>herefore</w:t>
      </w:r>
      <w:proofErr w:type="gramEnd"/>
      <w:r w:rsidR="00DD0E69">
        <w:rPr>
          <w:lang w:val="en-US"/>
        </w:rPr>
        <w:t xml:space="preserve"> the </w:t>
      </w:r>
      <w:r w:rsidR="00B6409F">
        <w:rPr>
          <w:lang w:val="en-US"/>
        </w:rPr>
        <w:t>results of the study</w:t>
      </w:r>
      <w:r w:rsidR="00B6409F">
        <w:rPr>
          <w:lang w:val="en-US"/>
        </w:rPr>
        <w:t xml:space="preserve"> </w:t>
      </w:r>
      <w:r w:rsidR="00DD0E69">
        <w:rPr>
          <w:lang w:val="en-US"/>
        </w:rPr>
        <w:t>likely underestimate or provide conservative estimates on progress.</w:t>
      </w:r>
      <w:r w:rsidR="00B6409F">
        <w:rPr>
          <w:lang w:val="en-US"/>
        </w:rPr>
        <w:t xml:space="preserve"> However, the literature review provides the only </w:t>
      </w:r>
      <w:r w:rsidR="009B3D70">
        <w:rPr>
          <w:lang w:val="en-US"/>
        </w:rPr>
        <w:t xml:space="preserve">systematic </w:t>
      </w:r>
      <w:r w:rsidR="00B6409F">
        <w:rPr>
          <w:lang w:val="en-US"/>
        </w:rPr>
        <w:t>global assessment of restoration progress to date.</w:t>
      </w:r>
    </w:p>
    <w:p w14:paraId="4100B864" w14:textId="77777777" w:rsidR="00075B1F" w:rsidRDefault="00075B1F" w:rsidP="009E0ED3">
      <w:pPr>
        <w:pStyle w:val="NoSpacing"/>
        <w:rPr>
          <w:lang w:val="en-US"/>
        </w:rPr>
      </w:pPr>
    </w:p>
    <w:p w14:paraId="53AE9A03" w14:textId="77777777" w:rsidR="00075B1F" w:rsidRDefault="00075B1F" w:rsidP="009E0ED3">
      <w:pPr>
        <w:pStyle w:val="NoSpacing"/>
        <w:rPr>
          <w:lang w:val="en-US"/>
        </w:rPr>
      </w:pPr>
    </w:p>
    <w:p w14:paraId="42F60BC9" w14:textId="6B4206C1" w:rsidR="00075B1F" w:rsidRDefault="0028524A" w:rsidP="00075B1F">
      <w:pPr>
        <w:contextualSpacing/>
        <w:rPr>
          <w:rFonts w:ascii="Calibri" w:hAnsi="Calibri" w:cs="Arial"/>
        </w:rPr>
      </w:pPr>
      <w:commentRangeStart w:id="374"/>
      <w:r>
        <w:rPr>
          <w:rFonts w:ascii="Calibri" w:hAnsi="Calibri" w:cs="Arial"/>
          <w:b/>
        </w:rPr>
        <w:lastRenderedPageBreak/>
        <w:t>Figure</w:t>
      </w:r>
      <w:r w:rsidR="00075B1F" w:rsidRPr="005F5267">
        <w:rPr>
          <w:rFonts w:ascii="Calibri" w:hAnsi="Calibri" w:cs="Arial"/>
          <w:b/>
        </w:rPr>
        <w:t xml:space="preserve"> </w:t>
      </w:r>
      <w:r w:rsidR="00075B1F">
        <w:rPr>
          <w:rFonts w:ascii="Calibri" w:hAnsi="Calibri" w:cs="Arial"/>
          <w:b/>
        </w:rPr>
        <w:t>1</w:t>
      </w:r>
      <w:commentRangeEnd w:id="374"/>
      <w:r w:rsidR="00FE54AB">
        <w:rPr>
          <w:rStyle w:val="CommentReference"/>
        </w:rPr>
        <w:commentReference w:id="374"/>
      </w:r>
      <w:r w:rsidR="00075B1F">
        <w:rPr>
          <w:rFonts w:ascii="Calibri" w:hAnsi="Calibri" w:cs="Arial"/>
        </w:rPr>
        <w:t>. Increase in forest area</w:t>
      </w:r>
      <w:r>
        <w:rPr>
          <w:rFonts w:ascii="Calibri" w:hAnsi="Calibri" w:cs="Arial"/>
        </w:rPr>
        <w:t xml:space="preserve"> (</w:t>
      </w:r>
      <w:proofErr w:type="spellStart"/>
      <w:r>
        <w:rPr>
          <w:rFonts w:ascii="Calibri" w:hAnsi="Calibri" w:cs="Arial"/>
        </w:rPr>
        <w:t>mha</w:t>
      </w:r>
      <w:proofErr w:type="spellEnd"/>
      <w:r>
        <w:rPr>
          <w:rFonts w:ascii="Calibri" w:hAnsi="Calibri" w:cs="Arial"/>
        </w:rPr>
        <w:t>)</w:t>
      </w:r>
      <w:r w:rsidR="00075B1F">
        <w:rPr>
          <w:rFonts w:ascii="Calibri" w:hAnsi="Calibri" w:cs="Arial"/>
        </w:rPr>
        <w:t xml:space="preserve"> </w:t>
      </w:r>
      <w:r>
        <w:rPr>
          <w:rFonts w:ascii="Calibri" w:hAnsi="Calibri" w:cs="Arial"/>
        </w:rPr>
        <w:t xml:space="preserve">through forest landscape restoration, </w:t>
      </w:r>
      <w:r w:rsidR="00075B1F">
        <w:rPr>
          <w:rFonts w:ascii="Calibri" w:hAnsi="Calibri" w:cs="Arial"/>
        </w:rPr>
        <w:t xml:space="preserve">by region and time period. The red bars represent the three time periods since 2000, and the blue bars represent the </w:t>
      </w:r>
      <w:r>
        <w:rPr>
          <w:rFonts w:ascii="Calibri" w:hAnsi="Calibri" w:cs="Arial"/>
        </w:rPr>
        <w:t xml:space="preserve">entire 20 years since 2000. </w:t>
      </w:r>
    </w:p>
    <w:p w14:paraId="5F09FBBE" w14:textId="4607C45B" w:rsidR="007D7AA1" w:rsidRDefault="008E5969" w:rsidP="00075B1F">
      <w:pPr>
        <w:contextualSpacing/>
        <w:rPr>
          <w:rFonts w:ascii="Calibri" w:eastAsia="Calibri" w:hAnsi="Calibri"/>
        </w:rPr>
      </w:pPr>
      <w:r>
        <w:rPr>
          <w:rFonts w:ascii="Calibri" w:eastAsia="Calibri" w:hAnsi="Calibri"/>
          <w:noProof/>
        </w:rPr>
        <w:drawing>
          <wp:inline distT="0" distB="0" distL="0" distR="0" wp14:anchorId="3304B672" wp14:editId="7F9B1F4B">
            <wp:extent cx="5978770" cy="3601330"/>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7-16 at 10.14.15 AM.png"/>
                    <pic:cNvPicPr/>
                  </pic:nvPicPr>
                  <pic:blipFill>
                    <a:blip r:embed="rId17">
                      <a:extLst>
                        <a:ext uri="{28A0092B-C50C-407E-A947-70E740481C1C}">
                          <a14:useLocalDpi xmlns:a14="http://schemas.microsoft.com/office/drawing/2010/main" val="0"/>
                        </a:ext>
                      </a:extLst>
                    </a:blip>
                    <a:stretch>
                      <a:fillRect/>
                    </a:stretch>
                  </pic:blipFill>
                  <pic:spPr>
                    <a:xfrm>
                      <a:off x="0" y="0"/>
                      <a:ext cx="5979990" cy="3602065"/>
                    </a:xfrm>
                    <a:prstGeom prst="rect">
                      <a:avLst/>
                    </a:prstGeom>
                  </pic:spPr>
                </pic:pic>
              </a:graphicData>
            </a:graphic>
          </wp:inline>
        </w:drawing>
      </w:r>
    </w:p>
    <w:p w14:paraId="7D0C731C" w14:textId="77777777" w:rsidR="008E5969" w:rsidRDefault="008E5969" w:rsidP="009E0ED3">
      <w:pPr>
        <w:pStyle w:val="NoSpacing"/>
        <w:rPr>
          <w:lang w:val="en-US"/>
        </w:rPr>
      </w:pPr>
    </w:p>
    <w:p w14:paraId="4D85A463" w14:textId="1E4511E2" w:rsidR="00AE6587" w:rsidRPr="00221B5D" w:rsidRDefault="00AE6587" w:rsidP="009E0ED3">
      <w:pPr>
        <w:pStyle w:val="NoSpacing"/>
        <w:rPr>
          <w:lang w:val="en-US"/>
        </w:rPr>
      </w:pPr>
      <w:r w:rsidRPr="001E5A92">
        <w:rPr>
          <w:lang w:val="en-US"/>
        </w:rPr>
        <w:t xml:space="preserve">Regionally, </w:t>
      </w:r>
      <w:r w:rsidR="008C110D">
        <w:rPr>
          <w:lang w:val="en-US"/>
        </w:rPr>
        <w:t xml:space="preserve">Latin America and </w:t>
      </w:r>
      <w:r w:rsidRPr="001E5A92">
        <w:rPr>
          <w:lang w:val="en-US"/>
        </w:rPr>
        <w:t xml:space="preserve">East Asia (China) </w:t>
      </w:r>
      <w:r w:rsidR="00DA154D" w:rsidRPr="001E5A92">
        <w:rPr>
          <w:lang w:val="en-US"/>
        </w:rPr>
        <w:t>represent the majority</w:t>
      </w:r>
      <w:r w:rsidRPr="001E5A92">
        <w:rPr>
          <w:lang w:val="en-US"/>
        </w:rPr>
        <w:t xml:space="preserve"> </w:t>
      </w:r>
      <w:r w:rsidR="00DA154D" w:rsidRPr="001E5A92">
        <w:rPr>
          <w:lang w:val="en-US"/>
        </w:rPr>
        <w:t>of areas under restoration</w:t>
      </w:r>
      <w:r w:rsidR="00533D30">
        <w:rPr>
          <w:lang w:val="en-US"/>
        </w:rPr>
        <w:t>. B</w:t>
      </w:r>
      <w:r w:rsidR="00DD6E5A" w:rsidRPr="001E5A92">
        <w:rPr>
          <w:lang w:val="en-US"/>
        </w:rPr>
        <w:t xml:space="preserve">etween </w:t>
      </w:r>
      <w:r w:rsidRPr="001E5A92">
        <w:rPr>
          <w:lang w:val="en-US"/>
        </w:rPr>
        <w:t>2000</w:t>
      </w:r>
      <w:r w:rsidR="00DD6E5A" w:rsidRPr="001E5A92">
        <w:rPr>
          <w:lang w:val="en-US"/>
        </w:rPr>
        <w:t>-2010</w:t>
      </w:r>
      <w:r w:rsidRPr="001E5A92">
        <w:rPr>
          <w:lang w:val="en-US"/>
        </w:rPr>
        <w:t xml:space="preserve">, </w:t>
      </w:r>
      <w:r w:rsidR="00533D30">
        <w:rPr>
          <w:lang w:val="en-US"/>
        </w:rPr>
        <w:t xml:space="preserve">9.7 </w:t>
      </w:r>
      <w:proofErr w:type="spellStart"/>
      <w:r w:rsidR="00533D30">
        <w:rPr>
          <w:lang w:val="en-US"/>
        </w:rPr>
        <w:t>mha</w:t>
      </w:r>
      <w:proofErr w:type="spellEnd"/>
      <w:r w:rsidR="00533D30">
        <w:rPr>
          <w:lang w:val="en-US"/>
        </w:rPr>
        <w:t xml:space="preserve"> </w:t>
      </w:r>
      <w:r w:rsidR="00A351D5">
        <w:rPr>
          <w:lang w:val="en-US"/>
        </w:rPr>
        <w:t>were</w:t>
      </w:r>
      <w:r w:rsidR="00533D30">
        <w:rPr>
          <w:lang w:val="en-US"/>
        </w:rPr>
        <w:t xml:space="preserve"> under restoration (</w:t>
      </w:r>
      <w:r w:rsidR="00A351D5">
        <w:rPr>
          <w:lang w:val="en-US"/>
        </w:rPr>
        <w:t>99.9 % reforestation) in Latin America, primarily as regeneration (</w:t>
      </w:r>
      <w:r w:rsidR="00991E0C">
        <w:rPr>
          <w:lang w:val="en-US"/>
        </w:rPr>
        <w:t>97</w:t>
      </w:r>
      <w:r w:rsidR="00A351D5">
        <w:rPr>
          <w:lang w:val="en-US"/>
        </w:rPr>
        <w:t xml:space="preserve">%) in Brazil. In China, 9.5 </w:t>
      </w:r>
      <w:proofErr w:type="spellStart"/>
      <w:r w:rsidR="00A351D5">
        <w:rPr>
          <w:lang w:val="en-US"/>
        </w:rPr>
        <w:t>mha</w:t>
      </w:r>
      <w:proofErr w:type="spellEnd"/>
      <w:r w:rsidR="00A351D5">
        <w:rPr>
          <w:lang w:val="en-US"/>
        </w:rPr>
        <w:t xml:space="preserve"> were under restoration, </w:t>
      </w:r>
      <w:r w:rsidRPr="001E5A92">
        <w:rPr>
          <w:lang w:val="en-US"/>
        </w:rPr>
        <w:t xml:space="preserve">with </w:t>
      </w:r>
      <w:r w:rsidR="00A351D5">
        <w:rPr>
          <w:lang w:val="en-US"/>
        </w:rPr>
        <w:t>approximately half (47%)</w:t>
      </w:r>
      <w:r w:rsidRPr="001E5A92">
        <w:rPr>
          <w:lang w:val="en-US"/>
        </w:rPr>
        <w:t xml:space="preserve"> </w:t>
      </w:r>
      <w:proofErr w:type="spellStart"/>
      <w:r w:rsidRPr="001E5A92">
        <w:rPr>
          <w:lang w:val="en-US"/>
        </w:rPr>
        <w:t>occuring</w:t>
      </w:r>
      <w:proofErr w:type="spellEnd"/>
      <w:r w:rsidRPr="001E5A92">
        <w:rPr>
          <w:lang w:val="en-US"/>
        </w:rPr>
        <w:t xml:space="preserve"> as </w:t>
      </w:r>
      <w:commentRangeStart w:id="375"/>
      <w:commentRangeStart w:id="376"/>
      <w:r w:rsidRPr="001E5A92">
        <w:rPr>
          <w:lang w:val="en-US"/>
        </w:rPr>
        <w:t>afforestation with timber species</w:t>
      </w:r>
      <w:commentRangeEnd w:id="375"/>
      <w:r w:rsidR="00E16B52">
        <w:rPr>
          <w:rStyle w:val="CommentReference"/>
          <w:rFonts w:ascii="Times New Roman" w:hAnsi="Times New Roman" w:cs="Times New Roman"/>
          <w:lang w:val="en-GB" w:eastAsia="en-GB"/>
        </w:rPr>
        <w:commentReference w:id="375"/>
      </w:r>
      <w:commentRangeEnd w:id="376"/>
      <w:r w:rsidR="00221B5D">
        <w:rPr>
          <w:rStyle w:val="CommentReference"/>
          <w:rFonts w:ascii="Times New Roman" w:hAnsi="Times New Roman" w:cs="Times New Roman"/>
          <w:lang w:val="en-GB" w:eastAsia="en-GB"/>
        </w:rPr>
        <w:commentReference w:id="376"/>
      </w:r>
      <w:r w:rsidRPr="00221B5D">
        <w:rPr>
          <w:lang w:val="en-US"/>
        </w:rPr>
        <w:t xml:space="preserve">. </w:t>
      </w:r>
      <w:r w:rsidR="00991E0C">
        <w:rPr>
          <w:lang w:val="en-US"/>
        </w:rPr>
        <w:t>Southeast Asia</w:t>
      </w:r>
      <w:r w:rsidRPr="00221B5D">
        <w:rPr>
          <w:lang w:val="en-US"/>
        </w:rPr>
        <w:t xml:space="preserve"> and the EU also had significant restoration</w:t>
      </w:r>
      <w:r w:rsidR="00DD6E5A" w:rsidRPr="00221B5D">
        <w:rPr>
          <w:lang w:val="en-US"/>
        </w:rPr>
        <w:t xml:space="preserve"> between 2000-2010</w:t>
      </w:r>
      <w:r w:rsidRPr="00221B5D">
        <w:rPr>
          <w:lang w:val="en-US"/>
        </w:rPr>
        <w:t xml:space="preserve"> (</w:t>
      </w:r>
      <w:r w:rsidR="00991E0C">
        <w:rPr>
          <w:lang w:val="en-US"/>
        </w:rPr>
        <w:t>2.5</w:t>
      </w:r>
      <w:r w:rsidR="00DD6E5A" w:rsidRPr="00221B5D">
        <w:rPr>
          <w:lang w:val="en-US"/>
        </w:rPr>
        <w:t xml:space="preserve"> </w:t>
      </w:r>
      <w:proofErr w:type="spellStart"/>
      <w:r w:rsidRPr="00221B5D">
        <w:rPr>
          <w:lang w:val="en-US"/>
        </w:rPr>
        <w:t>mha</w:t>
      </w:r>
      <w:proofErr w:type="spellEnd"/>
      <w:r w:rsidRPr="00221B5D">
        <w:rPr>
          <w:lang w:val="en-US"/>
        </w:rPr>
        <w:t xml:space="preserve"> and </w:t>
      </w:r>
      <w:r w:rsidR="00991E0C">
        <w:rPr>
          <w:lang w:val="en-US"/>
        </w:rPr>
        <w:t>1.3</w:t>
      </w:r>
      <w:r w:rsidR="00DD6E5A" w:rsidRPr="00221B5D">
        <w:rPr>
          <w:lang w:val="en-US"/>
        </w:rPr>
        <w:t xml:space="preserve"> </w:t>
      </w:r>
      <w:proofErr w:type="spellStart"/>
      <w:r w:rsidRPr="00221B5D">
        <w:rPr>
          <w:lang w:val="en-US"/>
        </w:rPr>
        <w:t>mha</w:t>
      </w:r>
      <w:proofErr w:type="spellEnd"/>
      <w:r w:rsidRPr="00221B5D">
        <w:rPr>
          <w:lang w:val="en-US"/>
        </w:rPr>
        <w:t xml:space="preserve"> respectively), primarily as </w:t>
      </w:r>
      <w:r w:rsidR="00991E0C">
        <w:rPr>
          <w:lang w:val="en-US"/>
        </w:rPr>
        <w:t xml:space="preserve">timber plantations (66%) and </w:t>
      </w:r>
      <w:r w:rsidRPr="00221B5D">
        <w:rPr>
          <w:lang w:val="en-US"/>
        </w:rPr>
        <w:t>regeneration</w:t>
      </w:r>
      <w:r w:rsidR="00991E0C">
        <w:rPr>
          <w:lang w:val="en-US"/>
        </w:rPr>
        <w:t xml:space="preserve"> (33%)</w:t>
      </w:r>
      <w:r w:rsidR="002172FA" w:rsidRPr="00221B5D">
        <w:rPr>
          <w:lang w:val="en-US"/>
        </w:rPr>
        <w:t xml:space="preserve"> </w:t>
      </w:r>
      <w:r w:rsidR="00991E0C">
        <w:rPr>
          <w:lang w:val="en-US"/>
        </w:rPr>
        <w:t>in Vietnam</w:t>
      </w:r>
      <w:r w:rsidR="002172FA" w:rsidRPr="00221B5D">
        <w:rPr>
          <w:lang w:val="en-US"/>
        </w:rPr>
        <w:t xml:space="preserve"> </w:t>
      </w:r>
      <w:r w:rsidRPr="00221B5D">
        <w:rPr>
          <w:lang w:val="en-US"/>
        </w:rPr>
        <w:t xml:space="preserve">and </w:t>
      </w:r>
      <w:r w:rsidR="00A80C52">
        <w:rPr>
          <w:lang w:val="en-US"/>
        </w:rPr>
        <w:t xml:space="preserve">regeneration in </w:t>
      </w:r>
      <w:r w:rsidR="002172FA" w:rsidRPr="00221B5D">
        <w:rPr>
          <w:lang w:val="en-US"/>
        </w:rPr>
        <w:t>Eastern Europe and Russia (</w:t>
      </w:r>
      <w:r w:rsidR="00A80C52">
        <w:rPr>
          <w:lang w:val="en-US"/>
        </w:rPr>
        <w:t>75</w:t>
      </w:r>
      <w:r w:rsidR="002172FA" w:rsidRPr="00221B5D">
        <w:rPr>
          <w:lang w:val="en-US"/>
        </w:rPr>
        <w:t>%)</w:t>
      </w:r>
      <w:r w:rsidRPr="00221B5D">
        <w:rPr>
          <w:lang w:val="en-US"/>
        </w:rPr>
        <w:t xml:space="preserve">. </w:t>
      </w:r>
      <w:r w:rsidR="009671A5">
        <w:rPr>
          <w:lang w:val="en-US"/>
        </w:rPr>
        <w:t xml:space="preserve">North America, South Asia, and </w:t>
      </w:r>
      <w:r w:rsidR="00BB1AD0" w:rsidRPr="00221B5D">
        <w:rPr>
          <w:lang w:val="en-US"/>
        </w:rPr>
        <w:t xml:space="preserve">Sub-Saharan Africa </w:t>
      </w:r>
      <w:r w:rsidR="002236CA">
        <w:rPr>
          <w:lang w:val="en-US"/>
        </w:rPr>
        <w:t xml:space="preserve">had </w:t>
      </w:r>
      <w:r w:rsidR="00BB1AD0" w:rsidRPr="00221B5D">
        <w:rPr>
          <w:lang w:val="en-US"/>
        </w:rPr>
        <w:t>mo</w:t>
      </w:r>
      <w:r w:rsidR="002006AE" w:rsidRPr="00221B5D">
        <w:rPr>
          <w:lang w:val="en-US"/>
        </w:rPr>
        <w:t>derate levels of restoration</w:t>
      </w:r>
      <w:r w:rsidR="005342B5">
        <w:rPr>
          <w:lang w:val="en-US"/>
        </w:rPr>
        <w:t xml:space="preserve"> between 2000-2010</w:t>
      </w:r>
      <w:r w:rsidR="002006AE" w:rsidRPr="00221B5D">
        <w:rPr>
          <w:lang w:val="en-US"/>
        </w:rPr>
        <w:t xml:space="preserve"> (</w:t>
      </w:r>
      <w:r w:rsidR="009671A5">
        <w:rPr>
          <w:lang w:val="en-US"/>
        </w:rPr>
        <w:t>0.4</w:t>
      </w:r>
      <w:r w:rsidR="002006AE" w:rsidRPr="00221B5D">
        <w:rPr>
          <w:lang w:val="en-US"/>
        </w:rPr>
        <w:t xml:space="preserve"> </w:t>
      </w:r>
      <w:proofErr w:type="spellStart"/>
      <w:r w:rsidR="002006AE" w:rsidRPr="00221B5D">
        <w:rPr>
          <w:lang w:val="en-US"/>
        </w:rPr>
        <w:t>mha</w:t>
      </w:r>
      <w:proofErr w:type="spellEnd"/>
      <w:r w:rsidR="009671A5">
        <w:rPr>
          <w:lang w:val="en-US"/>
        </w:rPr>
        <w:t xml:space="preserve">, 0.13 </w:t>
      </w:r>
      <w:proofErr w:type="spellStart"/>
      <w:r w:rsidR="009671A5">
        <w:rPr>
          <w:lang w:val="en-US"/>
        </w:rPr>
        <w:t>mha</w:t>
      </w:r>
      <w:proofErr w:type="spellEnd"/>
      <w:r w:rsidR="002006AE" w:rsidRPr="00221B5D">
        <w:rPr>
          <w:lang w:val="en-US"/>
        </w:rPr>
        <w:t xml:space="preserve"> and </w:t>
      </w:r>
      <w:r w:rsidR="009671A5">
        <w:rPr>
          <w:lang w:val="en-US"/>
        </w:rPr>
        <w:t xml:space="preserve">0.04 </w:t>
      </w:r>
      <w:proofErr w:type="spellStart"/>
      <w:r w:rsidR="00BB1AD0" w:rsidRPr="00221B5D">
        <w:rPr>
          <w:lang w:val="en-US"/>
        </w:rPr>
        <w:t>mha</w:t>
      </w:r>
      <w:proofErr w:type="spellEnd"/>
      <w:r w:rsidR="00BB1AD0" w:rsidRPr="00221B5D">
        <w:rPr>
          <w:lang w:val="en-US"/>
        </w:rPr>
        <w:t xml:space="preserve"> respectively)</w:t>
      </w:r>
      <w:r w:rsidR="00E618DF" w:rsidRPr="00221B5D">
        <w:rPr>
          <w:lang w:val="en-US"/>
        </w:rPr>
        <w:t xml:space="preserve">, </w:t>
      </w:r>
      <w:r w:rsidR="002236CA">
        <w:rPr>
          <w:lang w:val="en-US"/>
        </w:rPr>
        <w:t>mainly through</w:t>
      </w:r>
      <w:r w:rsidR="002236CA" w:rsidRPr="00221B5D">
        <w:rPr>
          <w:lang w:val="en-US"/>
        </w:rPr>
        <w:t xml:space="preserve"> </w:t>
      </w:r>
      <w:r w:rsidR="002236CA">
        <w:rPr>
          <w:lang w:val="en-US"/>
        </w:rPr>
        <w:t>regeneration and ecological restoration in the United States (90%), India (63%) and</w:t>
      </w:r>
      <w:r w:rsidR="00A95809">
        <w:rPr>
          <w:lang w:val="en-US"/>
        </w:rPr>
        <w:t xml:space="preserve"> in West and East Africa</w:t>
      </w:r>
      <w:r w:rsidR="002236CA">
        <w:rPr>
          <w:lang w:val="en-US"/>
        </w:rPr>
        <w:t xml:space="preserve"> </w:t>
      </w:r>
      <w:r w:rsidR="00E618DF" w:rsidRPr="00221B5D">
        <w:rPr>
          <w:lang w:val="en-US"/>
        </w:rPr>
        <w:t>(</w:t>
      </w:r>
      <w:r w:rsidR="00A95809">
        <w:rPr>
          <w:lang w:val="en-US"/>
        </w:rPr>
        <w:t>70</w:t>
      </w:r>
      <w:r w:rsidR="00E618DF" w:rsidRPr="00221B5D">
        <w:rPr>
          <w:lang w:val="en-US"/>
        </w:rPr>
        <w:t>%)</w:t>
      </w:r>
      <w:r w:rsidR="00BB1AD0" w:rsidRPr="00221B5D">
        <w:rPr>
          <w:lang w:val="en-US"/>
        </w:rPr>
        <w:t>.</w:t>
      </w:r>
      <w:r w:rsidR="008E5969">
        <w:rPr>
          <w:lang w:val="en-US"/>
        </w:rPr>
        <w:t xml:space="preserve"> From 2000-2010, the predominant motives for forest landscape restoration were risk mitigation (e.g. soil erosion, flooding) (</w:t>
      </w:r>
      <w:r w:rsidR="00343D19">
        <w:rPr>
          <w:lang w:val="en-US"/>
        </w:rPr>
        <w:t>13%)</w:t>
      </w:r>
      <w:r w:rsidR="008E5969">
        <w:rPr>
          <w:lang w:val="en-US"/>
        </w:rPr>
        <w:t>,</w:t>
      </w:r>
      <w:r w:rsidR="00343D19">
        <w:rPr>
          <w:lang w:val="en-US"/>
        </w:rPr>
        <w:t xml:space="preserve"> commercial interests and local employment (12% each), then enhancing soil fertility, carbon sequestration, ecosystem function, and water provision (8% each).</w:t>
      </w:r>
    </w:p>
    <w:p w14:paraId="43D0CA92" w14:textId="77777777" w:rsidR="00BB1AD0" w:rsidRPr="00221B5D" w:rsidRDefault="00BB1AD0" w:rsidP="009E0ED3">
      <w:pPr>
        <w:pStyle w:val="NoSpacing"/>
        <w:rPr>
          <w:lang w:val="en-US"/>
        </w:rPr>
      </w:pPr>
    </w:p>
    <w:p w14:paraId="78835C2B" w14:textId="09E8A06A" w:rsidR="00580DA8" w:rsidRDefault="00BB1AD0" w:rsidP="009E0ED3">
      <w:pPr>
        <w:pStyle w:val="NoSpacing"/>
        <w:rPr>
          <w:lang w:val="en-US"/>
        </w:rPr>
      </w:pPr>
      <w:r w:rsidRPr="00221B5D">
        <w:rPr>
          <w:lang w:val="en-US"/>
        </w:rPr>
        <w:t>Since 2011</w:t>
      </w:r>
      <w:r w:rsidR="00580DA8" w:rsidRPr="00221B5D">
        <w:rPr>
          <w:lang w:val="en-US"/>
        </w:rPr>
        <w:t xml:space="preserve"> (start of the Bonn Challenge)</w:t>
      </w:r>
      <w:r w:rsidRPr="00221B5D">
        <w:rPr>
          <w:lang w:val="en-US"/>
        </w:rPr>
        <w:t xml:space="preserve">, a majority of the restoration </w:t>
      </w:r>
      <w:proofErr w:type="spellStart"/>
      <w:r w:rsidRPr="00221B5D">
        <w:rPr>
          <w:lang w:val="en-US"/>
        </w:rPr>
        <w:t>occured</w:t>
      </w:r>
      <w:proofErr w:type="spellEnd"/>
      <w:r w:rsidRPr="00221B5D">
        <w:rPr>
          <w:lang w:val="en-US"/>
        </w:rPr>
        <w:t xml:space="preserve"> in </w:t>
      </w:r>
      <w:r w:rsidR="00E618DF" w:rsidRPr="00221B5D">
        <w:rPr>
          <w:lang w:val="en-US"/>
        </w:rPr>
        <w:t xml:space="preserve">North America (USA) (1.4 </w:t>
      </w:r>
      <w:proofErr w:type="spellStart"/>
      <w:r w:rsidR="00E618DF" w:rsidRPr="00221B5D">
        <w:rPr>
          <w:lang w:val="en-US"/>
        </w:rPr>
        <w:t>mha</w:t>
      </w:r>
      <w:proofErr w:type="spellEnd"/>
      <w:r w:rsidR="00E618DF" w:rsidRPr="00221B5D">
        <w:rPr>
          <w:lang w:val="en-US"/>
        </w:rPr>
        <w:t xml:space="preserve">), </w:t>
      </w:r>
      <w:r w:rsidRPr="00221B5D">
        <w:rPr>
          <w:lang w:val="en-US"/>
        </w:rPr>
        <w:t>Latin America</w:t>
      </w:r>
      <w:r w:rsidR="00E618DF" w:rsidRPr="00221B5D">
        <w:rPr>
          <w:lang w:val="en-US"/>
        </w:rPr>
        <w:t xml:space="preserve"> (</w:t>
      </w:r>
      <w:r w:rsidR="005342B5">
        <w:rPr>
          <w:lang w:val="en-US"/>
        </w:rPr>
        <w:t>0.75</w:t>
      </w:r>
      <w:r w:rsidR="00E618DF" w:rsidRPr="00221B5D">
        <w:rPr>
          <w:lang w:val="en-US"/>
        </w:rPr>
        <w:t xml:space="preserve"> </w:t>
      </w:r>
      <w:proofErr w:type="spellStart"/>
      <w:r w:rsidR="00E618DF" w:rsidRPr="00221B5D">
        <w:rPr>
          <w:lang w:val="en-US"/>
        </w:rPr>
        <w:t>mha</w:t>
      </w:r>
      <w:proofErr w:type="spellEnd"/>
      <w:r w:rsidR="00E618DF" w:rsidRPr="00221B5D">
        <w:rPr>
          <w:lang w:val="en-US"/>
        </w:rPr>
        <w:t>)</w:t>
      </w:r>
      <w:r w:rsidRPr="00221B5D">
        <w:rPr>
          <w:lang w:val="en-US"/>
        </w:rPr>
        <w:t xml:space="preserve">, </w:t>
      </w:r>
      <w:r w:rsidR="00E55D6C" w:rsidRPr="00221B5D">
        <w:rPr>
          <w:lang w:val="en-US"/>
        </w:rPr>
        <w:t xml:space="preserve">and </w:t>
      </w:r>
      <w:r w:rsidRPr="00221B5D">
        <w:rPr>
          <w:lang w:val="en-US"/>
        </w:rPr>
        <w:t>Sub-Saharan Africa</w:t>
      </w:r>
      <w:r w:rsidR="00E618DF" w:rsidRPr="00221B5D">
        <w:rPr>
          <w:lang w:val="en-US"/>
        </w:rPr>
        <w:t xml:space="preserve"> (</w:t>
      </w:r>
      <w:r w:rsidR="00AA0964">
        <w:rPr>
          <w:lang w:val="en-US"/>
        </w:rPr>
        <w:t>0.70</w:t>
      </w:r>
      <w:r w:rsidR="00E618DF" w:rsidRPr="00221B5D">
        <w:rPr>
          <w:lang w:val="en-US"/>
        </w:rPr>
        <w:t xml:space="preserve"> </w:t>
      </w:r>
      <w:proofErr w:type="spellStart"/>
      <w:r w:rsidR="00AA0964">
        <w:rPr>
          <w:lang w:val="en-US"/>
        </w:rPr>
        <w:t>m</w:t>
      </w:r>
      <w:r w:rsidR="00E618DF" w:rsidRPr="00221B5D">
        <w:rPr>
          <w:lang w:val="en-US"/>
        </w:rPr>
        <w:t>ha</w:t>
      </w:r>
      <w:proofErr w:type="spellEnd"/>
      <w:r w:rsidR="00E55D6C" w:rsidRPr="00221B5D">
        <w:rPr>
          <w:lang w:val="en-US"/>
        </w:rPr>
        <w:t xml:space="preserve">). </w:t>
      </w:r>
      <w:r w:rsidR="00580DA8" w:rsidRPr="00221B5D">
        <w:rPr>
          <w:lang w:val="en-US"/>
        </w:rPr>
        <w:t>Since 2014</w:t>
      </w:r>
      <w:r w:rsidR="00E618DF" w:rsidRPr="00221B5D">
        <w:rPr>
          <w:lang w:val="en-US"/>
        </w:rPr>
        <w:t>, data was only available for Latin America (</w:t>
      </w:r>
      <w:r w:rsidR="00E618DF">
        <w:rPr>
          <w:lang w:val="en-US"/>
        </w:rPr>
        <w:t>286,700 ha)</w:t>
      </w:r>
      <w:r w:rsidR="00E55D6C">
        <w:rPr>
          <w:lang w:val="en-US"/>
        </w:rPr>
        <w:t>, with the majority of restoration undertaken in Brazil, Chile, Costa Rica, El Salvador, and Peru. Most restoration t</w:t>
      </w:r>
      <w:r w:rsidR="00FE54AB">
        <w:rPr>
          <w:lang w:val="en-US"/>
        </w:rPr>
        <w:t xml:space="preserve">ypes since 2011 were </w:t>
      </w:r>
      <w:r w:rsidR="00670066">
        <w:rPr>
          <w:lang w:val="en-US"/>
        </w:rPr>
        <w:t xml:space="preserve">active ecological restoration (24%), woodlots (unspecified kinds of timber plantations, 22%), natural and assisted </w:t>
      </w:r>
      <w:r w:rsidR="00FE54AB">
        <w:rPr>
          <w:lang w:val="en-US"/>
        </w:rPr>
        <w:t>regeneration</w:t>
      </w:r>
      <w:r w:rsidR="00670066">
        <w:rPr>
          <w:lang w:val="en-US"/>
        </w:rPr>
        <w:t xml:space="preserve"> (20%)</w:t>
      </w:r>
      <w:r w:rsidR="00E55D6C">
        <w:rPr>
          <w:lang w:val="en-US"/>
        </w:rPr>
        <w:t xml:space="preserve">, </w:t>
      </w:r>
      <w:r w:rsidR="00670066">
        <w:rPr>
          <w:lang w:val="en-US"/>
        </w:rPr>
        <w:t>agroforestry (16%), and afforestation (15%)</w:t>
      </w:r>
      <w:r w:rsidR="008E5969">
        <w:rPr>
          <w:lang w:val="en-US"/>
        </w:rPr>
        <w:t xml:space="preserve"> (</w:t>
      </w:r>
      <w:r w:rsidR="008E5969" w:rsidRPr="00FE54AB">
        <w:rPr>
          <w:b/>
          <w:lang w:val="en-US"/>
        </w:rPr>
        <w:t>Figure 2</w:t>
      </w:r>
      <w:r w:rsidR="008E5969">
        <w:rPr>
          <w:lang w:val="en-US"/>
        </w:rPr>
        <w:t>)</w:t>
      </w:r>
      <w:r w:rsidR="00670066">
        <w:rPr>
          <w:lang w:val="en-US"/>
        </w:rPr>
        <w:t>.</w:t>
      </w:r>
      <w:r w:rsidR="00343D19">
        <w:rPr>
          <w:lang w:val="en-US"/>
        </w:rPr>
        <w:t xml:space="preserve"> The primary motives for restoration post Bonn Challenge were recovering ecosystem function (18%), </w:t>
      </w:r>
      <w:r w:rsidR="00343D19">
        <w:rPr>
          <w:lang w:val="en-US"/>
        </w:rPr>
        <w:lastRenderedPageBreak/>
        <w:t>biodiversity (11%), local employment (11%), and carbon sequestration and risk mitigation (9% each).</w:t>
      </w:r>
    </w:p>
    <w:p w14:paraId="71C81B83" w14:textId="77777777" w:rsidR="008E5969" w:rsidRDefault="008E5969" w:rsidP="009E0ED3">
      <w:pPr>
        <w:pStyle w:val="NoSpacing"/>
        <w:rPr>
          <w:rFonts w:ascii="Calibri" w:hAnsi="Calibri" w:cs="Arial"/>
          <w:b/>
        </w:rPr>
      </w:pPr>
    </w:p>
    <w:p w14:paraId="2F4BDA6E" w14:textId="3339ABC8" w:rsidR="0028524A" w:rsidRDefault="0028524A" w:rsidP="009E0ED3">
      <w:pPr>
        <w:pStyle w:val="NoSpacing"/>
        <w:rPr>
          <w:lang w:val="en-US"/>
        </w:rPr>
      </w:pPr>
      <w:commentRangeStart w:id="377"/>
      <w:proofErr w:type="spellStart"/>
      <w:r>
        <w:rPr>
          <w:rFonts w:ascii="Calibri" w:hAnsi="Calibri" w:cs="Arial"/>
          <w:b/>
        </w:rPr>
        <w:t>Figure</w:t>
      </w:r>
      <w:proofErr w:type="spellEnd"/>
      <w:r w:rsidRPr="005F5267">
        <w:rPr>
          <w:rFonts w:ascii="Calibri" w:hAnsi="Calibri" w:cs="Arial"/>
          <w:b/>
        </w:rPr>
        <w:t xml:space="preserve"> </w:t>
      </w:r>
      <w:r>
        <w:rPr>
          <w:rFonts w:ascii="Calibri" w:hAnsi="Calibri" w:cs="Arial"/>
          <w:b/>
        </w:rPr>
        <w:t>2</w:t>
      </w:r>
      <w:commentRangeEnd w:id="377"/>
      <w:r w:rsidR="00C76466">
        <w:rPr>
          <w:rStyle w:val="CommentReference"/>
          <w:rFonts w:ascii="Times New Roman" w:hAnsi="Times New Roman" w:cs="Times New Roman"/>
          <w:lang w:val="en-GB" w:eastAsia="en-GB"/>
        </w:rPr>
        <w:commentReference w:id="377"/>
      </w:r>
      <w:r>
        <w:rPr>
          <w:rFonts w:ascii="Calibri" w:hAnsi="Calibri" w:cs="Arial"/>
        </w:rPr>
        <w:t xml:space="preserve">. </w:t>
      </w:r>
      <w:proofErr w:type="spellStart"/>
      <w:r>
        <w:rPr>
          <w:rFonts w:ascii="Calibri" w:hAnsi="Calibri" w:cs="Arial"/>
        </w:rPr>
        <w:t>Increase</w:t>
      </w:r>
      <w:proofErr w:type="spellEnd"/>
      <w:r>
        <w:rPr>
          <w:rFonts w:ascii="Calibri" w:hAnsi="Calibri" w:cs="Arial"/>
        </w:rPr>
        <w:t xml:space="preserve"> in </w:t>
      </w:r>
      <w:proofErr w:type="spellStart"/>
      <w:r>
        <w:rPr>
          <w:rFonts w:ascii="Calibri" w:hAnsi="Calibri" w:cs="Arial"/>
        </w:rPr>
        <w:t>forest</w:t>
      </w:r>
      <w:proofErr w:type="spellEnd"/>
      <w:r>
        <w:rPr>
          <w:rFonts w:ascii="Calibri" w:hAnsi="Calibri" w:cs="Arial"/>
        </w:rPr>
        <w:t xml:space="preserve"> </w:t>
      </w:r>
      <w:proofErr w:type="spellStart"/>
      <w:r>
        <w:rPr>
          <w:rFonts w:ascii="Calibri" w:hAnsi="Calibri" w:cs="Arial"/>
        </w:rPr>
        <w:t>area</w:t>
      </w:r>
      <w:proofErr w:type="spellEnd"/>
      <w:r>
        <w:rPr>
          <w:rFonts w:ascii="Calibri" w:hAnsi="Calibri" w:cs="Arial"/>
        </w:rPr>
        <w:t xml:space="preserve"> (</w:t>
      </w:r>
      <w:proofErr w:type="spellStart"/>
      <w:r>
        <w:rPr>
          <w:rFonts w:ascii="Calibri" w:hAnsi="Calibri" w:cs="Arial"/>
        </w:rPr>
        <w:t>mha</w:t>
      </w:r>
      <w:proofErr w:type="spellEnd"/>
      <w:r>
        <w:rPr>
          <w:rFonts w:ascii="Calibri" w:hAnsi="Calibri" w:cs="Arial"/>
        </w:rPr>
        <w:t xml:space="preserve">) </w:t>
      </w:r>
      <w:proofErr w:type="spellStart"/>
      <w:r>
        <w:rPr>
          <w:rFonts w:ascii="Calibri" w:hAnsi="Calibri" w:cs="Arial"/>
        </w:rPr>
        <w:t>through</w:t>
      </w:r>
      <w:proofErr w:type="spellEnd"/>
      <w:r>
        <w:rPr>
          <w:rFonts w:ascii="Calibri" w:hAnsi="Calibri" w:cs="Arial"/>
        </w:rPr>
        <w:t xml:space="preserve"> </w:t>
      </w:r>
      <w:proofErr w:type="spellStart"/>
      <w:r>
        <w:rPr>
          <w:rFonts w:ascii="Calibri" w:hAnsi="Calibri" w:cs="Arial"/>
        </w:rPr>
        <w:t>forest</w:t>
      </w:r>
      <w:proofErr w:type="spellEnd"/>
      <w:r>
        <w:rPr>
          <w:rFonts w:ascii="Calibri" w:hAnsi="Calibri" w:cs="Arial"/>
        </w:rPr>
        <w:t xml:space="preserve"> </w:t>
      </w:r>
      <w:proofErr w:type="spellStart"/>
      <w:r>
        <w:rPr>
          <w:rFonts w:ascii="Calibri" w:hAnsi="Calibri" w:cs="Arial"/>
        </w:rPr>
        <w:t>landscape</w:t>
      </w:r>
      <w:proofErr w:type="spellEnd"/>
      <w:r>
        <w:rPr>
          <w:rFonts w:ascii="Calibri" w:hAnsi="Calibri" w:cs="Arial"/>
        </w:rPr>
        <w:t xml:space="preserve"> </w:t>
      </w:r>
      <w:proofErr w:type="spellStart"/>
      <w:r>
        <w:rPr>
          <w:rFonts w:ascii="Calibri" w:hAnsi="Calibri" w:cs="Arial"/>
        </w:rPr>
        <w:t>restoration</w:t>
      </w:r>
      <w:proofErr w:type="spellEnd"/>
      <w:r>
        <w:rPr>
          <w:rFonts w:ascii="Calibri" w:hAnsi="Calibri" w:cs="Arial"/>
        </w:rPr>
        <w:t xml:space="preserve">, </w:t>
      </w:r>
      <w:proofErr w:type="spellStart"/>
      <w:r>
        <w:rPr>
          <w:rFonts w:ascii="Calibri" w:hAnsi="Calibri" w:cs="Arial"/>
        </w:rPr>
        <w:t>by</w:t>
      </w:r>
      <w:proofErr w:type="spellEnd"/>
      <w:r>
        <w:rPr>
          <w:rFonts w:ascii="Calibri" w:hAnsi="Calibri" w:cs="Arial"/>
        </w:rPr>
        <w:t xml:space="preserve"> </w:t>
      </w:r>
      <w:proofErr w:type="spellStart"/>
      <w:r>
        <w:rPr>
          <w:rFonts w:ascii="Calibri" w:hAnsi="Calibri" w:cs="Arial"/>
        </w:rPr>
        <w:t>restoration</w:t>
      </w:r>
      <w:proofErr w:type="spellEnd"/>
      <w:r>
        <w:rPr>
          <w:rFonts w:ascii="Calibri" w:hAnsi="Calibri" w:cs="Arial"/>
        </w:rPr>
        <w:t xml:space="preserve"> type. </w:t>
      </w:r>
      <w:proofErr w:type="spellStart"/>
      <w:r>
        <w:rPr>
          <w:rFonts w:ascii="Calibri" w:hAnsi="Calibri" w:cs="Arial"/>
        </w:rPr>
        <w:t>Number</w:t>
      </w:r>
      <w:proofErr w:type="spellEnd"/>
      <w:r>
        <w:rPr>
          <w:rFonts w:ascii="Calibri" w:hAnsi="Calibri" w:cs="Arial"/>
        </w:rPr>
        <w:t xml:space="preserve"> </w:t>
      </w:r>
      <w:proofErr w:type="spellStart"/>
      <w:r>
        <w:rPr>
          <w:rFonts w:ascii="Calibri" w:hAnsi="Calibri" w:cs="Arial"/>
        </w:rPr>
        <w:t>of</w:t>
      </w:r>
      <w:proofErr w:type="spellEnd"/>
      <w:r>
        <w:rPr>
          <w:rFonts w:ascii="Calibri" w:hAnsi="Calibri" w:cs="Arial"/>
        </w:rPr>
        <w:t xml:space="preserve"> ha </w:t>
      </w:r>
      <w:r>
        <w:rPr>
          <w:rFonts w:ascii="Calibri" w:hAnsi="Calibri" w:cs="Arial"/>
        </w:rPr>
        <w:t xml:space="preserve">per type </w:t>
      </w:r>
      <w:proofErr w:type="spellStart"/>
      <w:r>
        <w:rPr>
          <w:rFonts w:ascii="Calibri" w:hAnsi="Calibri" w:cs="Arial"/>
        </w:rPr>
        <w:t>of</w:t>
      </w:r>
      <w:proofErr w:type="spellEnd"/>
      <w:r>
        <w:rPr>
          <w:rFonts w:ascii="Calibri" w:hAnsi="Calibri" w:cs="Arial"/>
        </w:rPr>
        <w:t xml:space="preserve"> </w:t>
      </w:r>
      <w:proofErr w:type="spellStart"/>
      <w:r>
        <w:rPr>
          <w:rFonts w:ascii="Calibri" w:hAnsi="Calibri" w:cs="Arial"/>
        </w:rPr>
        <w:t>restoration</w:t>
      </w:r>
      <w:proofErr w:type="spellEnd"/>
      <w:r>
        <w:rPr>
          <w:rFonts w:ascii="Calibri" w:hAnsi="Calibri" w:cs="Arial"/>
        </w:rPr>
        <w:t xml:space="preserve"> </w:t>
      </w:r>
      <w:proofErr w:type="spellStart"/>
      <w:r>
        <w:rPr>
          <w:rFonts w:ascii="Calibri" w:hAnsi="Calibri" w:cs="Arial"/>
        </w:rPr>
        <w:t>are</w:t>
      </w:r>
      <w:proofErr w:type="spellEnd"/>
      <w:r>
        <w:rPr>
          <w:rFonts w:ascii="Calibri" w:hAnsi="Calibri" w:cs="Arial"/>
        </w:rPr>
        <w:t xml:space="preserve"> not </w:t>
      </w:r>
      <w:proofErr w:type="spellStart"/>
      <w:r>
        <w:rPr>
          <w:rFonts w:ascii="Calibri" w:hAnsi="Calibri" w:cs="Arial"/>
        </w:rPr>
        <w:t>exclusive</w:t>
      </w:r>
      <w:proofErr w:type="spellEnd"/>
      <w:r>
        <w:rPr>
          <w:rFonts w:ascii="Calibri" w:hAnsi="Calibri" w:cs="Arial"/>
        </w:rPr>
        <w:t xml:space="preserve"> </w:t>
      </w:r>
      <w:proofErr w:type="spellStart"/>
      <w:r>
        <w:rPr>
          <w:rFonts w:ascii="Calibri" w:hAnsi="Calibri" w:cs="Arial"/>
        </w:rPr>
        <w:t>and</w:t>
      </w:r>
      <w:proofErr w:type="spellEnd"/>
      <w:r>
        <w:rPr>
          <w:rFonts w:ascii="Calibri" w:hAnsi="Calibri" w:cs="Arial"/>
        </w:rPr>
        <w:t xml:space="preserve"> </w:t>
      </w:r>
      <w:proofErr w:type="spellStart"/>
      <w:r>
        <w:rPr>
          <w:rFonts w:ascii="Calibri" w:hAnsi="Calibri" w:cs="Arial"/>
        </w:rPr>
        <w:t>may</w:t>
      </w:r>
      <w:proofErr w:type="spellEnd"/>
      <w:r>
        <w:rPr>
          <w:rFonts w:ascii="Calibri" w:hAnsi="Calibri" w:cs="Arial"/>
        </w:rPr>
        <w:t xml:space="preserve"> </w:t>
      </w:r>
      <w:proofErr w:type="spellStart"/>
      <w:r>
        <w:rPr>
          <w:rFonts w:ascii="Calibri" w:hAnsi="Calibri" w:cs="Arial"/>
        </w:rPr>
        <w:t>overlap</w:t>
      </w:r>
      <w:proofErr w:type="spellEnd"/>
      <w:r>
        <w:rPr>
          <w:rFonts w:ascii="Calibri" w:hAnsi="Calibri" w:cs="Arial"/>
        </w:rPr>
        <w:t>.</w:t>
      </w:r>
      <w:r>
        <w:rPr>
          <w:rFonts w:ascii="Calibri" w:eastAsia="Calibri" w:hAnsi="Calibri"/>
        </w:rPr>
        <w:t xml:space="preserve"> </w:t>
      </w:r>
    </w:p>
    <w:p w14:paraId="53665AFF" w14:textId="65BD9175" w:rsidR="0028524A" w:rsidRDefault="0028524A" w:rsidP="009E0ED3">
      <w:pPr>
        <w:pStyle w:val="NoSpacing"/>
        <w:rPr>
          <w:lang w:val="en-US"/>
        </w:rPr>
      </w:pPr>
      <w:r w:rsidRPr="0028524A">
        <w:rPr>
          <w:lang w:val="en-GB"/>
        </w:rPr>
        <w:drawing>
          <wp:inline distT="0" distB="0" distL="0" distR="0" wp14:anchorId="50BE7C57" wp14:editId="6F24586B">
            <wp:extent cx="5972810" cy="3583940"/>
            <wp:effectExtent l="0" t="0" r="0" b="0"/>
            <wp:docPr id="3" name="Picture 2">
              <a:extLst xmlns:a="http://schemas.openxmlformats.org/drawingml/2006/main">
                <a:ext uri="{FF2B5EF4-FFF2-40B4-BE49-F238E27FC236}">
                  <a16:creationId xmlns:a16="http://schemas.microsoft.com/office/drawing/2014/main" id="{809B29BB-6D99-4A7D-AD14-B383E16E2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09B29BB-6D99-4A7D-AD14-B383E16E2312}"/>
                        </a:ext>
                      </a:extLst>
                    </pic:cNvPr>
                    <pic:cNvPicPr>
                      <a:picLocks noChangeAspect="1"/>
                    </pic:cNvPicPr>
                  </pic:nvPicPr>
                  <pic:blipFill>
                    <a:blip r:embed="rId18"/>
                    <a:stretch>
                      <a:fillRect/>
                    </a:stretch>
                  </pic:blipFill>
                  <pic:spPr>
                    <a:xfrm>
                      <a:off x="0" y="0"/>
                      <a:ext cx="5972810" cy="3583940"/>
                    </a:xfrm>
                    <a:prstGeom prst="rect">
                      <a:avLst/>
                    </a:prstGeom>
                  </pic:spPr>
                </pic:pic>
              </a:graphicData>
            </a:graphic>
          </wp:inline>
        </w:drawing>
      </w:r>
      <w:r>
        <w:rPr>
          <w:noProof/>
          <w:lang w:val="en-US"/>
        </w:rPr>
        <w:drawing>
          <wp:inline distT="0" distB="0" distL="0" distR="0" wp14:anchorId="34822560" wp14:editId="3F02830D">
            <wp:extent cx="5972810" cy="3207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16 at 9.47.4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207385"/>
                    </a:xfrm>
                    <a:prstGeom prst="rect">
                      <a:avLst/>
                    </a:prstGeom>
                  </pic:spPr>
                </pic:pic>
              </a:graphicData>
            </a:graphic>
          </wp:inline>
        </w:drawing>
      </w:r>
    </w:p>
    <w:p w14:paraId="7FD30FCC" w14:textId="77777777" w:rsidR="0028524A" w:rsidRDefault="0028524A" w:rsidP="009E0ED3">
      <w:pPr>
        <w:pStyle w:val="NoSpacing"/>
        <w:rPr>
          <w:lang w:val="en-US"/>
        </w:rPr>
      </w:pPr>
    </w:p>
    <w:p w14:paraId="710510B5" w14:textId="627AFE5A" w:rsidR="00C76466" w:rsidRDefault="00D244FB" w:rsidP="00221B5D">
      <w:pPr>
        <w:rPr>
          <w:rFonts w:ascii="Calibri" w:eastAsia="Calibri" w:hAnsi="Calibri"/>
        </w:rPr>
      </w:pPr>
      <w:r>
        <w:rPr>
          <w:rFonts w:ascii="Calibri" w:eastAsia="Calibri" w:hAnsi="Calibri"/>
        </w:rPr>
        <w:t>Since 2000, f</w:t>
      </w:r>
      <w:r w:rsidR="00343D19">
        <w:rPr>
          <w:rFonts w:ascii="Calibri" w:eastAsia="Calibri" w:hAnsi="Calibri"/>
        </w:rPr>
        <w:t xml:space="preserve">orest landscape restoration occurred primarily in tropical </w:t>
      </w:r>
      <w:r>
        <w:rPr>
          <w:rFonts w:ascii="Calibri" w:eastAsia="Calibri" w:hAnsi="Calibri"/>
        </w:rPr>
        <w:t xml:space="preserve">(40%) </w:t>
      </w:r>
      <w:r w:rsidR="00343D19">
        <w:rPr>
          <w:rFonts w:ascii="Calibri" w:eastAsia="Calibri" w:hAnsi="Calibri"/>
        </w:rPr>
        <w:t xml:space="preserve">and temperate </w:t>
      </w:r>
      <w:r>
        <w:rPr>
          <w:rFonts w:ascii="Calibri" w:eastAsia="Calibri" w:hAnsi="Calibri"/>
        </w:rPr>
        <w:t xml:space="preserve">(18%) </w:t>
      </w:r>
      <w:r w:rsidR="00343D19">
        <w:rPr>
          <w:rFonts w:ascii="Calibri" w:eastAsia="Calibri" w:hAnsi="Calibri"/>
        </w:rPr>
        <w:t>forest biomes</w:t>
      </w:r>
      <w:r>
        <w:rPr>
          <w:rFonts w:ascii="Calibri" w:eastAsia="Calibri" w:hAnsi="Calibri"/>
        </w:rPr>
        <w:t xml:space="preserve">. However, a significant portion (30%) also occurred in grasslands (tropical, </w:t>
      </w:r>
      <w:r>
        <w:rPr>
          <w:rFonts w:ascii="Calibri" w:eastAsia="Calibri" w:hAnsi="Calibri"/>
        </w:rPr>
        <w:lastRenderedPageBreak/>
        <w:t>temperate, montane and flooded)</w:t>
      </w:r>
      <w:r w:rsidR="00221B5D">
        <w:rPr>
          <w:rFonts w:ascii="Calibri" w:eastAsia="Calibri" w:hAnsi="Calibri"/>
        </w:rPr>
        <w:t xml:space="preserve">, predominantly as afforestation. </w:t>
      </w:r>
      <w:r w:rsidR="00221B5D">
        <w:rPr>
          <w:rFonts w:ascii="Calibri" w:eastAsia="Calibri" w:hAnsi="Calibri"/>
        </w:rPr>
        <w:t>T</w:t>
      </w:r>
      <w:r w:rsidR="00221B5D" w:rsidRPr="0028524A">
        <w:rPr>
          <w:rFonts w:ascii="Calibri" w:eastAsia="Calibri" w:hAnsi="Calibri"/>
        </w:rPr>
        <w:t>he large contribution of afforestation (mostly in Asian countries</w:t>
      </w:r>
      <w:r w:rsidR="00C76466">
        <w:rPr>
          <w:rFonts w:ascii="Calibri" w:eastAsia="Calibri" w:hAnsi="Calibri"/>
        </w:rPr>
        <w:t xml:space="preserve"> and Russia</w:t>
      </w:r>
      <w:r w:rsidR="00221B5D" w:rsidRPr="0028524A">
        <w:rPr>
          <w:rFonts w:ascii="Calibri" w:eastAsia="Calibri" w:hAnsi="Calibri"/>
        </w:rPr>
        <w:t>) to global restoration is of note</w:t>
      </w:r>
      <w:r w:rsidR="00221B5D">
        <w:rPr>
          <w:rFonts w:ascii="Calibri" w:eastAsia="Calibri" w:hAnsi="Calibri"/>
        </w:rPr>
        <w:t xml:space="preserve"> (</w:t>
      </w:r>
      <w:r w:rsidR="00221B5D" w:rsidRPr="00221B5D">
        <w:rPr>
          <w:rFonts w:ascii="Calibri" w:eastAsia="Calibri" w:hAnsi="Calibri"/>
          <w:b/>
        </w:rPr>
        <w:t>Figure 3</w:t>
      </w:r>
      <w:r w:rsidR="00221B5D">
        <w:rPr>
          <w:rFonts w:ascii="Calibri" w:eastAsia="Calibri" w:hAnsi="Calibri"/>
        </w:rPr>
        <w:t>)</w:t>
      </w:r>
      <w:r w:rsidR="00221B5D" w:rsidRPr="0028524A">
        <w:rPr>
          <w:rFonts w:ascii="Calibri" w:eastAsia="Calibri" w:hAnsi="Calibri"/>
        </w:rPr>
        <w:t xml:space="preserve">. </w:t>
      </w:r>
      <w:r w:rsidR="0062060D" w:rsidRPr="0028524A">
        <w:rPr>
          <w:rFonts w:ascii="Calibri" w:eastAsia="Calibri" w:hAnsi="Calibri"/>
        </w:rPr>
        <w:t xml:space="preserve">Globally, 6.16 </w:t>
      </w:r>
      <w:proofErr w:type="spellStart"/>
      <w:r w:rsidR="0062060D">
        <w:rPr>
          <w:rFonts w:ascii="Calibri" w:eastAsia="Calibri" w:hAnsi="Calibri"/>
        </w:rPr>
        <w:t>mha</w:t>
      </w:r>
      <w:proofErr w:type="spellEnd"/>
      <w:r w:rsidR="0062060D" w:rsidRPr="0028524A">
        <w:rPr>
          <w:rFonts w:ascii="Calibri" w:eastAsia="Calibri" w:hAnsi="Calibri"/>
        </w:rPr>
        <w:t xml:space="preserve"> </w:t>
      </w:r>
      <w:r w:rsidR="0062060D">
        <w:rPr>
          <w:rFonts w:ascii="Calibri" w:eastAsia="Calibri" w:hAnsi="Calibri"/>
        </w:rPr>
        <w:t xml:space="preserve">was </w:t>
      </w:r>
      <w:proofErr w:type="spellStart"/>
      <w:r w:rsidR="0062060D">
        <w:rPr>
          <w:rFonts w:ascii="Calibri" w:eastAsia="Calibri" w:hAnsi="Calibri"/>
        </w:rPr>
        <w:t>afforestated</w:t>
      </w:r>
      <w:proofErr w:type="spellEnd"/>
      <w:r w:rsidR="0062060D">
        <w:rPr>
          <w:rFonts w:ascii="Calibri" w:eastAsia="Calibri" w:hAnsi="Calibri"/>
        </w:rPr>
        <w:t xml:space="preserve"> since 2000</w:t>
      </w:r>
      <w:r w:rsidR="0062060D" w:rsidRPr="0028524A">
        <w:rPr>
          <w:rFonts w:ascii="Calibri" w:eastAsia="Calibri" w:hAnsi="Calibri"/>
        </w:rPr>
        <w:t xml:space="preserve">, with 4.46 </w:t>
      </w:r>
      <w:proofErr w:type="spellStart"/>
      <w:r w:rsidR="0062060D">
        <w:rPr>
          <w:rFonts w:ascii="Calibri" w:eastAsia="Calibri" w:hAnsi="Calibri"/>
        </w:rPr>
        <w:t>mha</w:t>
      </w:r>
      <w:proofErr w:type="spellEnd"/>
      <w:r w:rsidR="0062060D">
        <w:rPr>
          <w:rFonts w:ascii="Calibri" w:eastAsia="Calibri" w:hAnsi="Calibri"/>
        </w:rPr>
        <w:t xml:space="preserve"> (72%)</w:t>
      </w:r>
      <w:r w:rsidR="0062060D" w:rsidRPr="0028524A">
        <w:rPr>
          <w:rFonts w:ascii="Calibri" w:eastAsia="Calibri" w:hAnsi="Calibri"/>
        </w:rPr>
        <w:t xml:space="preserve"> of that reported in China and Mongolia. Most of this afforestation has occurred in grasslands (including montane as well as temperate grasslands) across both countries. </w:t>
      </w:r>
      <w:r w:rsidR="00C76466">
        <w:rPr>
          <w:rFonts w:ascii="Calibri" w:eastAsia="Calibri" w:hAnsi="Calibri"/>
        </w:rPr>
        <w:t xml:space="preserve">Afforestation is defined by the UNFCCC as converting land that has not been forested for a period of &gt;50 years to forested land, and therefore could include land that was a cropland for over 50 years yet was originally a forest ecosystem. </w:t>
      </w:r>
      <w:proofErr w:type="gramStart"/>
      <w:r w:rsidR="00C76466">
        <w:rPr>
          <w:rFonts w:ascii="Calibri" w:eastAsia="Calibri" w:hAnsi="Calibri"/>
        </w:rPr>
        <w:t>However</w:t>
      </w:r>
      <w:proofErr w:type="gramEnd"/>
      <w:r w:rsidR="00C76466">
        <w:rPr>
          <w:rFonts w:ascii="Calibri" w:eastAsia="Calibri" w:hAnsi="Calibri"/>
        </w:rPr>
        <w:t xml:space="preserve"> many in the scientific community refer to afforestation as the process of foresting non-forest ecosystems such as natural grasslands. </w:t>
      </w:r>
      <w:r w:rsidR="0062060D">
        <w:rPr>
          <w:rFonts w:ascii="Calibri" w:eastAsia="Calibri" w:hAnsi="Calibri"/>
        </w:rPr>
        <w:t xml:space="preserve">In the literature, we included an activity as afforestation when it was explicitly defined as such, with most referring foresting non-forest ecosystems. Afforesting degraded grassland and other non-forest ecosystems with timber species does not restore the ecological complexity of the landscape, and further, may have </w:t>
      </w:r>
      <w:r w:rsidR="00221B5D" w:rsidRPr="0028524A">
        <w:rPr>
          <w:rFonts w:ascii="Calibri" w:eastAsia="Calibri" w:hAnsi="Calibri"/>
        </w:rPr>
        <w:t>negative ecological consequences</w:t>
      </w:r>
      <w:r w:rsidR="0062060D">
        <w:rPr>
          <w:rFonts w:ascii="Calibri" w:eastAsia="Calibri" w:hAnsi="Calibri"/>
        </w:rPr>
        <w:t xml:space="preserve">. </w:t>
      </w:r>
      <w:r w:rsidR="0062060D" w:rsidRPr="0062060D">
        <w:rPr>
          <w:rFonts w:ascii="Calibri" w:eastAsia="Calibri" w:hAnsi="Calibri"/>
          <w:highlight w:val="yellow"/>
        </w:rPr>
        <w:t>Add 2 sentences and citations on impact to soil, biodiversity, ecosystem function, and resource use of water and nutrients</w:t>
      </w:r>
      <w:r w:rsidR="0062060D">
        <w:rPr>
          <w:rFonts w:ascii="Calibri" w:eastAsia="Calibri" w:hAnsi="Calibri"/>
        </w:rPr>
        <w:t xml:space="preserve">. </w:t>
      </w:r>
      <w:r w:rsidR="0062060D" w:rsidRPr="008C6DAC">
        <w:rPr>
          <w:rFonts w:ascii="Calibri" w:eastAsia="Calibri" w:hAnsi="Calibri"/>
          <w:highlight w:val="yellow"/>
        </w:rPr>
        <w:t>Add 2</w:t>
      </w:r>
      <w:r w:rsidR="008C6DAC" w:rsidRPr="008C6DAC">
        <w:rPr>
          <w:rFonts w:ascii="Calibri" w:eastAsia="Calibri" w:hAnsi="Calibri"/>
          <w:highlight w:val="yellow"/>
        </w:rPr>
        <w:t xml:space="preserve">-3 sentences on specific impact </w:t>
      </w:r>
      <w:r w:rsidR="008C6DAC">
        <w:rPr>
          <w:rFonts w:ascii="Calibri" w:eastAsia="Calibri" w:hAnsi="Calibri"/>
          <w:highlight w:val="yellow"/>
        </w:rPr>
        <w:t xml:space="preserve">(positive and negative) </w:t>
      </w:r>
      <w:r w:rsidR="008C6DAC" w:rsidRPr="008C6DAC">
        <w:rPr>
          <w:rFonts w:ascii="Calibri" w:eastAsia="Calibri" w:hAnsi="Calibri"/>
          <w:highlight w:val="yellow"/>
        </w:rPr>
        <w:t>in China/ Mongolia from the literature.</w:t>
      </w:r>
    </w:p>
    <w:p w14:paraId="02F83638" w14:textId="77777777" w:rsidR="00C76466" w:rsidRDefault="00C76466" w:rsidP="00C76466">
      <w:pPr>
        <w:rPr>
          <w:rFonts w:ascii="Calibri" w:eastAsia="Calibri" w:hAnsi="Calibri"/>
        </w:rPr>
      </w:pPr>
    </w:p>
    <w:p w14:paraId="45848AB1" w14:textId="42A9A2B3" w:rsidR="00221B5D" w:rsidRDefault="008C6DAC" w:rsidP="00C76466">
      <w:pPr>
        <w:rPr>
          <w:rFonts w:ascii="Calibri" w:eastAsia="Calibri" w:hAnsi="Calibri"/>
        </w:rPr>
      </w:pPr>
      <w:r>
        <w:rPr>
          <w:rFonts w:ascii="Calibri" w:eastAsia="Calibri" w:hAnsi="Calibri"/>
        </w:rPr>
        <w:t>It should also be noted that a</w:t>
      </w:r>
      <w:r w:rsidR="00221B5D" w:rsidRPr="0028524A">
        <w:rPr>
          <w:rFonts w:ascii="Calibri" w:eastAsia="Calibri" w:hAnsi="Calibri"/>
        </w:rPr>
        <w:t xml:space="preserve">nthropogenic climate change has potentially created new climate spaces for forests in regions of the globe—areas where forests can now grow where they could not previously due to biophysical limitations such as precipitation or </w:t>
      </w:r>
      <w:commentRangeStart w:id="378"/>
      <w:r w:rsidR="00221B5D" w:rsidRPr="0028524A">
        <w:rPr>
          <w:rFonts w:ascii="Calibri" w:eastAsia="Calibri" w:hAnsi="Calibri"/>
        </w:rPr>
        <w:t xml:space="preserve">temperature. </w:t>
      </w:r>
      <w:commentRangeEnd w:id="378"/>
      <w:r>
        <w:rPr>
          <w:rStyle w:val="CommentReference"/>
        </w:rPr>
        <w:commentReference w:id="378"/>
      </w:r>
      <w:r w:rsidR="00221B5D" w:rsidRPr="0028524A">
        <w:rPr>
          <w:rFonts w:ascii="Calibri" w:eastAsia="Calibri" w:hAnsi="Calibri"/>
        </w:rPr>
        <w:t>The large contributions to overall restored area in regions such as grasslands and arid systems support this hypothesis. However, these new climate spaces are likely to be far more variable and less resilient than existing forests, meaning forests in these spaces are likely more vulnerable to climate perturbations and disturbances thus endangering any carbon offset gains.</w:t>
      </w:r>
    </w:p>
    <w:p w14:paraId="7F82000D" w14:textId="59705548" w:rsidR="009F7155" w:rsidRDefault="009F7155" w:rsidP="00C9441C">
      <w:pPr>
        <w:rPr>
          <w:rFonts w:ascii="Calibri" w:eastAsia="Calibri" w:hAnsi="Calibri"/>
        </w:rPr>
      </w:pPr>
    </w:p>
    <w:p w14:paraId="1C0962C5" w14:textId="77777777" w:rsidR="007D7AA1" w:rsidRDefault="007D7AA1" w:rsidP="007D7AA1">
      <w:pPr>
        <w:contextualSpacing/>
        <w:rPr>
          <w:ins w:id="379" w:author="Stephanie Roe" w:date="2019-07-16T09:28:00Z"/>
          <w:rFonts w:ascii="Calibri" w:eastAsia="Calibri" w:hAnsi="Calibri"/>
        </w:rPr>
      </w:pPr>
      <w:commentRangeStart w:id="380"/>
      <w:r>
        <w:rPr>
          <w:rFonts w:ascii="Calibri" w:hAnsi="Calibri" w:cs="Arial"/>
          <w:b/>
        </w:rPr>
        <w:t>Figure</w:t>
      </w:r>
      <w:r w:rsidRPr="005F5267">
        <w:rPr>
          <w:rFonts w:ascii="Calibri" w:hAnsi="Calibri" w:cs="Arial"/>
          <w:b/>
        </w:rPr>
        <w:t xml:space="preserve"> </w:t>
      </w:r>
      <w:r>
        <w:rPr>
          <w:rFonts w:ascii="Calibri" w:hAnsi="Calibri" w:cs="Arial"/>
          <w:b/>
        </w:rPr>
        <w:t>3</w:t>
      </w:r>
      <w:commentRangeEnd w:id="380"/>
      <w:r w:rsidR="00C76466">
        <w:rPr>
          <w:rStyle w:val="CommentReference"/>
        </w:rPr>
        <w:commentReference w:id="380"/>
      </w:r>
      <w:r>
        <w:rPr>
          <w:rFonts w:ascii="Calibri" w:hAnsi="Calibri" w:cs="Arial"/>
        </w:rPr>
        <w:t>. Map of forest landscape restoration since 2000, disaggregated into afforestation and reforestation.</w:t>
      </w:r>
    </w:p>
    <w:p w14:paraId="2F1EE0AE" w14:textId="77777777" w:rsidR="007D7AA1" w:rsidRDefault="007D7AA1" w:rsidP="007D7AA1">
      <w:pPr>
        <w:pStyle w:val="NoSpacing"/>
        <w:rPr>
          <w:lang w:val="en-US"/>
        </w:rPr>
      </w:pPr>
    </w:p>
    <w:p w14:paraId="4E9E4721" w14:textId="77777777" w:rsidR="007D7AA1" w:rsidRPr="00221B5D" w:rsidRDefault="007D7AA1" w:rsidP="007D7AA1">
      <w:pPr>
        <w:pStyle w:val="NoSpacing"/>
        <w:rPr>
          <w:lang w:val="en-US"/>
        </w:rPr>
      </w:pPr>
      <w:r>
        <w:rPr>
          <w:rFonts w:ascii="Calibri" w:eastAsia="Calibri" w:hAnsi="Calibri"/>
          <w:noProof/>
        </w:rPr>
        <w:drawing>
          <wp:inline distT="0" distB="0" distL="0" distR="0" wp14:anchorId="24F9F7B8" wp14:editId="24A124D6">
            <wp:extent cx="5972810" cy="256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7-16 at 9.35.07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2565400"/>
                    </a:xfrm>
                    <a:prstGeom prst="rect">
                      <a:avLst/>
                    </a:prstGeom>
                  </pic:spPr>
                </pic:pic>
              </a:graphicData>
            </a:graphic>
          </wp:inline>
        </w:drawing>
      </w:r>
    </w:p>
    <w:p w14:paraId="291BA79D" w14:textId="77777777" w:rsidR="007D7AA1" w:rsidRPr="00221B5D" w:rsidRDefault="007D7AA1" w:rsidP="007D7AA1">
      <w:pPr>
        <w:pStyle w:val="NoSpacing"/>
        <w:rPr>
          <w:lang w:val="en-US"/>
        </w:rPr>
      </w:pPr>
    </w:p>
    <w:p w14:paraId="5754E801" w14:textId="77777777" w:rsidR="00580DA8" w:rsidRDefault="00580DA8" w:rsidP="00C9441C">
      <w:pPr>
        <w:rPr>
          <w:rFonts w:ascii="Calibri" w:eastAsia="Calibri" w:hAnsi="Calibri"/>
        </w:rPr>
      </w:pPr>
    </w:p>
    <w:p w14:paraId="78AC6824" w14:textId="77777777" w:rsidR="00883EFA" w:rsidRDefault="00883EFA" w:rsidP="00883EFA">
      <w:pPr>
        <w:rPr>
          <w:rFonts w:ascii="Calibri" w:eastAsia="Calibri" w:hAnsi="Calibri"/>
          <w:color w:val="2F5496"/>
        </w:rPr>
      </w:pPr>
    </w:p>
    <w:p w14:paraId="4A4C167D" w14:textId="77777777" w:rsidR="008C6DAC" w:rsidRDefault="008C6DAC" w:rsidP="00883EFA">
      <w:pPr>
        <w:rPr>
          <w:rFonts w:ascii="Calibri" w:eastAsia="Calibri" w:hAnsi="Calibri"/>
          <w:color w:val="2F5496"/>
        </w:rPr>
      </w:pPr>
      <w:bookmarkStart w:id="381" w:name="_GoBack"/>
      <w:bookmarkEnd w:id="381"/>
    </w:p>
    <w:p w14:paraId="3B44F86D" w14:textId="77777777" w:rsidR="00F13CFD" w:rsidRDefault="00883EFA" w:rsidP="00331354">
      <w:pPr>
        <w:rPr>
          <w:rFonts w:ascii="Calibri" w:eastAsia="Calibri" w:hAnsi="Calibri"/>
          <w:color w:val="2F5496"/>
        </w:rPr>
      </w:pPr>
      <w:r w:rsidRPr="002D79D1">
        <w:rPr>
          <w:rFonts w:ascii="Calibri" w:eastAsia="Calibri" w:hAnsi="Calibri"/>
          <w:color w:val="2F5496"/>
        </w:rPr>
        <w:lastRenderedPageBreak/>
        <w:t xml:space="preserve">Indicator </w:t>
      </w:r>
      <w:r>
        <w:rPr>
          <w:rFonts w:ascii="Calibri" w:eastAsia="Calibri" w:hAnsi="Calibri"/>
          <w:color w:val="2F5496"/>
        </w:rPr>
        <w:t>1.2: Tree cover gain (ha)</w:t>
      </w:r>
    </w:p>
    <w:p w14:paraId="152B4837" w14:textId="77777777" w:rsidR="00F13CFD" w:rsidRDefault="00F13CFD" w:rsidP="00331354">
      <w:pPr>
        <w:rPr>
          <w:rFonts w:ascii="Calibri" w:hAnsi="Calibri"/>
        </w:rPr>
      </w:pPr>
    </w:p>
    <w:p w14:paraId="41B1213E" w14:textId="7F4969C3" w:rsidR="004647E9" w:rsidRDefault="004647E9" w:rsidP="00331354">
      <w:pPr>
        <w:rPr>
          <w:rFonts w:ascii="Calibri" w:hAnsi="Calibri"/>
        </w:rPr>
      </w:pPr>
      <w:r>
        <w:rPr>
          <w:rFonts w:ascii="Calibri" w:hAnsi="Calibri"/>
        </w:rPr>
        <w:t xml:space="preserve">The findings presented under this indicator </w:t>
      </w:r>
      <w:del w:id="382" w:author="Jenny Hewson" w:date="2019-07-01T18:14:00Z">
        <w:r>
          <w:rPr>
            <w:rFonts w:ascii="Calibri" w:hAnsi="Calibri"/>
          </w:rPr>
          <w:delText xml:space="preserve">present </w:delText>
        </w:r>
      </w:del>
      <w:ins w:id="383" w:author="Jenny Hewson" w:date="2019-07-01T18:14:00Z">
        <w:r w:rsidR="00645A27">
          <w:rPr>
            <w:rFonts w:ascii="Calibri" w:hAnsi="Calibri"/>
          </w:rPr>
          <w:t xml:space="preserve">highlight </w:t>
        </w:r>
      </w:ins>
      <w:r>
        <w:rPr>
          <w:rFonts w:ascii="Calibri" w:hAnsi="Calibri"/>
        </w:rPr>
        <w:t>a systematic approach for monitoring the biophysical progress – specifically vegetation cover – around forest landscape restoration</w:t>
      </w:r>
      <w:r w:rsidR="000A6B3E">
        <w:rPr>
          <w:rFonts w:ascii="Calibri" w:hAnsi="Calibri"/>
        </w:rPr>
        <w:t xml:space="preserve"> proposed by a team of researchers from the World Resources Institute, in consultation with the NYDF Assessment Partners and Goals 1 &amp; 5 Expert Working Group</w:t>
      </w:r>
      <w:r>
        <w:rPr>
          <w:rFonts w:ascii="Calibri" w:hAnsi="Calibri"/>
        </w:rPr>
        <w:t xml:space="preserve">. It draws on three methods and data outputs that are considered </w:t>
      </w:r>
      <w:r w:rsidRPr="004647E9">
        <w:rPr>
          <w:rFonts w:ascii="Calibri" w:hAnsi="Calibri"/>
        </w:rPr>
        <w:t xml:space="preserve">the best-available for monitoring biophysical progress on restoration: Collect Earth, </w:t>
      </w:r>
      <w:bookmarkStart w:id="384" w:name="_Hlk9417714"/>
      <w:r w:rsidRPr="004647E9">
        <w:rPr>
          <w:rFonts w:ascii="Calibri" w:hAnsi="Calibri"/>
        </w:rPr>
        <w:t>University of Maryland GLAD tree cover gain</w:t>
      </w:r>
      <w:bookmarkEnd w:id="384"/>
      <w:r w:rsidRPr="004647E9">
        <w:rPr>
          <w:rFonts w:ascii="Calibri" w:hAnsi="Calibri"/>
        </w:rPr>
        <w:t xml:space="preserve">, and </w:t>
      </w:r>
      <w:proofErr w:type="spellStart"/>
      <w:r w:rsidRPr="004647E9">
        <w:rPr>
          <w:rFonts w:ascii="Calibri" w:hAnsi="Calibri"/>
        </w:rPr>
        <w:t>Trends.Earth</w:t>
      </w:r>
      <w:proofErr w:type="spellEnd"/>
      <w:r w:rsidRPr="004647E9">
        <w:rPr>
          <w:rFonts w:ascii="Calibri" w:hAnsi="Calibri"/>
        </w:rPr>
        <w:t>.</w:t>
      </w:r>
      <w:r>
        <w:rPr>
          <w:rFonts w:ascii="Calibri" w:hAnsi="Calibri"/>
        </w:rPr>
        <w:t xml:space="preserve"> While these </w:t>
      </w:r>
      <w:commentRangeStart w:id="385"/>
      <w:r>
        <w:rPr>
          <w:rFonts w:ascii="Calibri" w:hAnsi="Calibri"/>
        </w:rPr>
        <w:t xml:space="preserve">datasets </w:t>
      </w:r>
      <w:commentRangeEnd w:id="385"/>
      <w:r w:rsidR="00645A27">
        <w:rPr>
          <w:rStyle w:val="CommentReference"/>
        </w:rPr>
        <w:commentReference w:id="385"/>
      </w:r>
      <w:r w:rsidR="006A5D37">
        <w:rPr>
          <w:rFonts w:ascii="Calibri" w:hAnsi="Calibri"/>
        </w:rPr>
        <w:t>each have</w:t>
      </w:r>
      <w:r>
        <w:rPr>
          <w:rFonts w:ascii="Calibri" w:hAnsi="Calibri"/>
        </w:rPr>
        <w:t xml:space="preserve"> limitations, we demonstrate their complementarity in </w:t>
      </w:r>
      <w:del w:id="386" w:author="Jenny Hewson" w:date="2019-07-01T18:14:00Z">
        <w:r>
          <w:rPr>
            <w:rFonts w:ascii="Calibri" w:hAnsi="Calibri"/>
          </w:rPr>
          <w:delText xml:space="preserve">being able to </w:delText>
        </w:r>
      </w:del>
      <w:del w:id="387" w:author="CF" w:date="2019-07-10T09:14:00Z">
        <w:r>
          <w:rPr>
            <w:rFonts w:ascii="Calibri" w:hAnsi="Calibri"/>
          </w:rPr>
          <w:delText>provide</w:delText>
        </w:r>
      </w:del>
      <w:ins w:id="388" w:author="Jenny Hewson" w:date="2019-07-04T15:05:00Z">
        <w:r>
          <w:rPr>
            <w:rFonts w:ascii="Calibri" w:hAnsi="Calibri"/>
          </w:rPr>
          <w:t>provid</w:t>
        </w:r>
      </w:ins>
      <w:ins w:id="389" w:author="Jenny Hewson" w:date="2019-07-01T18:14:00Z">
        <w:r w:rsidR="00645A27">
          <w:rPr>
            <w:rFonts w:ascii="Calibri" w:hAnsi="Calibri"/>
          </w:rPr>
          <w:t>ing</w:t>
        </w:r>
      </w:ins>
      <w:del w:id="390" w:author="Jenny Hewson" w:date="2019-07-01T18:14:00Z">
        <w:r w:rsidDel="00645A27">
          <w:rPr>
            <w:rFonts w:ascii="Calibri" w:hAnsi="Calibri"/>
          </w:rPr>
          <w:delText>e</w:delText>
        </w:r>
      </w:del>
      <w:del w:id="391" w:author="Jenny Hewson" w:date="2019-07-04T15:05:00Z">
        <w:r>
          <w:rPr>
            <w:rFonts w:ascii="Calibri" w:hAnsi="Calibri"/>
          </w:rPr>
          <w:delText>provide</w:delText>
        </w:r>
      </w:del>
      <w:r>
        <w:rPr>
          <w:rFonts w:ascii="Calibri" w:hAnsi="Calibri"/>
        </w:rPr>
        <w:t xml:space="preserve"> a comprehensive view of progress </w:t>
      </w:r>
      <w:del w:id="392" w:author="Jenny Hewson" w:date="2019-07-01T18:14:00Z">
        <w:r>
          <w:rPr>
            <w:rFonts w:ascii="Calibri" w:hAnsi="Calibri"/>
          </w:rPr>
          <w:delText xml:space="preserve">by applying the approach </w:delText>
        </w:r>
      </w:del>
      <w:r>
        <w:rPr>
          <w:rFonts w:ascii="Calibri" w:hAnsi="Calibri"/>
        </w:rPr>
        <w:t xml:space="preserve">using the Mekong Region as a case study.  </w:t>
      </w:r>
    </w:p>
    <w:p w14:paraId="09F8A0AB" w14:textId="7918B69A" w:rsidR="004647E9" w:rsidRPr="00331354" w:rsidRDefault="00F349F6" w:rsidP="004647E9">
      <w:pPr>
        <w:pStyle w:val="BoxHighlightText"/>
        <w:rPr>
          <w:b/>
        </w:rPr>
      </w:pPr>
      <w:r>
        <w:rPr>
          <w:b/>
        </w:rPr>
        <w:t>Box 3</w:t>
      </w:r>
      <w:r w:rsidR="004647E9" w:rsidRPr="00331354">
        <w:rPr>
          <w:b/>
        </w:rPr>
        <w:t xml:space="preserve">: </w:t>
      </w:r>
      <w:commentRangeStart w:id="393"/>
      <w:r w:rsidR="004647E9" w:rsidRPr="00331354">
        <w:rPr>
          <w:b/>
        </w:rPr>
        <w:t>Tools for monitoring restoration</w:t>
      </w:r>
      <w:commentRangeEnd w:id="393"/>
      <w:r w:rsidR="00C738B1">
        <w:rPr>
          <w:rStyle w:val="CommentReference"/>
          <w:rFonts w:ascii="Times New Roman" w:hAnsi="Times New Roman"/>
          <w:color w:val="auto"/>
        </w:rPr>
        <w:commentReference w:id="393"/>
      </w:r>
    </w:p>
    <w:p w14:paraId="1C321572" w14:textId="77777777" w:rsidR="00D51510" w:rsidRDefault="004647E9" w:rsidP="00D51510">
      <w:pPr>
        <w:pStyle w:val="BoxHighlightText"/>
        <w:rPr>
          <w:ins w:id="394" w:author="Katie Reytar" w:date="2019-06-25T15:46:00Z"/>
        </w:rPr>
      </w:pPr>
      <w:r w:rsidRPr="00D51510">
        <w:t xml:space="preserve">Collect Earth </w:t>
      </w:r>
      <w:r w:rsidRPr="002155F3">
        <w:rPr>
          <w:rFonts w:ascii="Times New Roman" w:hAnsi="Times New Roman"/>
          <w:sz w:val="24"/>
          <w:rPrChange w:id="395" w:author="Ingrid Schulte" w:date="2019-07-10T09:14:00Z">
            <w:rPr>
              <w:highlight w:val="yellow"/>
            </w:rPr>
          </w:rPrChange>
        </w:rPr>
        <w:t xml:space="preserve">– </w:t>
      </w:r>
    </w:p>
    <w:p w14:paraId="691B9AB0" w14:textId="77777777" w:rsidR="00D51510" w:rsidRDefault="00D51510" w:rsidP="00D51510">
      <w:pPr>
        <w:pStyle w:val="BoxHighlightText"/>
        <w:rPr>
          <w:ins w:id="396" w:author="Katie Reytar" w:date="2019-06-25T15:46:00Z"/>
        </w:rPr>
      </w:pPr>
      <w:ins w:id="397" w:author="Katie Reytar" w:date="2019-06-25T15:46:00Z">
        <w:r>
          <w:t xml:space="preserve">Developed by the </w:t>
        </w:r>
        <w:proofErr w:type="spellStart"/>
        <w:r>
          <w:t>OpenForis</w:t>
        </w:r>
        <w:proofErr w:type="spellEnd"/>
        <w:r>
          <w:t xml:space="preserve"> initiative of the Food and Agriculture Organization of the United Nations (FAO), Collect Earth functions as a survey within Google Earth, accessing high-quality satellite images from various sources (high resolution, such as </w:t>
        </w:r>
        <w:proofErr w:type="spellStart"/>
        <w:r>
          <w:t>DigitalGlobe</w:t>
        </w:r>
        <w:proofErr w:type="spellEnd"/>
        <w:r>
          <w:t xml:space="preserve">, as well as Landsat 7 and 8). It uses the human interpretation method for recording biophysical characteristics of a landscape using satellite imagery.  The premise is that the human eye can more easily detect complex land cover types, such as agroforest (i.e., trees intermixed with cropland), that are difficult for spectral-interpretation algorithms to identify consistently.  When biophysical measurements are recorded for two points in time, then a change assessment can be conducted. Three metrics are typically measured using Collect Earth and represent the best utilization of the program’s capabilities—percentage tree cover or vegetation cover, the number of trees, and the land-use type.   </w:t>
        </w:r>
      </w:ins>
    </w:p>
    <w:p w14:paraId="22387865" w14:textId="630A4626" w:rsidR="004647E9" w:rsidRDefault="00D51510" w:rsidP="00D51510">
      <w:pPr>
        <w:pStyle w:val="BoxHighlightText"/>
      </w:pPr>
      <w:ins w:id="398" w:author="Katie Reytar" w:date="2019-06-25T15:46:00Z">
        <w:r>
          <w:t>To achieve rapid results, Collect Earth “</w:t>
        </w:r>
        <w:proofErr w:type="spellStart"/>
        <w:proofErr w:type="gramStart"/>
        <w:r>
          <w:t>mapathons</w:t>
        </w:r>
        <w:proofErr w:type="spellEnd"/>
        <w:r>
          <w:t>”--</w:t>
        </w:r>
        <w:proofErr w:type="gramEnd"/>
        <w:r>
          <w:t xml:space="preserve"> organized sessions to collect biophysical data for specific landscapes in a group setting-- can collect a significant volume of data for an area of interest within a relatively short amount of time (on the order of days or weeks, depending on the size of the area and number of persons involved), and at relatively low cost.  One of the advantages of using human interpretation via Collect Earth is that it can capitalize on the involvement of local communities, as these groups bring local knowledge from the landscape. Conversely, human interpretation by inexperienced data collectors can also lead to errors and uncertainties in the interpretation of features in the satellite images; however, interpretation made by local people along with in-field validation of an adequate percentage of the plots can help to minimize errors.</w:t>
        </w:r>
      </w:ins>
      <w:del w:id="399" w:author="Katie Reytar" w:date="2019-06-25T15:46:00Z">
        <w:r w:rsidR="004647E9" w:rsidRPr="00D51510" w:rsidDel="00D51510">
          <w:rPr>
            <w:highlight w:val="yellow"/>
          </w:rPr>
          <w:delText>add short description</w:delText>
        </w:r>
      </w:del>
    </w:p>
    <w:p w14:paraId="71881549" w14:textId="5488AC25" w:rsidR="004647E9" w:rsidRDefault="004647E9" w:rsidP="004647E9">
      <w:pPr>
        <w:pStyle w:val="BoxHighlightText"/>
      </w:pPr>
      <w:commentRangeStart w:id="400"/>
      <w:del w:id="401" w:author="CF" w:date="2019-07-10T09:14:00Z">
        <w:r>
          <w:delText xml:space="preserve">University of Maryland GLAD </w:delText>
        </w:r>
        <w:r w:rsidRPr="00D573AD">
          <w:rPr>
            <w:highlight w:val="yellow"/>
          </w:rPr>
          <w:delText>– add short description</w:delText>
        </w:r>
      </w:del>
      <w:del w:id="402" w:author="Ingrid Schulte" w:date="2019-07-04T15:05:00Z">
        <w:r>
          <w:delText xml:space="preserve">University of Maryland GLAD </w:delText>
        </w:r>
        <w:r w:rsidRPr="00D573AD">
          <w:rPr>
            <w:highlight w:val="yellow"/>
          </w:rPr>
          <w:delText>– add short description</w:delText>
        </w:r>
      </w:del>
      <w:del w:id="403" w:author="Ingrid Schulte" w:date="2019-07-04T15:04:00Z">
        <w:r>
          <w:delText xml:space="preserve">University of Maryland GLAD </w:delText>
        </w:r>
        <w:r w:rsidRPr="00D573AD">
          <w:rPr>
            <w:highlight w:val="yellow"/>
          </w:rPr>
          <w:delText>– add short description</w:delText>
        </w:r>
      </w:del>
      <w:ins w:id="404" w:author="Ingrid Schulte" w:date="2019-07-04T15:04:00Z">
        <w:r>
          <w:t xml:space="preserve">University of Maryland GLAD </w:t>
        </w:r>
      </w:ins>
      <w:commentRangeEnd w:id="400"/>
      <w:r w:rsidR="00C738B1">
        <w:rPr>
          <w:rStyle w:val="CommentReference"/>
          <w:rFonts w:ascii="Times New Roman" w:hAnsi="Times New Roman"/>
          <w:color w:val="auto"/>
        </w:rPr>
        <w:commentReference w:id="400"/>
      </w:r>
      <w:ins w:id="405" w:author="Ingrid Schulte" w:date="2019-07-04T15:04:00Z">
        <w:r w:rsidRPr="002155F3">
          <w:t xml:space="preserve">– </w:t>
        </w:r>
      </w:ins>
      <w:ins w:id="406" w:author="Katie Reytar" w:date="2019-06-25T15:38:00Z">
        <w:r w:rsidR="003A2D69" w:rsidRPr="003A2D69">
          <w:t>To better estimate net tree cover change and gain dynamics over time, the University of Maryland’s G</w:t>
        </w:r>
      </w:ins>
      <w:ins w:id="407" w:author="Katie Reytar" w:date="2019-06-25T15:39:00Z">
        <w:r w:rsidR="00170D97">
          <w:t>lobal Land Analysis and Discovery (G</w:t>
        </w:r>
      </w:ins>
      <w:ins w:id="408" w:author="Katie Reytar" w:date="2019-06-25T15:38:00Z">
        <w:r w:rsidR="003A2D69" w:rsidRPr="003A2D69">
          <w:t>LAD</w:t>
        </w:r>
      </w:ins>
      <w:ins w:id="409" w:author="Katie Reytar" w:date="2019-06-25T15:39:00Z">
        <w:r w:rsidR="00170D97">
          <w:t>)</w:t>
        </w:r>
      </w:ins>
      <w:ins w:id="410" w:author="Katie Reytar" w:date="2019-06-25T15:38:00Z">
        <w:r w:rsidR="003A2D69" w:rsidRPr="003A2D69">
          <w:t xml:space="preserve"> Lab recently developed a new algorithm to map annual tree </w:t>
        </w:r>
      </w:ins>
      <w:ins w:id="411" w:author="Katie Reytar" w:date="2019-06-25T15:39:00Z">
        <w:r w:rsidR="002B4CF4">
          <w:t xml:space="preserve">canopy cover and </w:t>
        </w:r>
      </w:ins>
      <w:ins w:id="412" w:author="Katie Reytar" w:date="2019-06-25T15:38:00Z">
        <w:r w:rsidR="003A2D69" w:rsidRPr="003A2D69">
          <w:t>height. The algorithm uses freely-available Landsat imagery and lidar-based vegetation structure prediction models (</w:t>
        </w:r>
        <w:proofErr w:type="spellStart"/>
        <w:r w:rsidR="003A2D69" w:rsidRPr="003A2D69">
          <w:t>Potapov</w:t>
        </w:r>
        <w:proofErr w:type="spellEnd"/>
        <w:r w:rsidR="003A2D69" w:rsidRPr="003A2D69">
          <w:t>, et al. in press). A prototype dataset is currently available for the lower Mekong region, which includes annual data of both percent canopy cover and woody vegetation height in meters for the time period 2000 to 2017. From this data set, it is possible to identify areas that have experienced changes in canopy structure and composition over the past 18 years. The data are available for download (https://glad.umd.edu/) and online analysis (http://servir-rlcms.appspot.com/static/html/map.html) and serve as an input to the SERVIR-Mekong regional land cover monitoring system.</w:t>
        </w:r>
      </w:ins>
      <w:del w:id="413" w:author="Katie Reytar" w:date="2019-06-25T15:38:00Z">
        <w:r w:rsidRPr="00D573AD" w:rsidDel="003A2D69">
          <w:rPr>
            <w:highlight w:val="yellow"/>
          </w:rPr>
          <w:delText>add short description</w:delText>
        </w:r>
      </w:del>
    </w:p>
    <w:p w14:paraId="44589496" w14:textId="1045DD8F" w:rsidR="004647E9" w:rsidRPr="00331354" w:rsidRDefault="004647E9" w:rsidP="004647E9">
      <w:pPr>
        <w:pStyle w:val="BoxHighlightText"/>
      </w:pPr>
      <w:del w:id="414" w:author="CF" w:date="2019-07-10T09:14:00Z">
        <w:r>
          <w:delText xml:space="preserve">Trends.Earth </w:delText>
        </w:r>
        <w:r w:rsidRPr="00D573AD">
          <w:rPr>
            <w:highlight w:val="yellow"/>
          </w:rPr>
          <w:delText>– add short description</w:delText>
        </w:r>
      </w:del>
      <w:del w:id="415" w:author="Ingrid Schulte" w:date="2019-07-04T15:05:00Z">
        <w:r>
          <w:delText xml:space="preserve">Trends.Earth </w:delText>
        </w:r>
        <w:r w:rsidRPr="00D573AD">
          <w:rPr>
            <w:highlight w:val="yellow"/>
          </w:rPr>
          <w:delText>– add short description</w:delText>
        </w:r>
      </w:del>
      <w:del w:id="416" w:author="Ingrid Schulte" w:date="2019-07-04T15:04:00Z">
        <w:r>
          <w:delText xml:space="preserve">Trends.Earth </w:delText>
        </w:r>
        <w:r w:rsidRPr="00D573AD">
          <w:rPr>
            <w:highlight w:val="yellow"/>
          </w:rPr>
          <w:delText>– add short description</w:delText>
        </w:r>
      </w:del>
      <w:proofErr w:type="spellStart"/>
      <w:ins w:id="417" w:author="Ingrid Schulte" w:date="2019-07-04T15:04:00Z">
        <w:r>
          <w:t>Trends.Earth</w:t>
        </w:r>
        <w:proofErr w:type="spellEnd"/>
        <w:r>
          <w:t xml:space="preserve"> </w:t>
        </w:r>
        <w:r w:rsidRPr="002155F3">
          <w:t xml:space="preserve">– </w:t>
        </w:r>
      </w:ins>
      <w:proofErr w:type="spellStart"/>
      <w:ins w:id="418" w:author="Katie Reytar" w:date="2019-06-25T15:40:00Z">
        <w:r w:rsidR="002665CB" w:rsidRPr="002665CB">
          <w:t>Trends.Earth</w:t>
        </w:r>
        <w:proofErr w:type="spellEnd"/>
        <w:r w:rsidR="002665CB" w:rsidRPr="002665CB">
          <w:t xml:space="preserve"> is a free and open source tool developed by Conservation International for the assessment of land condition using Earth observation data to evaluate changes in primary productivity, land cover and soil organic carbon at varying spatial and temporal scales (Conservation International, 2018). The Productivity module in </w:t>
        </w:r>
        <w:proofErr w:type="spellStart"/>
        <w:r w:rsidR="002665CB" w:rsidRPr="002665CB">
          <w:t>Trends.Earth</w:t>
        </w:r>
        <w:proofErr w:type="spellEnd"/>
        <w:r w:rsidR="002665CB" w:rsidRPr="002665CB">
          <w:t xml:space="preserve"> was used to compute a land </w:t>
        </w:r>
        <w:r w:rsidR="002665CB" w:rsidRPr="002665CB">
          <w:lastRenderedPageBreak/>
          <w:t>productivity trajectory analysis for the period 2001-2018. Trajectory measures the rate of change in primary productivity over time. Linear regressions at the pixel level are run on annual integrals of NDVI to identify areas experiencing changes in primary productivity for the period under analysis. A Mann-Kendall nonparametric significance test is then applied, considering only significant changes those that show a p-value ≤ 0.05 (Conservation International, 2018). Positive significant trends in annual integrals of NDVI would indicate increases in vegetation cover and biomass (Sims et al., 2017), and potentially improvements in land condition, such as those expected under restoration management. Significantly negative trends would indicate potential land degradation.</w:t>
        </w:r>
      </w:ins>
      <w:del w:id="419" w:author="Katie Reytar" w:date="2019-06-25T15:40:00Z">
        <w:r w:rsidRPr="00D573AD" w:rsidDel="002665CB">
          <w:rPr>
            <w:highlight w:val="yellow"/>
          </w:rPr>
          <w:delText>add short description</w:delText>
        </w:r>
      </w:del>
    </w:p>
    <w:p w14:paraId="0CDDD20C" w14:textId="77777777" w:rsidR="00F13CFD" w:rsidRDefault="00F13CFD" w:rsidP="00331354">
      <w:pPr>
        <w:rPr>
          <w:rFonts w:ascii="Calibri" w:hAnsi="Calibri"/>
        </w:rPr>
      </w:pPr>
    </w:p>
    <w:p w14:paraId="4CFC6F73" w14:textId="34419EA2" w:rsidR="000A6B3E" w:rsidRPr="000A6B3E" w:rsidRDefault="002B5622" w:rsidP="000A6B3E">
      <w:pPr>
        <w:pStyle w:val="Heading3"/>
        <w:rPr>
          <w:rFonts w:ascii="Calibri" w:eastAsiaTheme="minorHAnsi" w:hAnsi="Calibri" w:cs="Times New Roman"/>
          <w:color w:val="auto"/>
        </w:rPr>
      </w:pPr>
      <w:r>
        <w:rPr>
          <w:rFonts w:ascii="Calibri" w:eastAsiaTheme="minorHAnsi" w:hAnsi="Calibri" w:cs="Times New Roman"/>
          <w:color w:val="auto"/>
          <w:highlight w:val="yellow"/>
        </w:rPr>
        <w:t xml:space="preserve">Text </w:t>
      </w:r>
      <w:r w:rsidR="000A6B3E" w:rsidRPr="000A6B3E">
        <w:rPr>
          <w:rFonts w:ascii="Calibri" w:eastAsiaTheme="minorHAnsi" w:hAnsi="Calibri" w:cs="Times New Roman"/>
          <w:color w:val="auto"/>
          <w:highlight w:val="yellow"/>
        </w:rPr>
        <w:t xml:space="preserve">on the role of bottom up </w:t>
      </w:r>
      <w:r w:rsidR="000A6B3E" w:rsidRPr="002B5622">
        <w:rPr>
          <w:rFonts w:ascii="Calibri" w:eastAsiaTheme="minorHAnsi" w:hAnsi="Calibri" w:cs="Times New Roman"/>
          <w:color w:val="auto"/>
          <w:highlight w:val="yellow"/>
        </w:rPr>
        <w:t xml:space="preserve">monitoring </w:t>
      </w:r>
      <w:r w:rsidRPr="002B5622">
        <w:rPr>
          <w:rFonts w:ascii="Calibri" w:eastAsiaTheme="minorHAnsi" w:hAnsi="Calibri" w:cs="Times New Roman"/>
          <w:color w:val="auto"/>
          <w:highlight w:val="yellow"/>
        </w:rPr>
        <w:t>to be added</w:t>
      </w:r>
    </w:p>
    <w:p w14:paraId="0B4C6D0A" w14:textId="08C43EF7" w:rsidR="000A6B3E" w:rsidRDefault="000A6B3E" w:rsidP="000A6B3E">
      <w:pPr>
        <w:rPr>
          <w:ins w:id="420" w:author="Guariguata, Manuel   (CIFOR)" w:date="2019-07-10T15:39:00Z"/>
        </w:rPr>
      </w:pPr>
    </w:p>
    <w:p w14:paraId="5FBC2B38" w14:textId="008F8791" w:rsidR="0077113E" w:rsidRPr="00016DAB" w:rsidRDefault="0077113E">
      <w:pPr>
        <w:rPr>
          <w:ins w:id="421" w:author="Guariguata, Manuel   (CIFOR)" w:date="2019-07-10T15:42:00Z"/>
          <w:rFonts w:asciiTheme="minorHAnsi" w:hAnsiTheme="minorHAnsi" w:cstheme="minorHAnsi"/>
          <w:rPrChange w:id="422" w:author="Guariguata, Manuel   (CIFOR)" w:date="2019-07-10T15:58:00Z">
            <w:rPr>
              <w:ins w:id="423" w:author="Guariguata, Manuel   (CIFOR)" w:date="2019-07-10T15:42:00Z"/>
            </w:rPr>
          </w:rPrChange>
        </w:rPr>
        <w:pPrChange w:id="424" w:author="Guariguata, Manuel   (CIFOR)" w:date="2019-07-10T15:42:00Z">
          <w:pPr>
            <w:ind w:firstLine="360"/>
          </w:pPr>
        </w:pPrChange>
      </w:pPr>
      <w:ins w:id="425" w:author="Guariguata, Manuel   (CIFOR)" w:date="2019-07-10T15:42:00Z">
        <w:r w:rsidRPr="00016DAB">
          <w:rPr>
            <w:rFonts w:asciiTheme="minorHAnsi" w:hAnsiTheme="minorHAnsi" w:cstheme="minorHAnsi"/>
            <w:rPrChange w:id="426" w:author="Guariguata, Manuel   (CIFOR)" w:date="2019-07-10T15:58:00Z">
              <w:rPr/>
            </w:rPrChange>
          </w:rPr>
          <w:t xml:space="preserve">Solely focusing on reporting output indicators </w:t>
        </w:r>
      </w:ins>
      <w:ins w:id="427" w:author="Guariguata, Manuel   (CIFOR)" w:date="2019-07-10T15:43:00Z">
        <w:r w:rsidR="00DD2624" w:rsidRPr="00016DAB">
          <w:rPr>
            <w:rFonts w:asciiTheme="minorHAnsi" w:hAnsiTheme="minorHAnsi" w:cstheme="minorHAnsi"/>
            <w:rPrChange w:id="428" w:author="Guariguata, Manuel   (CIFOR)" w:date="2019-07-10T15:58:00Z">
              <w:rPr/>
            </w:rPrChange>
          </w:rPr>
          <w:t xml:space="preserve">may not </w:t>
        </w:r>
      </w:ins>
      <w:ins w:id="429" w:author="Guariguata, Manuel   (CIFOR)" w:date="2019-07-10T15:42:00Z">
        <w:r w:rsidRPr="00016DAB">
          <w:rPr>
            <w:rFonts w:asciiTheme="minorHAnsi" w:hAnsiTheme="minorHAnsi" w:cstheme="minorHAnsi"/>
            <w:rPrChange w:id="430" w:author="Guariguata, Manuel   (CIFOR)" w:date="2019-07-10T15:58:00Z">
              <w:rPr/>
            </w:rPrChange>
          </w:rPr>
          <w:t xml:space="preserve">provide insights into why or why not </w:t>
        </w:r>
      </w:ins>
      <w:ins w:id="431" w:author="Guariguata, Manuel   (CIFOR)" w:date="2019-07-10T15:44:00Z">
        <w:r w:rsidR="00DD2624" w:rsidRPr="00016DAB">
          <w:rPr>
            <w:rFonts w:asciiTheme="minorHAnsi" w:hAnsiTheme="minorHAnsi" w:cstheme="minorHAnsi"/>
            <w:rPrChange w:id="432" w:author="Guariguata, Manuel   (CIFOR)" w:date="2019-07-10T15:58:00Z">
              <w:rPr/>
            </w:rPrChange>
          </w:rPr>
          <w:t xml:space="preserve">forest </w:t>
        </w:r>
      </w:ins>
      <w:ins w:id="433" w:author="Guariguata, Manuel   (CIFOR)" w:date="2019-07-10T15:43:00Z">
        <w:r w:rsidR="00DD2624" w:rsidRPr="00016DAB">
          <w:rPr>
            <w:rFonts w:asciiTheme="minorHAnsi" w:hAnsiTheme="minorHAnsi" w:cstheme="minorHAnsi"/>
            <w:rPrChange w:id="434" w:author="Guariguata, Manuel   (CIFOR)" w:date="2019-07-10T15:58:00Z">
              <w:rPr/>
            </w:rPrChange>
          </w:rPr>
          <w:t xml:space="preserve">restoration interventions </w:t>
        </w:r>
      </w:ins>
      <w:ins w:id="435" w:author="Guariguata, Manuel   (CIFOR)" w:date="2019-07-10T15:44:00Z">
        <w:r w:rsidR="00DD2624" w:rsidRPr="00016DAB">
          <w:rPr>
            <w:rFonts w:asciiTheme="minorHAnsi" w:hAnsiTheme="minorHAnsi" w:cstheme="minorHAnsi"/>
            <w:rPrChange w:id="436" w:author="Guariguata, Manuel   (CIFOR)" w:date="2019-07-10T15:58:00Z">
              <w:rPr/>
            </w:rPrChange>
          </w:rPr>
          <w:t>a</w:t>
        </w:r>
      </w:ins>
      <w:ins w:id="437" w:author="Guariguata, Manuel   (CIFOR)" w:date="2019-07-10T15:42:00Z">
        <w:r w:rsidRPr="00016DAB">
          <w:rPr>
            <w:rFonts w:asciiTheme="minorHAnsi" w:hAnsiTheme="minorHAnsi" w:cstheme="minorHAnsi"/>
            <w:rPrChange w:id="438" w:author="Guariguata, Manuel   (CIFOR)" w:date="2019-07-10T15:58:00Z">
              <w:rPr/>
            </w:rPrChange>
          </w:rPr>
          <w:t xml:space="preserve">re effective or help to scale up efforts by identifying and solving management </w:t>
        </w:r>
      </w:ins>
      <w:ins w:id="439" w:author="Guariguata, Manuel   (CIFOR)" w:date="2019-07-10T15:50:00Z">
        <w:r w:rsidR="00DD2624" w:rsidRPr="00016DAB">
          <w:rPr>
            <w:rFonts w:asciiTheme="minorHAnsi" w:hAnsiTheme="minorHAnsi" w:cstheme="minorHAnsi"/>
          </w:rPr>
          <w:t xml:space="preserve">issues.  These issues could occur </w:t>
        </w:r>
      </w:ins>
      <w:ins w:id="440" w:author="Guariguata, Manuel   (CIFOR)" w:date="2019-07-10T15:42:00Z">
        <w:r w:rsidRPr="00016DAB">
          <w:rPr>
            <w:rFonts w:asciiTheme="minorHAnsi" w:hAnsiTheme="minorHAnsi" w:cstheme="minorHAnsi"/>
            <w:rPrChange w:id="441" w:author="Guariguata, Manuel   (CIFOR)" w:date="2019-07-10T15:58:00Z">
              <w:rPr/>
            </w:rPrChange>
          </w:rPr>
          <w:t xml:space="preserve">across </w:t>
        </w:r>
      </w:ins>
      <w:ins w:id="442" w:author="Guariguata, Manuel   (CIFOR)" w:date="2019-07-10T15:50:00Z">
        <w:r w:rsidR="00DD2624" w:rsidRPr="00016DAB">
          <w:rPr>
            <w:rFonts w:asciiTheme="minorHAnsi" w:hAnsiTheme="minorHAnsi" w:cstheme="minorHAnsi"/>
          </w:rPr>
          <w:t xml:space="preserve">sites </w:t>
        </w:r>
      </w:ins>
      <w:ins w:id="443" w:author="Guariguata, Manuel   (CIFOR)" w:date="2019-07-10T15:51:00Z">
        <w:r w:rsidR="00DD2624" w:rsidRPr="00016DAB">
          <w:rPr>
            <w:rFonts w:asciiTheme="minorHAnsi" w:hAnsiTheme="minorHAnsi" w:cstheme="minorHAnsi"/>
          </w:rPr>
          <w:t xml:space="preserve">or across jurisdictional </w:t>
        </w:r>
      </w:ins>
      <w:proofErr w:type="gramStart"/>
      <w:ins w:id="444" w:author="Guariguata, Manuel   (CIFOR)" w:date="2019-07-10T15:42:00Z">
        <w:r w:rsidRPr="00016DAB">
          <w:rPr>
            <w:rFonts w:asciiTheme="minorHAnsi" w:hAnsiTheme="minorHAnsi" w:cstheme="minorHAnsi"/>
            <w:rPrChange w:id="445" w:author="Guariguata, Manuel   (CIFOR)" w:date="2019-07-10T15:58:00Z">
              <w:rPr/>
            </w:rPrChange>
          </w:rPr>
          <w:t>scale</w:t>
        </w:r>
      </w:ins>
      <w:ins w:id="446" w:author="Guariguata, Manuel   (CIFOR)" w:date="2019-07-10T15:51:00Z">
        <w:r w:rsidR="00DD2624" w:rsidRPr="00016DAB">
          <w:rPr>
            <w:rFonts w:asciiTheme="minorHAnsi" w:hAnsiTheme="minorHAnsi" w:cstheme="minorHAnsi"/>
          </w:rPr>
          <w:t xml:space="preserve">s; </w:t>
        </w:r>
      </w:ins>
      <w:ins w:id="447" w:author="Guariguata, Manuel   (CIFOR)" w:date="2019-07-10T15:42:00Z">
        <w:r w:rsidRPr="00016DAB">
          <w:rPr>
            <w:rFonts w:asciiTheme="minorHAnsi" w:hAnsiTheme="minorHAnsi" w:cstheme="minorHAnsi"/>
            <w:rPrChange w:id="448" w:author="Guariguata, Manuel   (CIFOR)" w:date="2019-07-10T15:58:00Z">
              <w:rPr/>
            </w:rPrChange>
          </w:rPr>
          <w:t xml:space="preserve"> </w:t>
        </w:r>
      </w:ins>
      <w:ins w:id="449" w:author="Guariguata, Manuel   (CIFOR)" w:date="2019-07-10T15:51:00Z">
        <w:r w:rsidR="00DD2624" w:rsidRPr="00016DAB">
          <w:rPr>
            <w:rFonts w:asciiTheme="minorHAnsi" w:hAnsiTheme="minorHAnsi" w:cstheme="minorHAnsi"/>
          </w:rPr>
          <w:t>for</w:t>
        </w:r>
        <w:proofErr w:type="gramEnd"/>
        <w:r w:rsidR="00DD2624" w:rsidRPr="00016DAB">
          <w:rPr>
            <w:rFonts w:asciiTheme="minorHAnsi" w:hAnsiTheme="minorHAnsi" w:cstheme="minorHAnsi"/>
          </w:rPr>
          <w:t xml:space="preserve"> example, </w:t>
        </w:r>
      </w:ins>
      <w:ins w:id="450" w:author="Guariguata, Manuel   (CIFOR)" w:date="2019-07-10T15:42:00Z">
        <w:r w:rsidRPr="00016DAB">
          <w:rPr>
            <w:rFonts w:asciiTheme="minorHAnsi" w:hAnsiTheme="minorHAnsi" w:cstheme="minorHAnsi"/>
            <w:rPrChange w:id="451" w:author="Guariguata, Manuel   (CIFOR)" w:date="2019-07-10T15:58:00Z">
              <w:rPr/>
            </w:rPrChange>
          </w:rPr>
          <w:t>from on-the-ground initiatives to national reporting</w:t>
        </w:r>
      </w:ins>
      <w:ins w:id="452" w:author="Guariguata, Manuel   (CIFOR)" w:date="2019-07-10T15:44:00Z">
        <w:r w:rsidR="00DD2624" w:rsidRPr="00016DAB">
          <w:rPr>
            <w:rFonts w:asciiTheme="minorHAnsi" w:hAnsiTheme="minorHAnsi" w:cstheme="minorHAnsi"/>
            <w:rPrChange w:id="453" w:author="Guariguata, Manuel   (CIFOR)" w:date="2019-07-10T15:58:00Z">
              <w:rPr/>
            </w:rPrChange>
          </w:rPr>
          <w:t xml:space="preserve">. </w:t>
        </w:r>
      </w:ins>
      <w:ins w:id="454" w:author="Guariguata, Manuel   (CIFOR)" w:date="2019-07-10T15:51:00Z">
        <w:r w:rsidR="00DD2624" w:rsidRPr="00016DAB">
          <w:rPr>
            <w:rFonts w:asciiTheme="minorHAnsi" w:hAnsiTheme="minorHAnsi" w:cstheme="minorHAnsi"/>
          </w:rPr>
          <w:t xml:space="preserve"> </w:t>
        </w:r>
      </w:ins>
      <w:ins w:id="455" w:author="Guariguata, Manuel   (CIFOR)" w:date="2019-07-10T15:46:00Z">
        <w:r w:rsidR="00DD2624" w:rsidRPr="00016DAB">
          <w:rPr>
            <w:rFonts w:asciiTheme="minorHAnsi" w:hAnsiTheme="minorHAnsi" w:cstheme="minorHAnsi"/>
          </w:rPr>
          <w:t xml:space="preserve">Top down monitoring tools need to be complemented with those for gauging the effectiveness of a given restoration activity </w:t>
        </w:r>
      </w:ins>
      <w:ins w:id="456" w:author="Guariguata, Manuel   (CIFOR)" w:date="2019-07-10T16:02:00Z">
        <w:r w:rsidR="00117549">
          <w:rPr>
            <w:rFonts w:asciiTheme="minorHAnsi" w:hAnsiTheme="minorHAnsi" w:cstheme="minorHAnsi"/>
          </w:rPr>
          <w:t xml:space="preserve">and its objectives </w:t>
        </w:r>
      </w:ins>
      <w:ins w:id="457" w:author="Guariguata, Manuel   (CIFOR)" w:date="2019-07-10T15:46:00Z">
        <w:r w:rsidR="00DD2624" w:rsidRPr="00016DAB">
          <w:rPr>
            <w:rFonts w:asciiTheme="minorHAnsi" w:hAnsiTheme="minorHAnsi" w:cstheme="minorHAnsi"/>
          </w:rPr>
          <w:t xml:space="preserve">in order to </w:t>
        </w:r>
        <w:proofErr w:type="spellStart"/>
        <w:r w:rsidR="00DD2624" w:rsidRPr="00016DAB">
          <w:rPr>
            <w:rFonts w:asciiTheme="minorHAnsi" w:hAnsiTheme="minorHAnsi" w:cstheme="minorHAnsi"/>
          </w:rPr>
          <w:t>catalyze</w:t>
        </w:r>
        <w:proofErr w:type="spellEnd"/>
        <w:r w:rsidR="00DD2624" w:rsidRPr="00016DAB">
          <w:rPr>
            <w:rFonts w:asciiTheme="minorHAnsi" w:hAnsiTheme="minorHAnsi" w:cstheme="minorHAnsi"/>
          </w:rPr>
          <w:t xml:space="preserve"> reflection, learning and multi-scalar thinking.  </w:t>
        </w:r>
      </w:ins>
      <w:ins w:id="458" w:author="Guariguata, Manuel   (CIFOR)" w:date="2019-07-10T15:48:00Z">
        <w:r w:rsidR="00DD2624" w:rsidRPr="00016DAB">
          <w:rPr>
            <w:rFonts w:asciiTheme="minorHAnsi" w:hAnsiTheme="minorHAnsi" w:cstheme="minorHAnsi"/>
          </w:rPr>
          <w:t xml:space="preserve">Tools and approaches </w:t>
        </w:r>
      </w:ins>
      <w:ins w:id="459" w:author="Guariguata, Manuel   (CIFOR)" w:date="2019-07-10T15:52:00Z">
        <w:r w:rsidR="00DD2624" w:rsidRPr="00016DAB">
          <w:rPr>
            <w:rFonts w:asciiTheme="minorHAnsi" w:hAnsiTheme="minorHAnsi" w:cstheme="minorHAnsi"/>
          </w:rPr>
          <w:t xml:space="preserve">exist </w:t>
        </w:r>
      </w:ins>
      <w:ins w:id="460" w:author="Guariguata, Manuel   (CIFOR)" w:date="2019-07-10T15:48:00Z">
        <w:r w:rsidR="00DD2624" w:rsidRPr="00016DAB">
          <w:rPr>
            <w:rFonts w:asciiTheme="minorHAnsi" w:hAnsiTheme="minorHAnsi" w:cstheme="minorHAnsi"/>
          </w:rPr>
          <w:t xml:space="preserve">for implementing </w:t>
        </w:r>
        <w:r w:rsidR="00DD2624" w:rsidRPr="00016DAB">
          <w:rPr>
            <w:rFonts w:asciiTheme="minorHAnsi" w:hAnsiTheme="minorHAnsi" w:cstheme="minorHAnsi"/>
            <w:i/>
            <w:rPrChange w:id="461" w:author="Guariguata, Manuel   (CIFOR)" w:date="2019-07-10T15:58:00Z">
              <w:rPr>
                <w:rFonts w:asciiTheme="minorHAnsi" w:hAnsiTheme="minorHAnsi" w:cstheme="minorHAnsi"/>
              </w:rPr>
            </w:rPrChange>
          </w:rPr>
          <w:t>participatory</w:t>
        </w:r>
      </w:ins>
      <w:ins w:id="462" w:author="Guariguata, Manuel   (CIFOR)" w:date="2019-07-10T15:53:00Z">
        <w:r w:rsidR="00016DAB" w:rsidRPr="00016DAB">
          <w:rPr>
            <w:rFonts w:asciiTheme="minorHAnsi" w:hAnsiTheme="minorHAnsi" w:cstheme="minorHAnsi"/>
          </w:rPr>
          <w:t xml:space="preserve"> </w:t>
        </w:r>
      </w:ins>
      <w:ins w:id="463" w:author="Guariguata, Manuel   (CIFOR)" w:date="2019-07-10T15:48:00Z">
        <w:r w:rsidR="00DD2624" w:rsidRPr="00016DAB">
          <w:rPr>
            <w:rFonts w:asciiTheme="minorHAnsi" w:hAnsiTheme="minorHAnsi" w:cstheme="minorHAnsi"/>
          </w:rPr>
          <w:t xml:space="preserve">monitoring </w:t>
        </w:r>
      </w:ins>
      <w:ins w:id="464" w:author="Guariguata, Manuel   (CIFOR)" w:date="2019-07-10T15:49:00Z">
        <w:r w:rsidR="00DD2624" w:rsidRPr="00016DAB">
          <w:rPr>
            <w:rFonts w:asciiTheme="minorHAnsi" w:hAnsiTheme="minorHAnsi" w:cstheme="minorHAnsi"/>
            <w:rPrChange w:id="465" w:author="Guariguata, Manuel   (CIFOR)" w:date="2019-07-10T15:58:00Z">
              <w:rPr/>
            </w:rPrChange>
          </w:rPr>
          <w:t xml:space="preserve">which refers to a “continuum of engagement” from local people to professional researchers in the collection and use of information for decision-making, primarily at the local level </w:t>
        </w:r>
      </w:ins>
      <w:ins w:id="466" w:author="Guariguata, Manuel   (CIFOR)" w:date="2019-07-10T15:52:00Z">
        <w:r w:rsidR="00DD2624" w:rsidRPr="00016DAB">
          <w:rPr>
            <w:rFonts w:asciiTheme="minorHAnsi" w:hAnsiTheme="minorHAnsi" w:cstheme="minorHAnsi"/>
            <w:rPrChange w:id="467" w:author="Guariguata, Manuel   (CIFOR)" w:date="2019-07-10T15:58:00Z">
              <w:rPr/>
            </w:rPrChange>
          </w:rPr>
          <w:t>(</w:t>
        </w:r>
        <w:commentRangeStart w:id="468"/>
        <w:r w:rsidR="00DD2624" w:rsidRPr="00016DAB">
          <w:rPr>
            <w:rFonts w:asciiTheme="minorHAnsi" w:hAnsiTheme="minorHAnsi" w:cstheme="minorHAnsi"/>
            <w:rPrChange w:id="469" w:author="Guariguata, Manuel   (CIFOR)" w:date="2019-07-10T15:58:00Z">
              <w:rPr/>
            </w:rPrChange>
          </w:rPr>
          <w:t xml:space="preserve">Evans </w:t>
        </w:r>
      </w:ins>
      <w:ins w:id="470" w:author="Guariguata, Manuel   (CIFOR)" w:date="2019-07-10T15:54:00Z">
        <w:r w:rsidR="00016DAB" w:rsidRPr="00016DAB">
          <w:rPr>
            <w:rFonts w:asciiTheme="minorHAnsi" w:hAnsiTheme="minorHAnsi" w:cstheme="minorHAnsi"/>
            <w:rPrChange w:id="471" w:author="Guariguata, Manuel   (CIFOR)" w:date="2019-07-10T15:58:00Z">
              <w:rPr/>
            </w:rPrChange>
          </w:rPr>
          <w:t>and</w:t>
        </w:r>
      </w:ins>
      <w:ins w:id="472" w:author="Guariguata, Manuel   (CIFOR)" w:date="2019-07-10T15:52:00Z">
        <w:r w:rsidR="00DD2624" w:rsidRPr="00016DAB">
          <w:rPr>
            <w:rFonts w:asciiTheme="minorHAnsi" w:hAnsiTheme="minorHAnsi" w:cstheme="minorHAnsi"/>
            <w:rPrChange w:id="473" w:author="Guariguata, Manuel   (CIFOR)" w:date="2019-07-10T15:58:00Z">
              <w:rPr/>
            </w:rPrChange>
          </w:rPr>
          <w:t xml:space="preserve"> </w:t>
        </w:r>
        <w:proofErr w:type="spellStart"/>
        <w:r w:rsidR="00DD2624" w:rsidRPr="00016DAB">
          <w:rPr>
            <w:rFonts w:asciiTheme="minorHAnsi" w:hAnsiTheme="minorHAnsi" w:cstheme="minorHAnsi"/>
            <w:rPrChange w:id="474" w:author="Guariguata, Manuel   (CIFOR)" w:date="2019-07-10T15:58:00Z">
              <w:rPr/>
            </w:rPrChange>
          </w:rPr>
          <w:t>Guariguata</w:t>
        </w:r>
        <w:proofErr w:type="spellEnd"/>
        <w:r w:rsidR="00DD2624" w:rsidRPr="00016DAB">
          <w:rPr>
            <w:rFonts w:asciiTheme="minorHAnsi" w:hAnsiTheme="minorHAnsi" w:cstheme="minorHAnsi"/>
            <w:rPrChange w:id="475" w:author="Guariguata, Manuel   (CIFOR)" w:date="2019-07-10T15:58:00Z">
              <w:rPr/>
            </w:rPrChange>
          </w:rPr>
          <w:t xml:space="preserve"> 2016</w:t>
        </w:r>
      </w:ins>
      <w:commentRangeEnd w:id="468"/>
      <w:ins w:id="476" w:author="Guariguata, Manuel   (CIFOR)" w:date="2019-07-10T15:59:00Z">
        <w:r w:rsidR="00016DAB">
          <w:rPr>
            <w:rStyle w:val="CommentReference"/>
          </w:rPr>
          <w:commentReference w:id="468"/>
        </w:r>
      </w:ins>
      <w:ins w:id="477" w:author="Guariguata, Manuel   (CIFOR)" w:date="2019-07-10T15:52:00Z">
        <w:r w:rsidR="00DD2624" w:rsidRPr="00016DAB">
          <w:rPr>
            <w:rFonts w:asciiTheme="minorHAnsi" w:hAnsiTheme="minorHAnsi" w:cstheme="minorHAnsi"/>
            <w:rPrChange w:id="478" w:author="Guariguata, Manuel   (CIFOR)" w:date="2019-07-10T15:58:00Z">
              <w:rPr/>
            </w:rPrChange>
          </w:rPr>
          <w:t>)</w:t>
        </w:r>
      </w:ins>
      <w:ins w:id="479" w:author="Guariguata, Manuel   (CIFOR)" w:date="2019-07-10T15:53:00Z">
        <w:r w:rsidR="00016DAB" w:rsidRPr="00016DAB">
          <w:rPr>
            <w:rFonts w:asciiTheme="minorHAnsi" w:hAnsiTheme="minorHAnsi" w:cstheme="minorHAnsi"/>
            <w:rPrChange w:id="480" w:author="Guariguata, Manuel   (CIFOR)" w:date="2019-07-10T15:58:00Z">
              <w:rPr/>
            </w:rPrChange>
          </w:rPr>
          <w:t xml:space="preserve">.  And </w:t>
        </w:r>
        <w:proofErr w:type="gramStart"/>
        <w:r w:rsidR="00016DAB" w:rsidRPr="00016DAB">
          <w:rPr>
            <w:rFonts w:asciiTheme="minorHAnsi" w:hAnsiTheme="minorHAnsi" w:cstheme="minorHAnsi"/>
            <w:rPrChange w:id="481" w:author="Guariguata, Manuel   (CIFOR)" w:date="2019-07-10T15:58:00Z">
              <w:rPr/>
            </w:rPrChange>
          </w:rPr>
          <w:t>also</w:t>
        </w:r>
        <w:proofErr w:type="gramEnd"/>
        <w:r w:rsidR="00016DAB" w:rsidRPr="00016DAB">
          <w:rPr>
            <w:rFonts w:asciiTheme="minorHAnsi" w:hAnsiTheme="minorHAnsi" w:cstheme="minorHAnsi"/>
            <w:rPrChange w:id="482" w:author="Guariguata, Manuel   (CIFOR)" w:date="2019-07-10T15:58:00Z">
              <w:rPr/>
            </w:rPrChange>
          </w:rPr>
          <w:t xml:space="preserve"> for </w:t>
        </w:r>
        <w:r w:rsidR="00016DAB" w:rsidRPr="00016DAB">
          <w:rPr>
            <w:rFonts w:asciiTheme="minorHAnsi" w:hAnsiTheme="minorHAnsi" w:cstheme="minorHAnsi"/>
            <w:i/>
            <w:rPrChange w:id="483" w:author="Guariguata, Manuel   (CIFOR)" w:date="2019-07-10T15:58:00Z">
              <w:rPr/>
            </w:rPrChange>
          </w:rPr>
          <w:t>collaborative</w:t>
        </w:r>
        <w:r w:rsidR="00016DAB" w:rsidRPr="00016DAB">
          <w:rPr>
            <w:rFonts w:asciiTheme="minorHAnsi" w:hAnsiTheme="minorHAnsi" w:cstheme="minorHAnsi"/>
            <w:rPrChange w:id="484" w:author="Guariguata, Manuel   (CIFOR)" w:date="2019-07-10T15:58:00Z">
              <w:rPr/>
            </w:rPrChange>
          </w:rPr>
          <w:t xml:space="preserve"> monitoring</w:t>
        </w:r>
      </w:ins>
      <w:ins w:id="485" w:author="Guariguata, Manuel   (CIFOR)" w:date="2019-07-10T15:54:00Z">
        <w:r w:rsidR="00016DAB" w:rsidRPr="00016DAB">
          <w:rPr>
            <w:rFonts w:asciiTheme="minorHAnsi" w:hAnsiTheme="minorHAnsi" w:cstheme="minorHAnsi"/>
            <w:rPrChange w:id="486" w:author="Guariguata, Manuel   (CIFOR)" w:date="2019-07-10T15:58:00Z">
              <w:rPr/>
            </w:rPrChange>
          </w:rPr>
          <w:t xml:space="preserve"> which </w:t>
        </w:r>
      </w:ins>
      <w:ins w:id="487" w:author="Guariguata, Manuel   (CIFOR)" w:date="2019-07-10T16:01:00Z">
        <w:r w:rsidR="00016DAB">
          <w:rPr>
            <w:rFonts w:asciiTheme="minorHAnsi" w:hAnsiTheme="minorHAnsi" w:cstheme="minorHAnsi"/>
          </w:rPr>
          <w:t xml:space="preserve">likewise </w:t>
        </w:r>
      </w:ins>
      <w:ins w:id="488" w:author="Guariguata, Manuel   (CIFOR)" w:date="2019-07-10T15:54:00Z">
        <w:r w:rsidR="00016DAB" w:rsidRPr="00016DAB">
          <w:rPr>
            <w:rFonts w:asciiTheme="minorHAnsi" w:hAnsiTheme="minorHAnsi" w:cstheme="minorHAnsi"/>
            <w:rPrChange w:id="489" w:author="Guariguata, Manuel   (CIFOR)" w:date="2019-07-10T15:58:00Z">
              <w:rPr/>
            </w:rPrChange>
          </w:rPr>
          <w:t>includes multiparty monitoring activities but also embraces cross-scale, multilevel actors and interactions that are networked to share information and influence change (</w:t>
        </w:r>
        <w:commentRangeStart w:id="490"/>
        <w:r w:rsidR="00016DAB" w:rsidRPr="00016DAB">
          <w:rPr>
            <w:rFonts w:asciiTheme="minorHAnsi" w:hAnsiTheme="minorHAnsi" w:cstheme="minorHAnsi"/>
            <w:rPrChange w:id="491" w:author="Guariguata, Manuel   (CIFOR)" w:date="2019-07-10T15:58:00Z">
              <w:rPr/>
            </w:rPrChange>
          </w:rPr>
          <w:t xml:space="preserve">Evans and </w:t>
        </w:r>
        <w:proofErr w:type="spellStart"/>
        <w:r w:rsidR="00016DAB" w:rsidRPr="00016DAB">
          <w:rPr>
            <w:rFonts w:asciiTheme="minorHAnsi" w:hAnsiTheme="minorHAnsi" w:cstheme="minorHAnsi"/>
            <w:rPrChange w:id="492" w:author="Guariguata, Manuel   (CIFOR)" w:date="2019-07-10T15:58:00Z">
              <w:rPr/>
            </w:rPrChange>
          </w:rPr>
          <w:t>Guariguata</w:t>
        </w:r>
        <w:proofErr w:type="spellEnd"/>
        <w:r w:rsidR="00016DAB" w:rsidRPr="00016DAB">
          <w:rPr>
            <w:rFonts w:asciiTheme="minorHAnsi" w:hAnsiTheme="minorHAnsi" w:cstheme="minorHAnsi"/>
            <w:rPrChange w:id="493" w:author="Guariguata, Manuel   (CIFOR)" w:date="2019-07-10T15:58:00Z">
              <w:rPr/>
            </w:rPrChange>
          </w:rPr>
          <w:t xml:space="preserve"> 2019</w:t>
        </w:r>
      </w:ins>
      <w:commentRangeEnd w:id="490"/>
      <w:ins w:id="494" w:author="Guariguata, Manuel   (CIFOR)" w:date="2019-07-10T16:00:00Z">
        <w:r w:rsidR="00016DAB">
          <w:rPr>
            <w:rStyle w:val="CommentReference"/>
          </w:rPr>
          <w:commentReference w:id="490"/>
        </w:r>
      </w:ins>
      <w:ins w:id="495" w:author="Guariguata, Manuel   (CIFOR)" w:date="2019-07-10T15:54:00Z">
        <w:r w:rsidR="00016DAB" w:rsidRPr="00016DAB">
          <w:rPr>
            <w:rFonts w:asciiTheme="minorHAnsi" w:hAnsiTheme="minorHAnsi" w:cstheme="minorHAnsi"/>
            <w:rPrChange w:id="496" w:author="Guariguata, Manuel   (CIFOR)" w:date="2019-07-10T15:58:00Z">
              <w:rPr/>
            </w:rPrChange>
          </w:rPr>
          <w:t xml:space="preserve">). </w:t>
        </w:r>
      </w:ins>
    </w:p>
    <w:p w14:paraId="6BB04D8A" w14:textId="659B8FBB" w:rsidR="0077113E" w:rsidRPr="00DD2624" w:rsidRDefault="0077113E" w:rsidP="000A6B3E">
      <w:pPr>
        <w:rPr>
          <w:ins w:id="497" w:author="Guariguata, Manuel   (CIFOR)" w:date="2019-07-10T15:39:00Z"/>
          <w:rFonts w:asciiTheme="minorHAnsi" w:hAnsiTheme="minorHAnsi" w:cstheme="minorHAnsi"/>
          <w:sz w:val="22"/>
          <w:szCs w:val="22"/>
          <w:rPrChange w:id="498" w:author="Guariguata, Manuel   (CIFOR)" w:date="2019-07-10T15:45:00Z">
            <w:rPr>
              <w:ins w:id="499" w:author="Guariguata, Manuel   (CIFOR)" w:date="2019-07-10T15:39:00Z"/>
            </w:rPr>
          </w:rPrChange>
        </w:rPr>
      </w:pPr>
    </w:p>
    <w:p w14:paraId="1BE5E8A7" w14:textId="77777777" w:rsidR="0077113E" w:rsidRPr="000A6B3E" w:rsidRDefault="0077113E" w:rsidP="000A6B3E"/>
    <w:p w14:paraId="44E98D58" w14:textId="3AB2D593" w:rsidR="000A6B3E" w:rsidRDefault="000A6B3E" w:rsidP="000A6B3E">
      <w:pPr>
        <w:pStyle w:val="Heading3"/>
      </w:pPr>
      <w:r>
        <w:t xml:space="preserve">Setting a baseline for monitoring restoration </w:t>
      </w:r>
    </w:p>
    <w:p w14:paraId="0C1C74A0" w14:textId="690D8BF9" w:rsidR="000A6B3E" w:rsidRPr="000A6B3E" w:rsidDel="00B77920" w:rsidRDefault="000A6B3E" w:rsidP="000A6B3E">
      <w:pPr>
        <w:rPr>
          <w:del w:id="500" w:author="Katie Reytar" w:date="2019-06-28T15:04:00Z"/>
        </w:rPr>
      </w:pPr>
    </w:p>
    <w:p w14:paraId="012C7758" w14:textId="1475A5CE" w:rsidR="00331354" w:rsidRPr="00331354" w:rsidRDefault="00331354" w:rsidP="00331354">
      <w:pPr>
        <w:rPr>
          <w:rFonts w:ascii="Calibri" w:hAnsi="Calibri"/>
        </w:rPr>
      </w:pPr>
      <w:r w:rsidRPr="00331354">
        <w:rPr>
          <w:rFonts w:ascii="Calibri" w:hAnsi="Calibri"/>
        </w:rPr>
        <w:t xml:space="preserve">In 2016, the Food and Agriculture Organization of the United Nations (FAO) led a study that identified 467 million hectares of forest in dryland biomes that had </w:t>
      </w:r>
      <w:ins w:id="501" w:author="Jenny Hewson" w:date="2019-07-01T18:15:00Z">
        <w:r w:rsidR="00645A27">
          <w:rPr>
            <w:rFonts w:ascii="Calibri" w:hAnsi="Calibri"/>
          </w:rPr>
          <w:t xml:space="preserve">not been previously </w:t>
        </w:r>
      </w:ins>
      <w:del w:id="502" w:author="Jenny Hewson" w:date="2019-07-01T18:15:00Z">
        <w:r w:rsidRPr="00331354">
          <w:rPr>
            <w:rFonts w:ascii="Calibri" w:hAnsi="Calibri"/>
          </w:rPr>
          <w:delText xml:space="preserve">never been </w:delText>
        </w:r>
      </w:del>
      <w:r w:rsidRPr="00331354">
        <w:rPr>
          <w:rFonts w:ascii="Calibri" w:hAnsi="Calibri"/>
        </w:rPr>
        <w:t>reported</w:t>
      </w:r>
      <w:del w:id="503" w:author="Jenny Hewson" w:date="2019-07-01T18:15:00Z">
        <w:r w:rsidRPr="00331354">
          <w:rPr>
            <w:rFonts w:ascii="Calibri" w:hAnsi="Calibri"/>
          </w:rPr>
          <w:delText xml:space="preserve"> before</w:delText>
        </w:r>
      </w:del>
      <w:r w:rsidRPr="00331354">
        <w:rPr>
          <w:rFonts w:ascii="Calibri" w:hAnsi="Calibri"/>
        </w:rPr>
        <w:t xml:space="preserve">, comprising a 9-percent increase in global forest cover </w:t>
      </w:r>
      <w:r>
        <w:rPr>
          <w:rFonts w:ascii="Calibri" w:hAnsi="Calibri"/>
        </w:rPr>
        <w:t>estimates.</w:t>
      </w:r>
      <w:r>
        <w:rPr>
          <w:rStyle w:val="FootnoteReference"/>
          <w:rFonts w:ascii="Calibri" w:hAnsi="Calibri"/>
        </w:rPr>
        <w:footnoteReference w:id="28"/>
      </w:r>
      <w:r w:rsidRPr="00331354">
        <w:rPr>
          <w:rFonts w:ascii="Calibri" w:hAnsi="Calibri"/>
        </w:rPr>
        <w:t xml:space="preserve"> This study was conducted via a series of regional Collect Earth </w:t>
      </w:r>
      <w:proofErr w:type="spellStart"/>
      <w:r w:rsidRPr="00331354">
        <w:rPr>
          <w:rFonts w:ascii="Calibri" w:hAnsi="Calibri"/>
        </w:rPr>
        <w:t>mapathons</w:t>
      </w:r>
      <w:proofErr w:type="spellEnd"/>
      <w:r>
        <w:rPr>
          <w:rFonts w:ascii="Calibri" w:hAnsi="Calibri"/>
        </w:rPr>
        <w:t xml:space="preserve"> (</w:t>
      </w:r>
      <w:r w:rsidRPr="00331354">
        <w:rPr>
          <w:rFonts w:ascii="Calibri" w:hAnsi="Calibri"/>
          <w:b/>
        </w:rPr>
        <w:t xml:space="preserve">Box </w:t>
      </w:r>
      <w:r w:rsidR="00F349F6">
        <w:rPr>
          <w:rFonts w:ascii="Calibri" w:hAnsi="Calibri"/>
          <w:b/>
        </w:rPr>
        <w:t>3</w:t>
      </w:r>
      <w:r>
        <w:rPr>
          <w:rFonts w:ascii="Calibri" w:hAnsi="Calibri"/>
        </w:rPr>
        <w:t>)</w:t>
      </w:r>
      <w:r w:rsidRPr="00331354">
        <w:rPr>
          <w:rFonts w:ascii="Calibri" w:hAnsi="Calibri"/>
        </w:rPr>
        <w:t xml:space="preserve">, which generated a global database of nearly 500,000 sample points recording land use/land cover type, tree cover, tree count, and other variables using imagery for approximately the year 2014. While the data collection process was designed to focus on dryland biomes, the </w:t>
      </w:r>
      <w:proofErr w:type="spellStart"/>
      <w:r w:rsidRPr="00331354">
        <w:rPr>
          <w:rFonts w:ascii="Calibri" w:hAnsi="Calibri"/>
        </w:rPr>
        <w:t>mapathons</w:t>
      </w:r>
      <w:proofErr w:type="spellEnd"/>
      <w:r w:rsidRPr="00331354">
        <w:rPr>
          <w:rFonts w:ascii="Calibri" w:hAnsi="Calibri"/>
        </w:rPr>
        <w:t xml:space="preserve"> actually collected data for all biomes globally and the resultant database provides one of the few snapshots of the status of land use/land cover and tree cover worldwide, particularly for trees outside the forest.  However, this database contains limited information on land use/land cover change from previous years and no information on tree cover change.  As such, the data do not provide insight into </w:t>
      </w:r>
      <w:ins w:id="511" w:author="Jenny Hewson" w:date="2019-07-04T15:05:00Z">
        <w:r w:rsidRPr="00331354">
          <w:rPr>
            <w:rFonts w:ascii="Calibri" w:hAnsi="Calibri"/>
          </w:rPr>
          <w:t>change</w:t>
        </w:r>
      </w:ins>
      <w:ins w:id="512" w:author="Jenny Hewson" w:date="2019-07-01T18:16:00Z">
        <w:r w:rsidR="00645A27">
          <w:rPr>
            <w:rFonts w:ascii="Calibri" w:hAnsi="Calibri"/>
          </w:rPr>
          <w:t>s</w:t>
        </w:r>
      </w:ins>
      <w:del w:id="513" w:author="Jenny Hewson" w:date="2019-07-04T15:05:00Z">
        <w:r w:rsidRPr="00331354">
          <w:rPr>
            <w:rFonts w:ascii="Calibri" w:hAnsi="Calibri"/>
          </w:rPr>
          <w:delText>change</w:delText>
        </w:r>
      </w:del>
      <w:r w:rsidRPr="00331354">
        <w:rPr>
          <w:rFonts w:ascii="Calibri" w:hAnsi="Calibri"/>
        </w:rPr>
        <w:t xml:space="preserve"> in these statistics over time, which would indicate progress on restoration.  </w:t>
      </w:r>
      <w:del w:id="514" w:author="Jenny Hewson" w:date="2019-07-01T18:16:00Z">
        <w:r w:rsidRPr="00331354">
          <w:rPr>
            <w:rFonts w:ascii="Calibri" w:hAnsi="Calibri"/>
          </w:rPr>
          <w:delText>However, they do set</w:delText>
        </w:r>
      </w:del>
      <w:ins w:id="515" w:author="Jenny Hewson" w:date="2019-07-01T18:16:00Z">
        <w:r w:rsidR="00645A27">
          <w:rPr>
            <w:rFonts w:ascii="Calibri" w:hAnsi="Calibri"/>
          </w:rPr>
          <w:t>Conversely, the data set</w:t>
        </w:r>
      </w:ins>
      <w:r w:rsidRPr="00331354">
        <w:rPr>
          <w:rFonts w:ascii="Calibri" w:hAnsi="Calibri"/>
        </w:rPr>
        <w:t xml:space="preserve"> a baseline for the year that the NYDF was implemented, </w:t>
      </w:r>
      <w:ins w:id="516" w:author="Jenny Hewson" w:date="2019-07-01T18:16:00Z">
        <w:r w:rsidR="00645A27">
          <w:rPr>
            <w:rFonts w:ascii="Calibri" w:hAnsi="Calibri"/>
          </w:rPr>
          <w:t xml:space="preserve">and </w:t>
        </w:r>
      </w:ins>
      <w:del w:id="517" w:author="Jenny Hewson" w:date="2019-07-01T18:17:00Z">
        <w:r w:rsidRPr="00331354">
          <w:rPr>
            <w:rFonts w:ascii="Calibri" w:hAnsi="Calibri"/>
          </w:rPr>
          <w:delText xml:space="preserve">which </w:delText>
        </w:r>
      </w:del>
      <w:r w:rsidRPr="00331354">
        <w:rPr>
          <w:rFonts w:ascii="Calibri" w:hAnsi="Calibri"/>
        </w:rPr>
        <w:t xml:space="preserve">could be revisited in the future to identify progress on restoration.  </w:t>
      </w:r>
    </w:p>
    <w:p w14:paraId="2287689F" w14:textId="77777777" w:rsidR="004647E9" w:rsidRDefault="004647E9" w:rsidP="00331354">
      <w:pPr>
        <w:rPr>
          <w:rFonts w:ascii="Calibri" w:hAnsi="Calibri"/>
        </w:rPr>
      </w:pPr>
    </w:p>
    <w:p w14:paraId="2973BCFF" w14:textId="58263E81" w:rsidR="000A6B3E" w:rsidRDefault="00331354" w:rsidP="00331354">
      <w:pPr>
        <w:rPr>
          <w:rFonts w:ascii="Calibri" w:hAnsi="Calibri"/>
        </w:rPr>
      </w:pPr>
      <w:r w:rsidRPr="00331354">
        <w:rPr>
          <w:rFonts w:ascii="Calibri" w:hAnsi="Calibri"/>
        </w:rPr>
        <w:t xml:space="preserve">The results indicate the significance of capturing data on trees outside the forest to provide a comprehensive picture of tree cover and restoration efforts, which include many areas that are </w:t>
      </w:r>
      <w:r w:rsidRPr="00331354">
        <w:rPr>
          <w:rFonts w:ascii="Calibri" w:hAnsi="Calibri"/>
        </w:rPr>
        <w:lastRenderedPageBreak/>
        <w:t>not “traditional” forest cover (i.e., areas of land greater than 0.5 hectares, with trees higher than 5 m and canopy cover greater than</w:t>
      </w:r>
      <w:r>
        <w:rPr>
          <w:rFonts w:ascii="Calibri" w:hAnsi="Calibri"/>
        </w:rPr>
        <w:t xml:space="preserve"> 10 percent, by FAO definition), </w:t>
      </w:r>
      <w:r w:rsidRPr="00331354">
        <w:rPr>
          <w:rFonts w:ascii="Calibri" w:hAnsi="Calibri"/>
        </w:rPr>
        <w:t>such as tree cover integrated with croplands and grasslands.</w:t>
      </w:r>
      <w:r>
        <w:rPr>
          <w:rStyle w:val="FootnoteReference"/>
          <w:rFonts w:ascii="Calibri" w:hAnsi="Calibri"/>
        </w:rPr>
        <w:footnoteReference w:id="29"/>
      </w:r>
    </w:p>
    <w:p w14:paraId="45C45828" w14:textId="77777777" w:rsidR="000A6B3E" w:rsidRPr="00331354" w:rsidRDefault="000A6B3E" w:rsidP="00331354">
      <w:pPr>
        <w:rPr>
          <w:rFonts w:ascii="Calibri" w:hAnsi="Calibri"/>
        </w:rPr>
      </w:pPr>
    </w:p>
    <w:p w14:paraId="5637D35A" w14:textId="6B950245" w:rsidR="00331354" w:rsidRPr="00331354" w:rsidRDefault="00331354" w:rsidP="00331354">
      <w:pPr>
        <w:keepLines/>
        <w:rPr>
          <w:rFonts w:ascii="Calibri" w:hAnsi="Calibri"/>
        </w:rPr>
      </w:pPr>
      <w:r w:rsidRPr="00331354">
        <w:rPr>
          <w:rFonts w:ascii="Calibri" w:hAnsi="Calibri"/>
        </w:rPr>
        <w:t xml:space="preserve">These baseline data are shown in </w:t>
      </w:r>
      <w:r w:rsidRPr="00047FC6">
        <w:rPr>
          <w:rFonts w:ascii="Calibri" w:hAnsi="Calibri"/>
          <w:b/>
        </w:rPr>
        <w:t xml:space="preserve">Table </w:t>
      </w:r>
      <w:r w:rsidR="00F349F6">
        <w:rPr>
          <w:rFonts w:ascii="Calibri" w:hAnsi="Calibri"/>
          <w:b/>
        </w:rPr>
        <w:t>2</w:t>
      </w:r>
      <w:r w:rsidRPr="00331354">
        <w:rPr>
          <w:rFonts w:ascii="Calibri" w:hAnsi="Calibri"/>
        </w:rPr>
        <w:t xml:space="preserve">, summarized by major geographic region and the average percent tree cover per hectare for the six IPCC categories of land use/land cover.  The results demonstrate that tree cover can be prevalent on land uses outside of forests. For example, in North America, tree cover on settlements averages more than 16 percent, and tree cover on croplands in Africa and Asia averages more than 6 percent. </w:t>
      </w:r>
    </w:p>
    <w:p w14:paraId="36B3FA20" w14:textId="609E4520" w:rsidR="00331354" w:rsidRPr="000A6B3E" w:rsidRDefault="00331354" w:rsidP="00331354">
      <w:pPr>
        <w:pStyle w:val="Caption"/>
        <w:keepNext/>
        <w:rPr>
          <w:i/>
        </w:rPr>
      </w:pPr>
      <w:commentRangeStart w:id="519"/>
      <w:r w:rsidRPr="000A6B3E">
        <w:rPr>
          <w:b/>
          <w:i/>
        </w:rPr>
        <w:lastRenderedPageBreak/>
        <w:t xml:space="preserve">Table </w:t>
      </w:r>
      <w:r w:rsidR="00F349F6">
        <w:rPr>
          <w:b/>
          <w:i/>
          <w:noProof/>
        </w:rPr>
        <w:t>2</w:t>
      </w:r>
      <w:r w:rsidRPr="000A6B3E">
        <w:rPr>
          <w:i/>
        </w:rPr>
        <w:t xml:space="preserve">. Average percent tree </w:t>
      </w:r>
      <w:proofErr w:type="gramStart"/>
      <w:r w:rsidRPr="000A6B3E">
        <w:rPr>
          <w:i/>
        </w:rPr>
        <w:t>cover</w:t>
      </w:r>
      <w:proofErr w:type="gramEnd"/>
      <w:r w:rsidRPr="000A6B3E">
        <w:rPr>
          <w:i/>
        </w:rPr>
        <w:t xml:space="preserve"> per hectare per land use type and geographic region, as aggregated from FAO’s Global Collect Earth database, 2014. </w:t>
      </w:r>
      <w:commentRangeEnd w:id="519"/>
      <w:r w:rsidR="00B93BE4">
        <w:rPr>
          <w:rStyle w:val="CommentReference"/>
          <w:rFonts w:ascii="Times New Roman" w:hAnsi="Times New Roman" w:cs="Times New Roman"/>
          <w:iCs w:val="0"/>
          <w:color w:val="auto"/>
          <w:lang w:val="en-GB" w:eastAsia="en-GB"/>
        </w:rPr>
        <w:commentReference w:id="519"/>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170"/>
        <w:gridCol w:w="855"/>
        <w:gridCol w:w="855"/>
        <w:gridCol w:w="855"/>
        <w:gridCol w:w="855"/>
        <w:gridCol w:w="855"/>
        <w:gridCol w:w="855"/>
        <w:gridCol w:w="1170"/>
      </w:tblGrid>
      <w:tr w:rsidR="00331354" w:rsidRPr="0085587E" w14:paraId="6ACEF8E8" w14:textId="77777777" w:rsidTr="001E565B">
        <w:trPr>
          <w:trHeight w:val="439"/>
        </w:trPr>
        <w:tc>
          <w:tcPr>
            <w:tcW w:w="1885" w:type="dxa"/>
            <w:vMerge w:val="restart"/>
            <w:shd w:val="clear" w:color="D9E1F2" w:fill="D9E1F2"/>
            <w:noWrap/>
            <w:vAlign w:val="bottom"/>
            <w:hideMark/>
          </w:tcPr>
          <w:p w14:paraId="318F784A" w14:textId="77777777" w:rsidR="00331354" w:rsidRPr="0085587E" w:rsidRDefault="00331354" w:rsidP="001E565B">
            <w:pPr>
              <w:keepNext/>
              <w:keepLines/>
              <w:rPr>
                <w:rFonts w:eastAsia="Times New Roman" w:cstheme="minorHAnsi"/>
                <w:b/>
                <w:bCs/>
                <w:color w:val="000000"/>
                <w:sz w:val="18"/>
                <w:szCs w:val="18"/>
              </w:rPr>
            </w:pPr>
            <w:r>
              <w:rPr>
                <w:rFonts w:eastAsia="Times New Roman" w:cstheme="minorHAnsi"/>
                <w:b/>
                <w:bCs/>
                <w:color w:val="000000"/>
                <w:sz w:val="18"/>
                <w:szCs w:val="18"/>
              </w:rPr>
              <w:t>Region</w:t>
            </w:r>
          </w:p>
        </w:tc>
        <w:tc>
          <w:tcPr>
            <w:tcW w:w="1170" w:type="dxa"/>
            <w:vMerge w:val="restart"/>
            <w:shd w:val="clear" w:color="D9E1F2" w:fill="D9E1F2"/>
            <w:vAlign w:val="bottom"/>
            <w:hideMark/>
          </w:tcPr>
          <w:p w14:paraId="6806807A" w14:textId="77777777" w:rsidR="00331354" w:rsidRPr="0085587E" w:rsidRDefault="00331354" w:rsidP="001E565B">
            <w:pPr>
              <w:keepNext/>
              <w:keepLines/>
              <w:jc w:val="center"/>
              <w:rPr>
                <w:rFonts w:eastAsia="Times New Roman" w:cstheme="minorHAnsi"/>
                <w:b/>
                <w:bCs/>
                <w:color w:val="000000"/>
                <w:sz w:val="18"/>
                <w:szCs w:val="18"/>
              </w:rPr>
            </w:pPr>
            <w:r>
              <w:rPr>
                <w:rFonts w:eastAsia="Times New Roman" w:cstheme="minorHAnsi"/>
                <w:b/>
                <w:bCs/>
                <w:color w:val="000000"/>
                <w:sz w:val="18"/>
                <w:szCs w:val="18"/>
              </w:rPr>
              <w:t>No.</w:t>
            </w:r>
            <w:r w:rsidRPr="0085587E">
              <w:rPr>
                <w:rFonts w:eastAsia="Times New Roman" w:cstheme="minorHAnsi"/>
                <w:b/>
                <w:bCs/>
                <w:color w:val="000000"/>
                <w:sz w:val="18"/>
                <w:szCs w:val="18"/>
              </w:rPr>
              <w:t xml:space="preserve"> sample plots</w:t>
            </w:r>
          </w:p>
        </w:tc>
        <w:tc>
          <w:tcPr>
            <w:tcW w:w="5130" w:type="dxa"/>
            <w:gridSpan w:val="6"/>
            <w:shd w:val="clear" w:color="D9E1F2" w:fill="D9E1F2"/>
            <w:noWrap/>
            <w:vAlign w:val="bottom"/>
            <w:hideMark/>
          </w:tcPr>
          <w:p w14:paraId="5C7BC11A" w14:textId="77777777" w:rsidR="00331354" w:rsidRPr="0085587E" w:rsidRDefault="00331354" w:rsidP="001E565B">
            <w:pPr>
              <w:keepNext/>
              <w:keepLines/>
              <w:jc w:val="center"/>
              <w:rPr>
                <w:rFonts w:eastAsia="Times New Roman" w:cstheme="minorHAnsi"/>
                <w:b/>
                <w:bCs/>
                <w:color w:val="000000"/>
                <w:sz w:val="18"/>
                <w:szCs w:val="18"/>
              </w:rPr>
            </w:pPr>
            <w:r w:rsidRPr="0085587E">
              <w:rPr>
                <w:rFonts w:eastAsia="Times New Roman" w:cstheme="minorHAnsi"/>
                <w:b/>
                <w:bCs/>
                <w:color w:val="000000"/>
                <w:sz w:val="18"/>
                <w:szCs w:val="18"/>
              </w:rPr>
              <w:t>Average</w:t>
            </w:r>
            <w:r>
              <w:rPr>
                <w:rFonts w:eastAsia="Times New Roman" w:cstheme="minorHAnsi"/>
                <w:b/>
                <w:bCs/>
                <w:color w:val="000000"/>
                <w:sz w:val="18"/>
                <w:szCs w:val="18"/>
              </w:rPr>
              <w:t xml:space="preserve"> percent</w:t>
            </w:r>
            <w:r w:rsidRPr="0085587E">
              <w:rPr>
                <w:rFonts w:eastAsia="Times New Roman" w:cstheme="minorHAnsi"/>
                <w:b/>
                <w:bCs/>
                <w:color w:val="000000"/>
                <w:sz w:val="18"/>
                <w:szCs w:val="18"/>
              </w:rPr>
              <w:t xml:space="preserve"> tree </w:t>
            </w:r>
            <w:proofErr w:type="gramStart"/>
            <w:r w:rsidRPr="0085587E">
              <w:rPr>
                <w:rFonts w:eastAsia="Times New Roman" w:cstheme="minorHAnsi"/>
                <w:b/>
                <w:bCs/>
                <w:color w:val="000000"/>
                <w:sz w:val="18"/>
                <w:szCs w:val="18"/>
              </w:rPr>
              <w:t>cover</w:t>
            </w:r>
            <w:proofErr w:type="gramEnd"/>
            <w:r w:rsidRPr="0085587E">
              <w:rPr>
                <w:rFonts w:eastAsia="Times New Roman" w:cstheme="minorHAnsi"/>
                <w:b/>
                <w:bCs/>
                <w:color w:val="000000"/>
                <w:sz w:val="18"/>
                <w:szCs w:val="18"/>
              </w:rPr>
              <w:t xml:space="preserve"> per</w:t>
            </w:r>
            <w:r>
              <w:rPr>
                <w:rFonts w:eastAsia="Times New Roman" w:cstheme="minorHAnsi"/>
                <w:b/>
                <w:bCs/>
                <w:color w:val="000000"/>
                <w:sz w:val="18"/>
                <w:szCs w:val="18"/>
              </w:rPr>
              <w:t xml:space="preserve"> hectare per</w:t>
            </w:r>
            <w:r w:rsidRPr="0085587E">
              <w:rPr>
                <w:rFonts w:eastAsia="Times New Roman" w:cstheme="minorHAnsi"/>
                <w:b/>
                <w:bCs/>
                <w:color w:val="000000"/>
                <w:sz w:val="18"/>
                <w:szCs w:val="18"/>
              </w:rPr>
              <w:t xml:space="preserve"> land use type</w:t>
            </w:r>
          </w:p>
        </w:tc>
        <w:tc>
          <w:tcPr>
            <w:tcW w:w="1170" w:type="dxa"/>
            <w:vMerge w:val="restart"/>
            <w:shd w:val="clear" w:color="D9E1F2" w:fill="D9E1F2"/>
            <w:vAlign w:val="bottom"/>
            <w:hideMark/>
          </w:tcPr>
          <w:p w14:paraId="12ABFB28" w14:textId="77777777" w:rsidR="00331354" w:rsidRPr="0085587E" w:rsidRDefault="00331354" w:rsidP="001E565B">
            <w:pPr>
              <w:keepNext/>
              <w:keepLines/>
              <w:jc w:val="center"/>
              <w:rPr>
                <w:rFonts w:eastAsia="Times New Roman" w:cstheme="minorHAnsi"/>
                <w:b/>
                <w:bCs/>
                <w:color w:val="000000"/>
                <w:sz w:val="18"/>
                <w:szCs w:val="18"/>
              </w:rPr>
            </w:pPr>
            <w:proofErr w:type="spellStart"/>
            <w:r w:rsidRPr="0085587E">
              <w:rPr>
                <w:rFonts w:eastAsia="Times New Roman" w:cstheme="minorHAnsi"/>
                <w:b/>
                <w:bCs/>
                <w:color w:val="000000"/>
                <w:sz w:val="18"/>
                <w:szCs w:val="18"/>
              </w:rPr>
              <w:t>Av</w:t>
            </w:r>
            <w:r>
              <w:rPr>
                <w:rFonts w:eastAsia="Times New Roman" w:cstheme="minorHAnsi"/>
                <w:b/>
                <w:bCs/>
                <w:color w:val="000000"/>
                <w:sz w:val="18"/>
                <w:szCs w:val="18"/>
              </w:rPr>
              <w:t>g</w:t>
            </w:r>
            <w:proofErr w:type="spellEnd"/>
            <w:r>
              <w:rPr>
                <w:rFonts w:eastAsia="Times New Roman" w:cstheme="minorHAnsi"/>
                <w:b/>
                <w:bCs/>
                <w:color w:val="000000"/>
                <w:sz w:val="18"/>
                <w:szCs w:val="18"/>
              </w:rPr>
              <w:t xml:space="preserve"> </w:t>
            </w:r>
            <w:proofErr w:type="spellStart"/>
            <w:r>
              <w:rPr>
                <w:rFonts w:eastAsia="Times New Roman" w:cstheme="minorHAnsi"/>
                <w:b/>
                <w:bCs/>
                <w:color w:val="000000"/>
                <w:sz w:val="18"/>
                <w:szCs w:val="18"/>
              </w:rPr>
              <w:t>pct</w:t>
            </w:r>
            <w:proofErr w:type="spellEnd"/>
            <w:r>
              <w:rPr>
                <w:rFonts w:eastAsia="Times New Roman" w:cstheme="minorHAnsi"/>
                <w:b/>
                <w:bCs/>
                <w:color w:val="000000"/>
                <w:sz w:val="18"/>
                <w:szCs w:val="18"/>
              </w:rPr>
              <w:t xml:space="preserve"> </w:t>
            </w:r>
            <w:r w:rsidRPr="0085587E">
              <w:rPr>
                <w:rFonts w:eastAsia="Times New Roman" w:cstheme="minorHAnsi"/>
                <w:b/>
                <w:bCs/>
                <w:color w:val="000000"/>
                <w:sz w:val="18"/>
                <w:szCs w:val="18"/>
              </w:rPr>
              <w:t>tree cover - all land uses</w:t>
            </w:r>
          </w:p>
        </w:tc>
      </w:tr>
      <w:tr w:rsidR="00331354" w:rsidRPr="0085587E" w14:paraId="7761FF10" w14:textId="77777777" w:rsidTr="001E565B">
        <w:trPr>
          <w:trHeight w:val="170"/>
        </w:trPr>
        <w:tc>
          <w:tcPr>
            <w:tcW w:w="1885" w:type="dxa"/>
            <w:vMerge/>
            <w:shd w:val="clear" w:color="D9E1F2" w:fill="D9E1F2"/>
            <w:noWrap/>
            <w:vAlign w:val="bottom"/>
            <w:hideMark/>
          </w:tcPr>
          <w:p w14:paraId="212FD225" w14:textId="77777777" w:rsidR="00331354" w:rsidRPr="0085587E" w:rsidRDefault="00331354" w:rsidP="001E565B">
            <w:pPr>
              <w:keepNext/>
              <w:keepLines/>
              <w:rPr>
                <w:rFonts w:eastAsia="Times New Roman" w:cstheme="minorHAnsi"/>
                <w:b/>
                <w:bCs/>
                <w:color w:val="000000"/>
                <w:sz w:val="18"/>
                <w:szCs w:val="18"/>
              </w:rPr>
            </w:pPr>
          </w:p>
        </w:tc>
        <w:tc>
          <w:tcPr>
            <w:tcW w:w="1170" w:type="dxa"/>
            <w:vMerge/>
            <w:vAlign w:val="center"/>
            <w:hideMark/>
          </w:tcPr>
          <w:p w14:paraId="429DA4A4" w14:textId="77777777" w:rsidR="00331354" w:rsidRPr="0085587E" w:rsidRDefault="00331354" w:rsidP="001E565B">
            <w:pPr>
              <w:keepNext/>
              <w:keepLines/>
              <w:rPr>
                <w:rFonts w:eastAsia="Times New Roman" w:cstheme="minorHAnsi"/>
                <w:b/>
                <w:bCs/>
                <w:color w:val="000000"/>
                <w:sz w:val="18"/>
                <w:szCs w:val="18"/>
              </w:rPr>
            </w:pPr>
          </w:p>
        </w:tc>
        <w:tc>
          <w:tcPr>
            <w:tcW w:w="855" w:type="dxa"/>
            <w:shd w:val="clear" w:color="D9E1F2" w:fill="D9E1F2"/>
            <w:noWrap/>
            <w:vAlign w:val="bottom"/>
            <w:hideMark/>
          </w:tcPr>
          <w:p w14:paraId="34C20132"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Crop</w:t>
            </w:r>
            <w:r>
              <w:rPr>
                <w:rFonts w:eastAsia="Times New Roman" w:cstheme="minorHAnsi"/>
                <w:b/>
                <w:bCs/>
                <w:color w:val="000000"/>
                <w:sz w:val="18"/>
                <w:szCs w:val="18"/>
              </w:rPr>
              <w:t>-</w:t>
            </w:r>
            <w:r w:rsidRPr="0085587E">
              <w:rPr>
                <w:rFonts w:eastAsia="Times New Roman" w:cstheme="minorHAnsi"/>
                <w:b/>
                <w:bCs/>
                <w:color w:val="000000"/>
                <w:sz w:val="18"/>
                <w:szCs w:val="18"/>
              </w:rPr>
              <w:t>land</w:t>
            </w:r>
          </w:p>
        </w:tc>
        <w:tc>
          <w:tcPr>
            <w:tcW w:w="855" w:type="dxa"/>
            <w:shd w:val="clear" w:color="D9E1F2" w:fill="D9E1F2"/>
            <w:noWrap/>
            <w:vAlign w:val="bottom"/>
            <w:hideMark/>
          </w:tcPr>
          <w:p w14:paraId="11B497EF"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Forest</w:t>
            </w:r>
          </w:p>
        </w:tc>
        <w:tc>
          <w:tcPr>
            <w:tcW w:w="855" w:type="dxa"/>
            <w:shd w:val="clear" w:color="D9E1F2" w:fill="D9E1F2"/>
            <w:noWrap/>
            <w:vAlign w:val="bottom"/>
            <w:hideMark/>
          </w:tcPr>
          <w:p w14:paraId="58356B36"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Grass</w:t>
            </w:r>
            <w:r>
              <w:rPr>
                <w:rFonts w:eastAsia="Times New Roman" w:cstheme="minorHAnsi"/>
                <w:b/>
                <w:bCs/>
                <w:color w:val="000000"/>
                <w:sz w:val="18"/>
                <w:szCs w:val="18"/>
              </w:rPr>
              <w:t>-</w:t>
            </w:r>
            <w:r w:rsidRPr="0085587E">
              <w:rPr>
                <w:rFonts w:eastAsia="Times New Roman" w:cstheme="minorHAnsi"/>
                <w:b/>
                <w:bCs/>
                <w:color w:val="000000"/>
                <w:sz w:val="18"/>
                <w:szCs w:val="18"/>
              </w:rPr>
              <w:t>land</w:t>
            </w:r>
          </w:p>
        </w:tc>
        <w:tc>
          <w:tcPr>
            <w:tcW w:w="855" w:type="dxa"/>
            <w:shd w:val="clear" w:color="D9E1F2" w:fill="D9E1F2"/>
            <w:noWrap/>
            <w:vAlign w:val="bottom"/>
            <w:hideMark/>
          </w:tcPr>
          <w:p w14:paraId="145EEA16" w14:textId="77777777" w:rsidR="00331354"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Other</w:t>
            </w:r>
          </w:p>
          <w:p w14:paraId="1846FDF3"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land</w:t>
            </w:r>
          </w:p>
        </w:tc>
        <w:tc>
          <w:tcPr>
            <w:tcW w:w="855" w:type="dxa"/>
            <w:shd w:val="clear" w:color="D9E1F2" w:fill="D9E1F2"/>
            <w:noWrap/>
            <w:vAlign w:val="bottom"/>
            <w:hideMark/>
          </w:tcPr>
          <w:p w14:paraId="76891057"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Settle</w:t>
            </w:r>
            <w:r>
              <w:rPr>
                <w:rFonts w:eastAsia="Times New Roman" w:cstheme="minorHAnsi"/>
                <w:b/>
                <w:bCs/>
                <w:color w:val="000000"/>
                <w:sz w:val="18"/>
                <w:szCs w:val="18"/>
              </w:rPr>
              <w:t>-</w:t>
            </w:r>
            <w:proofErr w:type="spellStart"/>
            <w:r w:rsidRPr="0085587E">
              <w:rPr>
                <w:rFonts w:eastAsia="Times New Roman" w:cstheme="minorHAnsi"/>
                <w:b/>
                <w:bCs/>
                <w:color w:val="000000"/>
                <w:sz w:val="18"/>
                <w:szCs w:val="18"/>
              </w:rPr>
              <w:t>ment</w:t>
            </w:r>
            <w:proofErr w:type="spellEnd"/>
          </w:p>
        </w:tc>
        <w:tc>
          <w:tcPr>
            <w:tcW w:w="855" w:type="dxa"/>
            <w:shd w:val="clear" w:color="D9E1F2" w:fill="D9E1F2"/>
            <w:noWrap/>
            <w:vAlign w:val="bottom"/>
            <w:hideMark/>
          </w:tcPr>
          <w:p w14:paraId="0344DB3C"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Wet</w:t>
            </w:r>
            <w:r>
              <w:rPr>
                <w:rFonts w:eastAsia="Times New Roman" w:cstheme="minorHAnsi"/>
                <w:b/>
                <w:bCs/>
                <w:color w:val="000000"/>
                <w:sz w:val="18"/>
                <w:szCs w:val="18"/>
              </w:rPr>
              <w:t>-</w:t>
            </w:r>
            <w:r w:rsidRPr="0085587E">
              <w:rPr>
                <w:rFonts w:eastAsia="Times New Roman" w:cstheme="minorHAnsi"/>
                <w:b/>
                <w:bCs/>
                <w:color w:val="000000"/>
                <w:sz w:val="18"/>
                <w:szCs w:val="18"/>
              </w:rPr>
              <w:t>land</w:t>
            </w:r>
          </w:p>
        </w:tc>
        <w:tc>
          <w:tcPr>
            <w:tcW w:w="1170" w:type="dxa"/>
            <w:vMerge/>
            <w:vAlign w:val="center"/>
            <w:hideMark/>
          </w:tcPr>
          <w:p w14:paraId="039B4991" w14:textId="77777777" w:rsidR="00331354" w:rsidRPr="0085587E" w:rsidRDefault="00331354" w:rsidP="001E565B">
            <w:pPr>
              <w:keepNext/>
              <w:keepLines/>
              <w:rPr>
                <w:rFonts w:eastAsia="Times New Roman" w:cstheme="minorHAnsi"/>
                <w:b/>
                <w:bCs/>
                <w:color w:val="000000"/>
                <w:sz w:val="18"/>
                <w:szCs w:val="18"/>
              </w:rPr>
            </w:pPr>
          </w:p>
        </w:tc>
      </w:tr>
      <w:tr w:rsidR="00331354" w:rsidRPr="0085587E" w14:paraId="3A5C049F" w14:textId="77777777" w:rsidTr="001E565B">
        <w:trPr>
          <w:trHeight w:val="260"/>
        </w:trPr>
        <w:tc>
          <w:tcPr>
            <w:tcW w:w="1885" w:type="dxa"/>
            <w:shd w:val="clear" w:color="auto" w:fill="auto"/>
            <w:noWrap/>
            <w:vAlign w:val="bottom"/>
            <w:hideMark/>
          </w:tcPr>
          <w:p w14:paraId="05831346"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Africa</w:t>
            </w:r>
          </w:p>
        </w:tc>
        <w:tc>
          <w:tcPr>
            <w:tcW w:w="1170" w:type="dxa"/>
            <w:shd w:val="clear" w:color="auto" w:fill="auto"/>
            <w:noWrap/>
            <w:vAlign w:val="bottom"/>
            <w:hideMark/>
          </w:tcPr>
          <w:p w14:paraId="1087228C"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122,667 </w:t>
            </w:r>
          </w:p>
        </w:tc>
        <w:tc>
          <w:tcPr>
            <w:tcW w:w="855" w:type="dxa"/>
            <w:shd w:val="clear" w:color="auto" w:fill="auto"/>
            <w:noWrap/>
            <w:vAlign w:val="bottom"/>
            <w:hideMark/>
          </w:tcPr>
          <w:p w14:paraId="2B451E97"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6.0</w:t>
            </w:r>
          </w:p>
        </w:tc>
        <w:tc>
          <w:tcPr>
            <w:tcW w:w="855" w:type="dxa"/>
            <w:shd w:val="clear" w:color="auto" w:fill="auto"/>
            <w:noWrap/>
            <w:vAlign w:val="bottom"/>
            <w:hideMark/>
          </w:tcPr>
          <w:p w14:paraId="15B35682"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57.8 </w:t>
            </w:r>
          </w:p>
        </w:tc>
        <w:tc>
          <w:tcPr>
            <w:tcW w:w="855" w:type="dxa"/>
            <w:shd w:val="clear" w:color="auto" w:fill="auto"/>
            <w:noWrap/>
            <w:vAlign w:val="bottom"/>
            <w:hideMark/>
          </w:tcPr>
          <w:p w14:paraId="1C0A6FED"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4.1 </w:t>
            </w:r>
          </w:p>
        </w:tc>
        <w:tc>
          <w:tcPr>
            <w:tcW w:w="855" w:type="dxa"/>
            <w:shd w:val="clear" w:color="auto" w:fill="auto"/>
            <w:noWrap/>
            <w:vAlign w:val="bottom"/>
            <w:hideMark/>
          </w:tcPr>
          <w:p w14:paraId="5774A180"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0.1 </w:t>
            </w:r>
          </w:p>
        </w:tc>
        <w:tc>
          <w:tcPr>
            <w:tcW w:w="855" w:type="dxa"/>
            <w:shd w:val="clear" w:color="auto" w:fill="auto"/>
            <w:noWrap/>
            <w:vAlign w:val="bottom"/>
            <w:hideMark/>
          </w:tcPr>
          <w:p w14:paraId="30649380"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7.1 </w:t>
            </w:r>
          </w:p>
        </w:tc>
        <w:tc>
          <w:tcPr>
            <w:tcW w:w="855" w:type="dxa"/>
            <w:shd w:val="clear" w:color="auto" w:fill="auto"/>
            <w:noWrap/>
            <w:vAlign w:val="bottom"/>
            <w:hideMark/>
          </w:tcPr>
          <w:p w14:paraId="1D7B73D6"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1.7 </w:t>
            </w:r>
          </w:p>
        </w:tc>
        <w:tc>
          <w:tcPr>
            <w:tcW w:w="1170" w:type="dxa"/>
            <w:shd w:val="clear" w:color="auto" w:fill="auto"/>
            <w:noWrap/>
            <w:vAlign w:val="bottom"/>
            <w:hideMark/>
          </w:tcPr>
          <w:p w14:paraId="2417A685"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19.1 </w:t>
            </w:r>
          </w:p>
        </w:tc>
      </w:tr>
      <w:tr w:rsidR="00331354" w:rsidRPr="0085587E" w14:paraId="6B566A78" w14:textId="77777777" w:rsidTr="001E565B">
        <w:trPr>
          <w:trHeight w:val="260"/>
        </w:trPr>
        <w:tc>
          <w:tcPr>
            <w:tcW w:w="1885" w:type="dxa"/>
            <w:shd w:val="clear" w:color="auto" w:fill="auto"/>
            <w:noWrap/>
            <w:vAlign w:val="bottom"/>
            <w:hideMark/>
          </w:tcPr>
          <w:p w14:paraId="772A2C76"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Asia</w:t>
            </w:r>
          </w:p>
        </w:tc>
        <w:tc>
          <w:tcPr>
            <w:tcW w:w="1170" w:type="dxa"/>
            <w:shd w:val="clear" w:color="auto" w:fill="auto"/>
            <w:noWrap/>
            <w:vAlign w:val="bottom"/>
            <w:hideMark/>
          </w:tcPr>
          <w:p w14:paraId="27F8AFDE"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110,373 </w:t>
            </w:r>
          </w:p>
        </w:tc>
        <w:tc>
          <w:tcPr>
            <w:tcW w:w="855" w:type="dxa"/>
            <w:shd w:val="clear" w:color="auto" w:fill="auto"/>
            <w:noWrap/>
            <w:vAlign w:val="bottom"/>
            <w:hideMark/>
          </w:tcPr>
          <w:p w14:paraId="0A7F9B03"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6.1 </w:t>
            </w:r>
          </w:p>
        </w:tc>
        <w:tc>
          <w:tcPr>
            <w:tcW w:w="855" w:type="dxa"/>
            <w:shd w:val="clear" w:color="auto" w:fill="auto"/>
            <w:noWrap/>
            <w:vAlign w:val="bottom"/>
            <w:hideMark/>
          </w:tcPr>
          <w:p w14:paraId="5C6A80E1"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76.3 </w:t>
            </w:r>
          </w:p>
        </w:tc>
        <w:tc>
          <w:tcPr>
            <w:tcW w:w="855" w:type="dxa"/>
            <w:shd w:val="clear" w:color="auto" w:fill="auto"/>
            <w:noWrap/>
            <w:vAlign w:val="bottom"/>
            <w:hideMark/>
          </w:tcPr>
          <w:p w14:paraId="7CDF19D1"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2.1 </w:t>
            </w:r>
          </w:p>
        </w:tc>
        <w:tc>
          <w:tcPr>
            <w:tcW w:w="855" w:type="dxa"/>
            <w:shd w:val="clear" w:color="auto" w:fill="auto"/>
            <w:noWrap/>
            <w:vAlign w:val="bottom"/>
            <w:hideMark/>
          </w:tcPr>
          <w:p w14:paraId="15EE5E37"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0.0 </w:t>
            </w:r>
          </w:p>
        </w:tc>
        <w:tc>
          <w:tcPr>
            <w:tcW w:w="855" w:type="dxa"/>
            <w:shd w:val="clear" w:color="auto" w:fill="auto"/>
            <w:noWrap/>
            <w:vAlign w:val="bottom"/>
            <w:hideMark/>
          </w:tcPr>
          <w:p w14:paraId="74A11E0C"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12.1 </w:t>
            </w:r>
          </w:p>
        </w:tc>
        <w:tc>
          <w:tcPr>
            <w:tcW w:w="855" w:type="dxa"/>
            <w:shd w:val="clear" w:color="auto" w:fill="auto"/>
            <w:noWrap/>
            <w:vAlign w:val="bottom"/>
            <w:hideMark/>
          </w:tcPr>
          <w:p w14:paraId="640AA9CB"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1.0 </w:t>
            </w:r>
          </w:p>
        </w:tc>
        <w:tc>
          <w:tcPr>
            <w:tcW w:w="1170" w:type="dxa"/>
            <w:shd w:val="clear" w:color="auto" w:fill="auto"/>
            <w:noWrap/>
            <w:vAlign w:val="bottom"/>
            <w:hideMark/>
          </w:tcPr>
          <w:p w14:paraId="0820BF45"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20.6 </w:t>
            </w:r>
          </w:p>
        </w:tc>
      </w:tr>
      <w:tr w:rsidR="00331354" w:rsidRPr="0085587E" w14:paraId="70CC7B51" w14:textId="77777777" w:rsidTr="001E565B">
        <w:trPr>
          <w:trHeight w:val="260"/>
        </w:trPr>
        <w:tc>
          <w:tcPr>
            <w:tcW w:w="1885" w:type="dxa"/>
            <w:shd w:val="clear" w:color="auto" w:fill="auto"/>
            <w:noWrap/>
            <w:vAlign w:val="bottom"/>
            <w:hideMark/>
          </w:tcPr>
          <w:p w14:paraId="6D3F6478"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Europe &amp; Russia</w:t>
            </w:r>
          </w:p>
        </w:tc>
        <w:tc>
          <w:tcPr>
            <w:tcW w:w="1170" w:type="dxa"/>
            <w:shd w:val="clear" w:color="auto" w:fill="auto"/>
            <w:noWrap/>
            <w:vAlign w:val="bottom"/>
            <w:hideMark/>
          </w:tcPr>
          <w:p w14:paraId="33FE3892"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74,257 </w:t>
            </w:r>
          </w:p>
        </w:tc>
        <w:tc>
          <w:tcPr>
            <w:tcW w:w="855" w:type="dxa"/>
            <w:shd w:val="clear" w:color="auto" w:fill="auto"/>
            <w:noWrap/>
            <w:vAlign w:val="bottom"/>
            <w:hideMark/>
          </w:tcPr>
          <w:p w14:paraId="3ACCFEF3"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4.6 </w:t>
            </w:r>
          </w:p>
        </w:tc>
        <w:tc>
          <w:tcPr>
            <w:tcW w:w="855" w:type="dxa"/>
            <w:shd w:val="clear" w:color="auto" w:fill="auto"/>
            <w:noWrap/>
            <w:vAlign w:val="bottom"/>
            <w:hideMark/>
          </w:tcPr>
          <w:p w14:paraId="655D75CF"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70.1 </w:t>
            </w:r>
          </w:p>
        </w:tc>
        <w:tc>
          <w:tcPr>
            <w:tcW w:w="855" w:type="dxa"/>
            <w:shd w:val="clear" w:color="auto" w:fill="auto"/>
            <w:noWrap/>
            <w:vAlign w:val="bottom"/>
            <w:hideMark/>
          </w:tcPr>
          <w:p w14:paraId="4D7D759E"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2.6 </w:t>
            </w:r>
          </w:p>
        </w:tc>
        <w:tc>
          <w:tcPr>
            <w:tcW w:w="855" w:type="dxa"/>
            <w:shd w:val="clear" w:color="auto" w:fill="auto"/>
            <w:noWrap/>
            <w:vAlign w:val="bottom"/>
            <w:hideMark/>
          </w:tcPr>
          <w:p w14:paraId="61160C0F"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0.4 </w:t>
            </w:r>
          </w:p>
        </w:tc>
        <w:tc>
          <w:tcPr>
            <w:tcW w:w="855" w:type="dxa"/>
            <w:shd w:val="clear" w:color="auto" w:fill="auto"/>
            <w:noWrap/>
            <w:vAlign w:val="bottom"/>
            <w:hideMark/>
          </w:tcPr>
          <w:p w14:paraId="25D9773D"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12.8 </w:t>
            </w:r>
          </w:p>
        </w:tc>
        <w:tc>
          <w:tcPr>
            <w:tcW w:w="855" w:type="dxa"/>
            <w:shd w:val="clear" w:color="auto" w:fill="auto"/>
            <w:noWrap/>
            <w:vAlign w:val="bottom"/>
            <w:hideMark/>
          </w:tcPr>
          <w:p w14:paraId="22C02632"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1.3 </w:t>
            </w:r>
          </w:p>
        </w:tc>
        <w:tc>
          <w:tcPr>
            <w:tcW w:w="1170" w:type="dxa"/>
            <w:shd w:val="clear" w:color="auto" w:fill="auto"/>
            <w:noWrap/>
            <w:vAlign w:val="bottom"/>
            <w:hideMark/>
          </w:tcPr>
          <w:p w14:paraId="40860722"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36.1 </w:t>
            </w:r>
          </w:p>
        </w:tc>
      </w:tr>
      <w:tr w:rsidR="00331354" w:rsidRPr="0085587E" w14:paraId="6A540B8F" w14:textId="77777777" w:rsidTr="001E565B">
        <w:trPr>
          <w:trHeight w:val="260"/>
        </w:trPr>
        <w:tc>
          <w:tcPr>
            <w:tcW w:w="1885" w:type="dxa"/>
            <w:shd w:val="clear" w:color="auto" w:fill="auto"/>
            <w:noWrap/>
            <w:vAlign w:val="bottom"/>
            <w:hideMark/>
          </w:tcPr>
          <w:p w14:paraId="6FA3B5B4"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North America</w:t>
            </w:r>
          </w:p>
        </w:tc>
        <w:tc>
          <w:tcPr>
            <w:tcW w:w="1170" w:type="dxa"/>
            <w:shd w:val="clear" w:color="auto" w:fill="auto"/>
            <w:noWrap/>
            <w:vAlign w:val="bottom"/>
            <w:hideMark/>
          </w:tcPr>
          <w:p w14:paraId="767EAE27"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68,252 </w:t>
            </w:r>
          </w:p>
        </w:tc>
        <w:tc>
          <w:tcPr>
            <w:tcW w:w="855" w:type="dxa"/>
            <w:shd w:val="clear" w:color="auto" w:fill="auto"/>
            <w:noWrap/>
            <w:vAlign w:val="bottom"/>
            <w:hideMark/>
          </w:tcPr>
          <w:p w14:paraId="74EC006E"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3.9 </w:t>
            </w:r>
          </w:p>
        </w:tc>
        <w:tc>
          <w:tcPr>
            <w:tcW w:w="855" w:type="dxa"/>
            <w:shd w:val="clear" w:color="auto" w:fill="auto"/>
            <w:noWrap/>
            <w:vAlign w:val="bottom"/>
            <w:hideMark/>
          </w:tcPr>
          <w:p w14:paraId="1CD97C51"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71.0 </w:t>
            </w:r>
          </w:p>
        </w:tc>
        <w:tc>
          <w:tcPr>
            <w:tcW w:w="855" w:type="dxa"/>
            <w:shd w:val="clear" w:color="auto" w:fill="auto"/>
            <w:noWrap/>
            <w:vAlign w:val="bottom"/>
            <w:hideMark/>
          </w:tcPr>
          <w:p w14:paraId="5E82E8BF"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1.8 </w:t>
            </w:r>
          </w:p>
        </w:tc>
        <w:tc>
          <w:tcPr>
            <w:tcW w:w="855" w:type="dxa"/>
            <w:shd w:val="clear" w:color="auto" w:fill="auto"/>
            <w:noWrap/>
            <w:vAlign w:val="bottom"/>
            <w:hideMark/>
          </w:tcPr>
          <w:p w14:paraId="5F27BF80"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0.1 </w:t>
            </w:r>
          </w:p>
        </w:tc>
        <w:tc>
          <w:tcPr>
            <w:tcW w:w="855" w:type="dxa"/>
            <w:shd w:val="clear" w:color="auto" w:fill="auto"/>
            <w:noWrap/>
            <w:vAlign w:val="bottom"/>
            <w:hideMark/>
          </w:tcPr>
          <w:p w14:paraId="12EA82B8"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16.3 </w:t>
            </w:r>
          </w:p>
        </w:tc>
        <w:tc>
          <w:tcPr>
            <w:tcW w:w="855" w:type="dxa"/>
            <w:shd w:val="clear" w:color="auto" w:fill="auto"/>
            <w:noWrap/>
            <w:vAlign w:val="bottom"/>
            <w:hideMark/>
          </w:tcPr>
          <w:p w14:paraId="49A591ED"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0.8 </w:t>
            </w:r>
          </w:p>
        </w:tc>
        <w:tc>
          <w:tcPr>
            <w:tcW w:w="1170" w:type="dxa"/>
            <w:shd w:val="clear" w:color="auto" w:fill="auto"/>
            <w:noWrap/>
            <w:vAlign w:val="bottom"/>
            <w:hideMark/>
          </w:tcPr>
          <w:p w14:paraId="6FDC1D11"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32.4 </w:t>
            </w:r>
          </w:p>
        </w:tc>
      </w:tr>
      <w:tr w:rsidR="00331354" w:rsidRPr="0085587E" w14:paraId="42BC96E4" w14:textId="77777777" w:rsidTr="001E565B">
        <w:trPr>
          <w:trHeight w:val="260"/>
        </w:trPr>
        <w:tc>
          <w:tcPr>
            <w:tcW w:w="1885" w:type="dxa"/>
            <w:shd w:val="clear" w:color="auto" w:fill="auto"/>
            <w:noWrap/>
            <w:vAlign w:val="bottom"/>
            <w:hideMark/>
          </w:tcPr>
          <w:p w14:paraId="354C6CDA"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Oceania</w:t>
            </w:r>
          </w:p>
        </w:tc>
        <w:tc>
          <w:tcPr>
            <w:tcW w:w="1170" w:type="dxa"/>
            <w:shd w:val="clear" w:color="auto" w:fill="auto"/>
            <w:noWrap/>
            <w:vAlign w:val="bottom"/>
            <w:hideMark/>
          </w:tcPr>
          <w:p w14:paraId="4FF8C35B"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21,767 </w:t>
            </w:r>
          </w:p>
        </w:tc>
        <w:tc>
          <w:tcPr>
            <w:tcW w:w="855" w:type="dxa"/>
            <w:shd w:val="clear" w:color="auto" w:fill="auto"/>
            <w:noWrap/>
            <w:vAlign w:val="bottom"/>
            <w:hideMark/>
          </w:tcPr>
          <w:p w14:paraId="156B63EF"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2.9 </w:t>
            </w:r>
          </w:p>
        </w:tc>
        <w:tc>
          <w:tcPr>
            <w:tcW w:w="855" w:type="dxa"/>
            <w:shd w:val="clear" w:color="auto" w:fill="auto"/>
            <w:noWrap/>
            <w:vAlign w:val="bottom"/>
            <w:hideMark/>
          </w:tcPr>
          <w:p w14:paraId="53E5948D"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56.2 </w:t>
            </w:r>
          </w:p>
        </w:tc>
        <w:tc>
          <w:tcPr>
            <w:tcW w:w="855" w:type="dxa"/>
            <w:shd w:val="clear" w:color="auto" w:fill="auto"/>
            <w:noWrap/>
            <w:vAlign w:val="bottom"/>
            <w:hideMark/>
          </w:tcPr>
          <w:p w14:paraId="2980BF10"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1.8 </w:t>
            </w:r>
          </w:p>
        </w:tc>
        <w:tc>
          <w:tcPr>
            <w:tcW w:w="855" w:type="dxa"/>
            <w:shd w:val="clear" w:color="auto" w:fill="auto"/>
            <w:noWrap/>
            <w:vAlign w:val="bottom"/>
            <w:hideMark/>
          </w:tcPr>
          <w:p w14:paraId="4B2E9A7C"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0.1 </w:t>
            </w:r>
          </w:p>
        </w:tc>
        <w:tc>
          <w:tcPr>
            <w:tcW w:w="855" w:type="dxa"/>
            <w:shd w:val="clear" w:color="auto" w:fill="auto"/>
            <w:noWrap/>
            <w:vAlign w:val="bottom"/>
            <w:hideMark/>
          </w:tcPr>
          <w:p w14:paraId="55E9606F"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10.4 </w:t>
            </w:r>
          </w:p>
        </w:tc>
        <w:tc>
          <w:tcPr>
            <w:tcW w:w="855" w:type="dxa"/>
            <w:shd w:val="clear" w:color="auto" w:fill="auto"/>
            <w:noWrap/>
            <w:vAlign w:val="bottom"/>
            <w:hideMark/>
          </w:tcPr>
          <w:p w14:paraId="752576E9"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1.9 </w:t>
            </w:r>
          </w:p>
        </w:tc>
        <w:tc>
          <w:tcPr>
            <w:tcW w:w="1170" w:type="dxa"/>
            <w:shd w:val="clear" w:color="auto" w:fill="auto"/>
            <w:noWrap/>
            <w:vAlign w:val="bottom"/>
            <w:hideMark/>
          </w:tcPr>
          <w:p w14:paraId="394FBAC3"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18.9 </w:t>
            </w:r>
          </w:p>
        </w:tc>
      </w:tr>
      <w:tr w:rsidR="00331354" w:rsidRPr="0085587E" w14:paraId="5678E177" w14:textId="77777777" w:rsidTr="001E565B">
        <w:trPr>
          <w:trHeight w:val="260"/>
        </w:trPr>
        <w:tc>
          <w:tcPr>
            <w:tcW w:w="1885" w:type="dxa"/>
            <w:shd w:val="clear" w:color="auto" w:fill="auto"/>
            <w:noWrap/>
            <w:vAlign w:val="bottom"/>
            <w:hideMark/>
          </w:tcPr>
          <w:p w14:paraId="57F590AD"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South America</w:t>
            </w:r>
          </w:p>
        </w:tc>
        <w:tc>
          <w:tcPr>
            <w:tcW w:w="1170" w:type="dxa"/>
            <w:shd w:val="clear" w:color="auto" w:fill="auto"/>
            <w:noWrap/>
            <w:vAlign w:val="bottom"/>
            <w:hideMark/>
          </w:tcPr>
          <w:p w14:paraId="02BC339D"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79,013 </w:t>
            </w:r>
          </w:p>
        </w:tc>
        <w:tc>
          <w:tcPr>
            <w:tcW w:w="855" w:type="dxa"/>
            <w:shd w:val="clear" w:color="auto" w:fill="auto"/>
            <w:noWrap/>
            <w:vAlign w:val="bottom"/>
            <w:hideMark/>
          </w:tcPr>
          <w:p w14:paraId="0914BDB1"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3.2 </w:t>
            </w:r>
          </w:p>
        </w:tc>
        <w:tc>
          <w:tcPr>
            <w:tcW w:w="855" w:type="dxa"/>
            <w:shd w:val="clear" w:color="auto" w:fill="auto"/>
            <w:noWrap/>
            <w:vAlign w:val="bottom"/>
            <w:hideMark/>
          </w:tcPr>
          <w:p w14:paraId="7BBDF6DB"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78.9 </w:t>
            </w:r>
          </w:p>
        </w:tc>
        <w:tc>
          <w:tcPr>
            <w:tcW w:w="855" w:type="dxa"/>
            <w:shd w:val="clear" w:color="auto" w:fill="auto"/>
            <w:noWrap/>
            <w:vAlign w:val="bottom"/>
            <w:hideMark/>
          </w:tcPr>
          <w:p w14:paraId="41B4324D"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1.8 </w:t>
            </w:r>
          </w:p>
        </w:tc>
        <w:tc>
          <w:tcPr>
            <w:tcW w:w="855" w:type="dxa"/>
            <w:shd w:val="clear" w:color="auto" w:fill="auto"/>
            <w:noWrap/>
            <w:vAlign w:val="bottom"/>
            <w:hideMark/>
          </w:tcPr>
          <w:p w14:paraId="38FA7D2E"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0.0 </w:t>
            </w:r>
          </w:p>
        </w:tc>
        <w:tc>
          <w:tcPr>
            <w:tcW w:w="855" w:type="dxa"/>
            <w:shd w:val="clear" w:color="auto" w:fill="auto"/>
            <w:noWrap/>
            <w:vAlign w:val="bottom"/>
            <w:hideMark/>
          </w:tcPr>
          <w:p w14:paraId="7CA112F1"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11.4 </w:t>
            </w:r>
          </w:p>
        </w:tc>
        <w:tc>
          <w:tcPr>
            <w:tcW w:w="855" w:type="dxa"/>
            <w:shd w:val="clear" w:color="auto" w:fill="auto"/>
            <w:noWrap/>
            <w:vAlign w:val="bottom"/>
            <w:hideMark/>
          </w:tcPr>
          <w:p w14:paraId="4A60A175" w14:textId="77777777" w:rsidR="00331354" w:rsidRPr="00780483" w:rsidRDefault="00331354" w:rsidP="001E565B">
            <w:pPr>
              <w:keepNext/>
              <w:keepLines/>
              <w:jc w:val="right"/>
              <w:rPr>
                <w:rFonts w:eastAsia="Times New Roman" w:cstheme="minorHAnsi"/>
                <w:bCs/>
                <w:color w:val="000000"/>
                <w:sz w:val="18"/>
                <w:szCs w:val="18"/>
              </w:rPr>
            </w:pPr>
            <w:r w:rsidRPr="00780483">
              <w:rPr>
                <w:rFonts w:eastAsia="Times New Roman" w:cstheme="minorHAnsi"/>
                <w:bCs/>
                <w:color w:val="000000"/>
                <w:sz w:val="18"/>
                <w:szCs w:val="18"/>
              </w:rPr>
              <w:t xml:space="preserve">           0.9 </w:t>
            </w:r>
          </w:p>
        </w:tc>
        <w:tc>
          <w:tcPr>
            <w:tcW w:w="1170" w:type="dxa"/>
            <w:shd w:val="clear" w:color="auto" w:fill="auto"/>
            <w:noWrap/>
            <w:vAlign w:val="bottom"/>
            <w:hideMark/>
          </w:tcPr>
          <w:p w14:paraId="781EF3B8"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42.3 </w:t>
            </w:r>
          </w:p>
        </w:tc>
      </w:tr>
      <w:tr w:rsidR="00331354" w:rsidRPr="0085587E" w14:paraId="1D007C2A" w14:textId="77777777" w:rsidTr="001E565B">
        <w:trPr>
          <w:trHeight w:val="260"/>
        </w:trPr>
        <w:tc>
          <w:tcPr>
            <w:tcW w:w="1885" w:type="dxa"/>
            <w:shd w:val="clear" w:color="auto" w:fill="DEEAF6" w:themeFill="accent1" w:themeFillTint="33"/>
            <w:noWrap/>
            <w:vAlign w:val="bottom"/>
            <w:hideMark/>
          </w:tcPr>
          <w:p w14:paraId="766E6360" w14:textId="77777777" w:rsidR="00331354" w:rsidRPr="0085587E" w:rsidRDefault="00331354" w:rsidP="001E565B">
            <w:pPr>
              <w:keepNext/>
              <w:keepLines/>
              <w:rPr>
                <w:rFonts w:eastAsia="Times New Roman" w:cstheme="minorHAnsi"/>
                <w:b/>
                <w:bCs/>
                <w:color w:val="000000"/>
                <w:sz w:val="18"/>
                <w:szCs w:val="18"/>
              </w:rPr>
            </w:pPr>
            <w:r w:rsidRPr="0085587E">
              <w:rPr>
                <w:rFonts w:eastAsia="Times New Roman" w:cstheme="minorHAnsi"/>
                <w:b/>
                <w:bCs/>
                <w:color w:val="000000"/>
                <w:sz w:val="18"/>
                <w:szCs w:val="18"/>
              </w:rPr>
              <w:t>Total</w:t>
            </w:r>
          </w:p>
        </w:tc>
        <w:tc>
          <w:tcPr>
            <w:tcW w:w="1170" w:type="dxa"/>
            <w:shd w:val="clear" w:color="auto" w:fill="DEEAF6" w:themeFill="accent1" w:themeFillTint="33"/>
            <w:noWrap/>
            <w:vAlign w:val="bottom"/>
            <w:hideMark/>
          </w:tcPr>
          <w:p w14:paraId="03E74F37"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476,329 </w:t>
            </w:r>
          </w:p>
        </w:tc>
        <w:tc>
          <w:tcPr>
            <w:tcW w:w="855" w:type="dxa"/>
            <w:shd w:val="clear" w:color="auto" w:fill="DEEAF6" w:themeFill="accent1" w:themeFillTint="33"/>
            <w:noWrap/>
            <w:vAlign w:val="bottom"/>
            <w:hideMark/>
          </w:tcPr>
          <w:p w14:paraId="5BD6B5D7"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5.2 </w:t>
            </w:r>
          </w:p>
        </w:tc>
        <w:tc>
          <w:tcPr>
            <w:tcW w:w="855" w:type="dxa"/>
            <w:shd w:val="clear" w:color="auto" w:fill="DEEAF6" w:themeFill="accent1" w:themeFillTint="33"/>
            <w:noWrap/>
            <w:vAlign w:val="bottom"/>
            <w:hideMark/>
          </w:tcPr>
          <w:p w14:paraId="570AD02C"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70.2 </w:t>
            </w:r>
          </w:p>
        </w:tc>
        <w:tc>
          <w:tcPr>
            <w:tcW w:w="855" w:type="dxa"/>
            <w:shd w:val="clear" w:color="auto" w:fill="DEEAF6" w:themeFill="accent1" w:themeFillTint="33"/>
            <w:noWrap/>
            <w:vAlign w:val="bottom"/>
            <w:hideMark/>
          </w:tcPr>
          <w:p w14:paraId="54E1045F"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2.6 </w:t>
            </w:r>
          </w:p>
        </w:tc>
        <w:tc>
          <w:tcPr>
            <w:tcW w:w="855" w:type="dxa"/>
            <w:shd w:val="clear" w:color="auto" w:fill="DEEAF6" w:themeFill="accent1" w:themeFillTint="33"/>
            <w:noWrap/>
            <w:vAlign w:val="bottom"/>
            <w:hideMark/>
          </w:tcPr>
          <w:p w14:paraId="577188ED"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0.1 </w:t>
            </w:r>
          </w:p>
        </w:tc>
        <w:tc>
          <w:tcPr>
            <w:tcW w:w="855" w:type="dxa"/>
            <w:shd w:val="clear" w:color="auto" w:fill="DEEAF6" w:themeFill="accent1" w:themeFillTint="33"/>
            <w:noWrap/>
            <w:vAlign w:val="bottom"/>
            <w:hideMark/>
          </w:tcPr>
          <w:p w14:paraId="399ED2D3"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12.4 </w:t>
            </w:r>
          </w:p>
        </w:tc>
        <w:tc>
          <w:tcPr>
            <w:tcW w:w="855" w:type="dxa"/>
            <w:shd w:val="clear" w:color="auto" w:fill="DEEAF6" w:themeFill="accent1" w:themeFillTint="33"/>
            <w:noWrap/>
            <w:vAlign w:val="bottom"/>
            <w:hideMark/>
          </w:tcPr>
          <w:p w14:paraId="1D0AC39E"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1.2 </w:t>
            </w:r>
          </w:p>
        </w:tc>
        <w:tc>
          <w:tcPr>
            <w:tcW w:w="1170" w:type="dxa"/>
            <w:shd w:val="clear" w:color="auto" w:fill="DEEAF6" w:themeFill="accent1" w:themeFillTint="33"/>
            <w:noWrap/>
            <w:vAlign w:val="bottom"/>
            <w:hideMark/>
          </w:tcPr>
          <w:p w14:paraId="40FF4B81" w14:textId="77777777" w:rsidR="00331354" w:rsidRPr="0085587E" w:rsidRDefault="00331354" w:rsidP="001E565B">
            <w:pPr>
              <w:keepNext/>
              <w:keepLines/>
              <w:jc w:val="right"/>
              <w:rPr>
                <w:rFonts w:eastAsia="Times New Roman" w:cstheme="minorHAnsi"/>
                <w:b/>
                <w:bCs/>
                <w:color w:val="000000"/>
                <w:sz w:val="18"/>
                <w:szCs w:val="18"/>
              </w:rPr>
            </w:pPr>
            <w:r w:rsidRPr="0085587E">
              <w:rPr>
                <w:rFonts w:eastAsia="Times New Roman" w:cstheme="minorHAnsi"/>
                <w:b/>
                <w:bCs/>
                <w:color w:val="000000"/>
                <w:sz w:val="18"/>
                <w:szCs w:val="18"/>
              </w:rPr>
              <w:t xml:space="preserve">                             27.8 </w:t>
            </w:r>
          </w:p>
        </w:tc>
      </w:tr>
    </w:tbl>
    <w:p w14:paraId="36A82B1A" w14:textId="77777777" w:rsidR="00331354" w:rsidRPr="00C66CF4" w:rsidRDefault="00331354" w:rsidP="00331354">
      <w:pPr>
        <w:keepNext/>
        <w:keepLines/>
      </w:pPr>
    </w:p>
    <w:p w14:paraId="7372AAD3" w14:textId="6EA24B1A" w:rsidR="00810B36" w:rsidRDefault="00810B36" w:rsidP="002155F3">
      <w:pPr>
        <w:pStyle w:val="Caption"/>
        <w:keepNext/>
        <w:rPr>
          <w:ins w:id="520" w:author="Katie Reytar" w:date="2019-06-28T15:05:00Z"/>
        </w:rPr>
      </w:pPr>
      <w:ins w:id="521" w:author="Katie Reytar" w:date="2019-06-28T15:05:00Z">
        <w:r>
          <w:t xml:space="preserve">Figure </w:t>
        </w:r>
        <w:r>
          <w:fldChar w:fldCharType="begin"/>
        </w:r>
        <w:r>
          <w:instrText xml:space="preserve"> SEQ Figure \* ARABIC </w:instrText>
        </w:r>
      </w:ins>
      <w:r>
        <w:fldChar w:fldCharType="separate"/>
      </w:r>
      <w:ins w:id="522" w:author="Katie Reytar" w:date="2019-06-28T15:05:00Z">
        <w:r>
          <w:rPr>
            <w:noProof/>
          </w:rPr>
          <w:t>1</w:t>
        </w:r>
        <w:r>
          <w:fldChar w:fldCharType="end"/>
        </w:r>
        <w:r>
          <w:t xml:space="preserve">. Average percent tree </w:t>
        </w:r>
        <w:proofErr w:type="gramStart"/>
        <w:r>
          <w:t>cover</w:t>
        </w:r>
        <w:proofErr w:type="gramEnd"/>
        <w:r>
          <w:t xml:space="preserve"> by land use type </w:t>
        </w:r>
        <w:r w:rsidR="00137B5F">
          <w:t>and</w:t>
        </w:r>
        <w:r>
          <w:t xml:space="preserve"> region. </w:t>
        </w:r>
      </w:ins>
    </w:p>
    <w:p w14:paraId="0A8BBE85" w14:textId="002AF382" w:rsidR="00883EFA" w:rsidRDefault="00D46E80" w:rsidP="00883EFA">
      <w:ins w:id="523" w:author="Katie Reytar" w:date="2019-06-25T16:29:00Z">
        <w:r w:rsidRPr="00D46E80">
          <w:rPr>
            <w:noProof/>
            <w:lang w:val="en-US" w:eastAsia="en-US"/>
          </w:rPr>
          <w:drawing>
            <wp:inline distT="0" distB="0" distL="0" distR="0" wp14:anchorId="1F3B7482" wp14:editId="59766803">
              <wp:extent cx="5410200" cy="3881438"/>
              <wp:effectExtent l="0" t="0" r="0" b="5080"/>
              <wp:docPr id="5" name="Chart 5">
                <a:extLst xmlns:a="http://schemas.openxmlformats.org/drawingml/2006/main">
                  <a:ext uri="{FF2B5EF4-FFF2-40B4-BE49-F238E27FC236}">
                    <a16:creationId xmlns:a16="http://schemas.microsoft.com/office/drawing/2014/main" id="{E33E887A-6892-40B9-BE6C-80686D056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16C7F9A" w14:textId="77777777" w:rsidR="00B77920" w:rsidRDefault="00B77920" w:rsidP="000A6B3E">
      <w:pPr>
        <w:pStyle w:val="Heading3"/>
        <w:rPr>
          <w:ins w:id="524" w:author="Katie Reytar" w:date="2019-06-28T15:03:00Z"/>
        </w:rPr>
      </w:pPr>
    </w:p>
    <w:p w14:paraId="5763E40D" w14:textId="7C2ACFA2" w:rsidR="00883EFA" w:rsidRDefault="000A6B3E" w:rsidP="000A6B3E">
      <w:pPr>
        <w:pStyle w:val="Heading3"/>
      </w:pPr>
      <w:r>
        <w:t>Changes in land productivity as a possible measure of restoration</w:t>
      </w:r>
    </w:p>
    <w:p w14:paraId="3FBA715D" w14:textId="7AFAA221" w:rsidR="00A71C21" w:rsidDel="00B77920" w:rsidRDefault="00A71C21" w:rsidP="00C9441C">
      <w:pPr>
        <w:rPr>
          <w:del w:id="525" w:author="Katie Reytar" w:date="2019-06-28T15:03:00Z"/>
          <w:rFonts w:ascii="Calibri" w:eastAsia="Calibri" w:hAnsi="Calibri"/>
          <w:b/>
          <w:color w:val="2F5496"/>
        </w:rPr>
      </w:pPr>
    </w:p>
    <w:p w14:paraId="2E189D4E" w14:textId="1C388BC3" w:rsidR="00883EFA" w:rsidRDefault="000A6B3E" w:rsidP="00C9441C">
      <w:pPr>
        <w:rPr>
          <w:ins w:id="526" w:author="Katie Reytar" w:date="2019-06-28T11:42:00Z"/>
          <w:rFonts w:ascii="Calibri" w:hAnsi="Calibri"/>
          <w:rPrChange w:id="527" w:author="Ingrid Schulte" w:date="2019-07-10T09:14:00Z">
            <w:rPr>
              <w:ins w:id="528" w:author="Katie Reytar" w:date="2019-06-28T11:42:00Z"/>
              <w:rFonts w:ascii="Calibri" w:hAnsi="Calibri"/>
              <w:b/>
              <w:color w:val="2F5496"/>
            </w:rPr>
          </w:rPrChange>
        </w:rPr>
      </w:pPr>
      <w:r w:rsidRPr="000A6B3E">
        <w:rPr>
          <w:rFonts w:ascii="Calibri" w:hAnsi="Calibri" w:cstheme="minorHAnsi"/>
        </w:rPr>
        <w:t>Using data from</w:t>
      </w:r>
      <w:ins w:id="529" w:author="Katie Reytar" w:date="2019-06-28T11:48:00Z">
        <w:r w:rsidR="00F87ECA">
          <w:rPr>
            <w:rFonts w:ascii="Calibri" w:hAnsi="Calibri" w:cstheme="minorHAnsi"/>
          </w:rPr>
          <w:t xml:space="preserve"> Conservation Internation</w:t>
        </w:r>
      </w:ins>
      <w:ins w:id="530" w:author="Guariguata, Manuel   (CIFOR)" w:date="2019-07-10T16:02:00Z">
        <w:r w:rsidR="00355BA0">
          <w:rPr>
            <w:rFonts w:ascii="Calibri" w:hAnsi="Calibri" w:cstheme="minorHAnsi"/>
          </w:rPr>
          <w:t>al</w:t>
        </w:r>
      </w:ins>
      <w:ins w:id="531" w:author="Katie Reytar" w:date="2019-06-28T11:48:00Z">
        <w:r w:rsidR="00F87ECA">
          <w:rPr>
            <w:rFonts w:ascii="Calibri" w:hAnsi="Calibri" w:cstheme="minorHAnsi"/>
          </w:rPr>
          <w:t>’s</w:t>
        </w:r>
      </w:ins>
      <w:ins w:id="532" w:author="Ingrid Schulte" w:date="2019-07-04T15:04:00Z">
        <w:r w:rsidRPr="000A6B3E">
          <w:rPr>
            <w:rFonts w:ascii="Calibri" w:hAnsi="Calibri" w:cstheme="minorHAnsi"/>
          </w:rPr>
          <w:t xml:space="preserve"> </w:t>
        </w:r>
      </w:ins>
      <w:proofErr w:type="spellStart"/>
      <w:r w:rsidRPr="000A6B3E">
        <w:rPr>
          <w:rFonts w:ascii="Calibri" w:hAnsi="Calibri" w:cstheme="minorHAnsi"/>
        </w:rPr>
        <w:t>Trends</w:t>
      </w:r>
      <w:ins w:id="533" w:author="Katie Reytar" w:date="2019-06-28T11:48:00Z">
        <w:r w:rsidR="00F87ECA">
          <w:rPr>
            <w:rFonts w:ascii="Calibri" w:hAnsi="Calibri" w:cstheme="minorHAnsi"/>
          </w:rPr>
          <w:t>.</w:t>
        </w:r>
      </w:ins>
      <w:del w:id="534" w:author="Katie Reytar" w:date="2019-06-28T11:48:00Z">
        <w:r w:rsidRPr="000A6B3E" w:rsidDel="00F87ECA">
          <w:rPr>
            <w:rFonts w:ascii="Calibri" w:hAnsi="Calibri" w:cstheme="minorHAnsi"/>
          </w:rPr>
          <w:delText>:</w:delText>
        </w:r>
      </w:del>
      <w:r w:rsidRPr="000A6B3E">
        <w:rPr>
          <w:rFonts w:ascii="Calibri" w:hAnsi="Calibri" w:cstheme="minorHAnsi"/>
        </w:rPr>
        <w:t>Earth</w:t>
      </w:r>
      <w:proofErr w:type="spellEnd"/>
      <w:ins w:id="535" w:author="Katie Reytar" w:date="2019-06-28T11:48:00Z">
        <w:r w:rsidR="00F87ECA">
          <w:rPr>
            <w:rFonts w:ascii="Calibri" w:hAnsi="Calibri" w:cstheme="minorHAnsi"/>
          </w:rPr>
          <w:t xml:space="preserve"> tool</w:t>
        </w:r>
      </w:ins>
      <w:r w:rsidRPr="000A6B3E">
        <w:rPr>
          <w:rFonts w:ascii="Calibri" w:hAnsi="Calibri" w:cstheme="minorHAnsi"/>
        </w:rPr>
        <w:t xml:space="preserve">, </w:t>
      </w:r>
      <w:r>
        <w:rPr>
          <w:rFonts w:ascii="Calibri" w:hAnsi="Calibri" w:cstheme="minorHAnsi"/>
        </w:rPr>
        <w:t>we aimed to</w:t>
      </w:r>
      <w:r w:rsidRPr="000A6B3E">
        <w:rPr>
          <w:rFonts w:ascii="Calibri" w:hAnsi="Calibri" w:cstheme="minorHAnsi"/>
        </w:rPr>
        <w:t xml:space="preserve"> identify recent changes </w:t>
      </w:r>
      <w:ins w:id="536" w:author="Katie Reytar" w:date="2019-06-28T11:41:00Z">
        <w:r w:rsidR="005F3C65">
          <w:rPr>
            <w:rFonts w:ascii="Calibri" w:hAnsi="Calibri" w:cstheme="minorHAnsi"/>
          </w:rPr>
          <w:t xml:space="preserve">in primary productivity </w:t>
        </w:r>
      </w:ins>
      <w:r w:rsidRPr="000A6B3E">
        <w:rPr>
          <w:rFonts w:ascii="Calibri" w:hAnsi="Calibri" w:cstheme="minorHAnsi"/>
        </w:rPr>
        <w:t xml:space="preserve">which could potentially be linked to </w:t>
      </w:r>
      <w:del w:id="537" w:author="Katie Reytar" w:date="2019-06-28T11:43:00Z">
        <w:r w:rsidRPr="000A6B3E" w:rsidDel="008046F0">
          <w:rPr>
            <w:rFonts w:ascii="Calibri" w:hAnsi="Calibri" w:cstheme="minorHAnsi"/>
          </w:rPr>
          <w:delText xml:space="preserve">restoration activities associated </w:delText>
        </w:r>
      </w:del>
      <w:del w:id="538" w:author="Katie Reytar" w:date="2019-06-28T11:41:00Z">
        <w:r w:rsidRPr="000A6B3E" w:rsidDel="005F3C65">
          <w:rPr>
            <w:rFonts w:ascii="Calibri" w:hAnsi="Calibri" w:cstheme="minorHAnsi"/>
          </w:rPr>
          <w:delText xml:space="preserve">to </w:delText>
        </w:r>
      </w:del>
      <w:del w:id="539" w:author="Katie Reytar" w:date="2019-06-28T11:43:00Z">
        <w:r w:rsidRPr="000A6B3E" w:rsidDel="008046F0">
          <w:rPr>
            <w:rFonts w:ascii="Calibri" w:hAnsi="Calibri" w:cstheme="minorHAnsi"/>
          </w:rPr>
          <w:delText>the New York Declaration on Forests</w:delText>
        </w:r>
      </w:del>
      <w:del w:id="540" w:author="CF" w:date="2019-07-10T09:14:00Z">
        <w:r>
          <w:rPr>
            <w:rFonts w:ascii="Calibri" w:hAnsi="Calibri" w:cstheme="minorHAnsi"/>
          </w:rPr>
          <w:delText>.</w:delText>
        </w:r>
      </w:del>
      <w:proofErr w:type="spellStart"/>
      <w:ins w:id="541" w:author="Jenny Hewson" w:date="2019-07-01T18:32:00Z">
        <w:r w:rsidR="002E6AD1">
          <w:rPr>
            <w:rFonts w:ascii="Calibri" w:hAnsi="Calibri" w:cstheme="minorHAnsi"/>
          </w:rPr>
          <w:t>NYDF</w:t>
        </w:r>
      </w:ins>
      <w:ins w:id="542" w:author="Jenny Hewson" w:date="2019-07-04T15:05:00Z">
        <w:r>
          <w:rPr>
            <w:rFonts w:ascii="Calibri" w:hAnsi="Calibri" w:cstheme="minorHAnsi"/>
          </w:rPr>
          <w:t>.</w:t>
        </w:r>
      </w:ins>
      <w:del w:id="543" w:author="Ingrid Schulte" w:date="2019-07-04T15:04:00Z">
        <w:r>
          <w:rPr>
            <w:rFonts w:ascii="Calibri" w:hAnsi="Calibri" w:cstheme="minorHAnsi"/>
          </w:rPr>
          <w:delText>.</w:delText>
        </w:r>
      </w:del>
      <w:ins w:id="544" w:author="Katie Reytar" w:date="2019-06-28T11:43:00Z">
        <w:r w:rsidR="008046F0">
          <w:rPr>
            <w:rFonts w:ascii="Calibri" w:hAnsi="Calibri" w:cstheme="minorHAnsi"/>
          </w:rPr>
          <w:t>increases</w:t>
        </w:r>
        <w:proofErr w:type="spellEnd"/>
        <w:r w:rsidR="008046F0">
          <w:rPr>
            <w:rFonts w:ascii="Calibri" w:hAnsi="Calibri" w:cstheme="minorHAnsi"/>
          </w:rPr>
          <w:t xml:space="preserve"> in vegetation cover</w:t>
        </w:r>
      </w:ins>
      <w:ins w:id="545" w:author="Katie Reytar" w:date="2019-06-28T11:47:00Z">
        <w:r w:rsidR="00977381">
          <w:rPr>
            <w:rFonts w:ascii="Calibri" w:hAnsi="Calibri" w:cstheme="minorHAnsi"/>
          </w:rPr>
          <w:t>, or “greenness”</w:t>
        </w:r>
      </w:ins>
      <w:ins w:id="546" w:author="Ingrid Schulte" w:date="2019-07-04T15:04:00Z">
        <w:r>
          <w:rPr>
            <w:rFonts w:ascii="Calibri" w:hAnsi="Calibri" w:cstheme="minorHAnsi"/>
          </w:rPr>
          <w:t>.</w:t>
        </w:r>
      </w:ins>
      <w:r>
        <w:rPr>
          <w:rFonts w:ascii="Calibri" w:hAnsi="Calibri" w:cstheme="minorHAnsi"/>
        </w:rPr>
        <w:t xml:space="preserve"> As such, </w:t>
      </w:r>
      <w:r w:rsidRPr="000A6B3E">
        <w:rPr>
          <w:rFonts w:ascii="Calibri" w:hAnsi="Calibri" w:cstheme="minorHAnsi"/>
        </w:rPr>
        <w:t>we compared the overall long-term trends</w:t>
      </w:r>
      <w:ins w:id="547" w:author="Jenny Hewson" w:date="2019-07-01T18:32:00Z">
        <w:r w:rsidR="002E6AD1">
          <w:rPr>
            <w:rFonts w:ascii="Calibri" w:hAnsi="Calibri" w:cstheme="minorHAnsi"/>
          </w:rPr>
          <w:t>, 2000-2014,</w:t>
        </w:r>
      </w:ins>
      <w:ins w:id="548" w:author="Katie Reytar" w:date="2019-06-28T11:41:00Z">
        <w:r w:rsidR="005F3C65">
          <w:rPr>
            <w:rFonts w:ascii="Calibri" w:hAnsi="Calibri" w:cstheme="minorHAnsi"/>
          </w:rPr>
          <w:t xml:space="preserve"> in primary productivity </w:t>
        </w:r>
      </w:ins>
      <w:ins w:id="549" w:author="Katie Reytar" w:date="2019-06-28T11:44:00Z">
        <w:r w:rsidR="00D25032">
          <w:rPr>
            <w:rFonts w:ascii="Calibri" w:hAnsi="Calibri" w:cstheme="minorHAnsi"/>
          </w:rPr>
          <w:t>(200</w:t>
        </w:r>
      </w:ins>
      <w:ins w:id="550" w:author="Katie Reytar" w:date="2019-06-28T11:45:00Z">
        <w:r w:rsidR="0048122A">
          <w:rPr>
            <w:rFonts w:ascii="Calibri" w:hAnsi="Calibri" w:cstheme="minorHAnsi"/>
          </w:rPr>
          <w:t>1</w:t>
        </w:r>
      </w:ins>
      <w:ins w:id="551" w:author="Katie Reytar" w:date="2019-06-28T11:44:00Z">
        <w:r w:rsidR="00D25032">
          <w:rPr>
            <w:rFonts w:ascii="Calibri" w:hAnsi="Calibri" w:cstheme="minorHAnsi"/>
          </w:rPr>
          <w:t>-201</w:t>
        </w:r>
      </w:ins>
      <w:ins w:id="552" w:author="Katie Reytar" w:date="2019-06-28T11:45:00Z">
        <w:r w:rsidR="0048122A">
          <w:rPr>
            <w:rFonts w:ascii="Calibri" w:hAnsi="Calibri" w:cstheme="minorHAnsi"/>
          </w:rPr>
          <w:t>8</w:t>
        </w:r>
      </w:ins>
      <w:ins w:id="553" w:author="Katie Reytar" w:date="2019-06-28T11:44:00Z">
        <w:r w:rsidR="00D25032">
          <w:rPr>
            <w:rFonts w:ascii="Calibri" w:hAnsi="Calibri" w:cstheme="minorHAnsi"/>
          </w:rPr>
          <w:t xml:space="preserve">) </w:t>
        </w:r>
      </w:ins>
      <w:del w:id="554" w:author="Katie Reytar" w:date="2019-06-28T11:42:00Z">
        <w:r w:rsidRPr="000A6B3E" w:rsidDel="00707BD5">
          <w:rPr>
            <w:rFonts w:ascii="Calibri" w:hAnsi="Calibri" w:cstheme="minorHAnsi"/>
          </w:rPr>
          <w:delText xml:space="preserve"> </w:delText>
        </w:r>
      </w:del>
      <w:r w:rsidRPr="000A6B3E">
        <w:rPr>
          <w:rFonts w:ascii="Calibri" w:hAnsi="Calibri" w:cstheme="minorHAnsi"/>
        </w:rPr>
        <w:t>to a short-term analysis for the period 2015-2018</w:t>
      </w:r>
      <w:del w:id="555" w:author="Ingrid Schulte" w:date="2019-07-04T15:04:00Z">
        <w:r w:rsidRPr="000A6B3E">
          <w:rPr>
            <w:rFonts w:ascii="Calibri" w:hAnsi="Calibri" w:cstheme="minorHAnsi"/>
          </w:rPr>
          <w:delText>.</w:delText>
        </w:r>
      </w:del>
      <w:ins w:id="556" w:author="Katie Reytar" w:date="2019-06-28T11:42:00Z">
        <w:r w:rsidR="00707BD5">
          <w:rPr>
            <w:rFonts w:ascii="Calibri" w:hAnsi="Calibri" w:cstheme="minorHAnsi"/>
          </w:rPr>
          <w:t>, using NDVI derived from MODIS satellite imagery</w:t>
        </w:r>
      </w:ins>
      <w:ins w:id="557" w:author="Ingrid Schulte" w:date="2019-07-04T15:04:00Z">
        <w:r w:rsidRPr="000A6B3E">
          <w:rPr>
            <w:rFonts w:ascii="Calibri" w:hAnsi="Calibri" w:cstheme="minorHAnsi"/>
          </w:rPr>
          <w:t>.</w:t>
        </w:r>
      </w:ins>
      <w:ins w:id="558" w:author="Katie Reytar" w:date="2019-06-28T11:42:00Z">
        <w:r w:rsidR="00707BD5">
          <w:rPr>
            <w:rFonts w:ascii="Calibri" w:hAnsi="Calibri" w:cstheme="minorHAnsi"/>
          </w:rPr>
          <w:t xml:space="preserve"> The map in Figure </w:t>
        </w:r>
      </w:ins>
      <w:ins w:id="559" w:author="Katie Reytar" w:date="2019-06-28T15:06:00Z">
        <w:r w:rsidR="00137B5F">
          <w:rPr>
            <w:rFonts w:ascii="Calibri" w:hAnsi="Calibri" w:cstheme="minorHAnsi"/>
          </w:rPr>
          <w:t>2</w:t>
        </w:r>
      </w:ins>
      <w:ins w:id="560" w:author="Katie Reytar" w:date="2019-06-28T11:43:00Z">
        <w:r w:rsidR="009E0326">
          <w:rPr>
            <w:rFonts w:ascii="Calibri" w:hAnsi="Calibri" w:cstheme="minorHAnsi"/>
          </w:rPr>
          <w:t xml:space="preserve"> shows </w:t>
        </w:r>
        <w:r w:rsidR="008046F0">
          <w:rPr>
            <w:rFonts w:ascii="Calibri" w:hAnsi="Calibri" w:cstheme="minorHAnsi"/>
          </w:rPr>
          <w:t xml:space="preserve">the results of this </w:t>
        </w:r>
        <w:r w:rsidR="008046F0">
          <w:rPr>
            <w:rFonts w:ascii="Calibri" w:hAnsi="Calibri" w:cstheme="minorHAnsi"/>
          </w:rPr>
          <w:lastRenderedPageBreak/>
          <w:t xml:space="preserve">analysis for Africa. </w:t>
        </w:r>
      </w:ins>
      <w:ins w:id="561" w:author="Katie Reytar" w:date="2019-06-28T11:44:00Z">
        <w:r w:rsidR="008046F0">
          <w:rPr>
            <w:rFonts w:ascii="Calibri" w:hAnsi="Calibri" w:cstheme="minorHAnsi"/>
          </w:rPr>
          <w:t xml:space="preserve">The shades of green represent areas of recent increase in primary productivity in areas of </w:t>
        </w:r>
        <w:r w:rsidR="00D25032">
          <w:rPr>
            <w:rFonts w:ascii="Calibri" w:hAnsi="Calibri" w:cstheme="minorHAnsi"/>
          </w:rPr>
          <w:t xml:space="preserve">either long-term decrease or long-term stability. </w:t>
        </w:r>
      </w:ins>
      <w:ins w:id="562" w:author="Katie Reytar" w:date="2019-06-28T11:46:00Z">
        <w:r w:rsidR="00BF0FF0">
          <w:rPr>
            <w:rFonts w:ascii="Calibri" w:hAnsi="Calibri" w:cstheme="minorHAnsi"/>
          </w:rPr>
          <w:t>While increases in primary productivity could be related to activities other than restoration (e.g., increased</w:t>
        </w:r>
      </w:ins>
      <w:ins w:id="563" w:author="Katie Reytar" w:date="2019-06-28T11:47:00Z">
        <w:r w:rsidR="00977381">
          <w:rPr>
            <w:rFonts w:ascii="Calibri" w:hAnsi="Calibri" w:cstheme="minorHAnsi"/>
          </w:rPr>
          <w:t xml:space="preserve"> fertilizer application that increased crop production or </w:t>
        </w:r>
        <w:r w:rsidR="00271651">
          <w:rPr>
            <w:rFonts w:ascii="Calibri" w:hAnsi="Calibri" w:cstheme="minorHAnsi"/>
          </w:rPr>
          <w:t xml:space="preserve">increased rainfall), this analysis shows areas that </w:t>
        </w:r>
      </w:ins>
      <w:ins w:id="564" w:author="Katie Reytar" w:date="2019-06-28T11:48:00Z">
        <w:r w:rsidR="00F87ECA">
          <w:rPr>
            <w:rFonts w:ascii="Calibri" w:hAnsi="Calibri" w:cstheme="minorHAnsi"/>
          </w:rPr>
          <w:t>indicate potential</w:t>
        </w:r>
      </w:ins>
      <w:ins w:id="565" w:author="Katie Reytar" w:date="2019-06-28T11:47:00Z">
        <w:r w:rsidR="00271651">
          <w:rPr>
            <w:rFonts w:ascii="Calibri" w:hAnsi="Calibri" w:cstheme="minorHAnsi"/>
          </w:rPr>
          <w:t xml:space="preserve"> restoration activities </w:t>
        </w:r>
      </w:ins>
      <w:ins w:id="566" w:author="Katie Reytar" w:date="2019-06-28T11:48:00Z">
        <w:r w:rsidR="00F87ECA">
          <w:rPr>
            <w:rFonts w:ascii="Calibri" w:hAnsi="Calibri" w:cstheme="minorHAnsi"/>
          </w:rPr>
          <w:t xml:space="preserve">to be </w:t>
        </w:r>
        <w:proofErr w:type="spellStart"/>
        <w:r w:rsidR="00F87ECA">
          <w:rPr>
            <w:rFonts w:ascii="Calibri" w:hAnsi="Calibri" w:cstheme="minorHAnsi"/>
          </w:rPr>
          <w:t>be</w:t>
        </w:r>
        <w:proofErr w:type="spellEnd"/>
        <w:r w:rsidR="00F87ECA">
          <w:rPr>
            <w:rFonts w:ascii="Calibri" w:hAnsi="Calibri" w:cstheme="minorHAnsi"/>
          </w:rPr>
          <w:t xml:space="preserve"> explored further.  </w:t>
        </w:r>
      </w:ins>
      <w:ins w:id="567" w:author="Katie Reytar" w:date="2019-06-28T11:46:00Z">
        <w:r w:rsidR="00BF0FF0">
          <w:rPr>
            <w:rFonts w:ascii="Calibri" w:hAnsi="Calibri" w:cstheme="minorHAnsi"/>
          </w:rPr>
          <w:t xml:space="preserve"> </w:t>
        </w:r>
      </w:ins>
    </w:p>
    <w:p w14:paraId="64D88B2C" w14:textId="625FF0AC" w:rsidR="009E0326" w:rsidRDefault="009E0326" w:rsidP="00C9441C">
      <w:pPr>
        <w:rPr>
          <w:ins w:id="568" w:author="Katie Reytar" w:date="2019-06-28T11:42:00Z"/>
          <w:rFonts w:ascii="Calibri" w:eastAsia="Calibri" w:hAnsi="Calibri"/>
          <w:b/>
          <w:color w:val="2F5496"/>
        </w:rPr>
      </w:pPr>
    </w:p>
    <w:p w14:paraId="121D156F" w14:textId="6187F642" w:rsidR="009E0326" w:rsidRDefault="009E0326" w:rsidP="002155F3">
      <w:pPr>
        <w:pStyle w:val="Caption"/>
        <w:keepNext/>
        <w:rPr>
          <w:ins w:id="569" w:author="Katie Reytar" w:date="2019-06-28T11:43:00Z"/>
        </w:rPr>
      </w:pPr>
      <w:ins w:id="570" w:author="Katie Reytar" w:date="2019-06-28T11:43:00Z">
        <w:r>
          <w:t xml:space="preserve">Figure </w:t>
        </w:r>
        <w:r>
          <w:fldChar w:fldCharType="begin"/>
        </w:r>
        <w:r>
          <w:instrText xml:space="preserve"> SEQ Figure \* ARABIC </w:instrText>
        </w:r>
      </w:ins>
      <w:r>
        <w:fldChar w:fldCharType="separate"/>
      </w:r>
      <w:ins w:id="571" w:author="Katie Reytar" w:date="2019-06-28T15:05:00Z">
        <w:r w:rsidR="00810B36">
          <w:rPr>
            <w:noProof/>
          </w:rPr>
          <w:t>2</w:t>
        </w:r>
      </w:ins>
      <w:ins w:id="572" w:author="Katie Reytar" w:date="2019-06-28T11:43:00Z">
        <w:r>
          <w:fldChar w:fldCharType="end"/>
        </w:r>
      </w:ins>
      <w:ins w:id="573" w:author="Katie Reytar" w:date="2019-06-28T11:48:00Z">
        <w:r w:rsidR="00F87ECA">
          <w:t>. Areas of recent increases in primary productivity</w:t>
        </w:r>
      </w:ins>
      <w:ins w:id="574" w:author="Katie Reytar" w:date="2019-06-28T11:49:00Z">
        <w:r w:rsidR="00F87ECA">
          <w:t>, which could be indicative of restoration</w:t>
        </w:r>
        <w:r w:rsidR="00EF13C4">
          <w:t xml:space="preserve">, using </w:t>
        </w:r>
        <w:proofErr w:type="spellStart"/>
        <w:r w:rsidR="00EF13C4">
          <w:t>Trends.Earth</w:t>
        </w:r>
        <w:proofErr w:type="spellEnd"/>
        <w:r w:rsidR="00EF13C4">
          <w:t xml:space="preserve"> </w:t>
        </w:r>
      </w:ins>
    </w:p>
    <w:p w14:paraId="15A0E096" w14:textId="25B01632" w:rsidR="009E0326" w:rsidRPr="000A6B3E" w:rsidRDefault="009E0326" w:rsidP="00C9441C">
      <w:pPr>
        <w:rPr>
          <w:ins w:id="575" w:author="Ingrid Schulte" w:date="2019-07-04T15:04:00Z"/>
          <w:rFonts w:ascii="Calibri" w:eastAsia="Calibri" w:hAnsi="Calibri"/>
          <w:b/>
          <w:color w:val="2F5496"/>
        </w:rPr>
      </w:pPr>
      <w:ins w:id="576" w:author="Katie Reytar" w:date="2019-06-28T11:42:00Z">
        <w:r>
          <w:rPr>
            <w:rFonts w:ascii="Calibri" w:eastAsia="Calibri" w:hAnsi="Calibri"/>
            <w:b/>
            <w:noProof/>
            <w:color w:val="2F5496"/>
            <w:lang w:val="en-US" w:eastAsia="en-US"/>
            <w:rPrChange w:id="577" w:author="Unknown">
              <w:rPr>
                <w:noProof/>
                <w:lang w:val="en-US" w:eastAsia="en-US"/>
              </w:rPr>
            </w:rPrChange>
          </w:rPr>
          <w:drawing>
            <wp:inline distT="0" distB="0" distL="0" distR="0" wp14:anchorId="16A65689" wp14:editId="2225F837">
              <wp:extent cx="5962650"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62650" cy="4610100"/>
                      </a:xfrm>
                      <a:prstGeom prst="rect">
                        <a:avLst/>
                      </a:prstGeom>
                      <a:noFill/>
                      <a:ln>
                        <a:noFill/>
                      </a:ln>
                    </pic:spPr>
                  </pic:pic>
                </a:graphicData>
              </a:graphic>
            </wp:inline>
          </w:drawing>
        </w:r>
      </w:ins>
    </w:p>
    <w:p w14:paraId="287362FC" w14:textId="444448C0" w:rsidR="00883EFA" w:rsidRDefault="00883EFA" w:rsidP="00C9441C">
      <w:pPr>
        <w:rPr>
          <w:rFonts w:ascii="Calibri" w:eastAsia="Calibri" w:hAnsi="Calibri"/>
          <w:b/>
          <w:color w:val="2F5496"/>
        </w:rPr>
      </w:pPr>
    </w:p>
    <w:p w14:paraId="0AA7D2C2" w14:textId="7EBE88ED" w:rsidR="000A6B3E" w:rsidDel="005F3C65" w:rsidRDefault="000A6B3E" w:rsidP="00C9441C">
      <w:pPr>
        <w:rPr>
          <w:del w:id="578" w:author="Katie Reytar" w:date="2019-06-28T11:41:00Z"/>
          <w:rFonts w:ascii="Calibri" w:hAnsi="Calibri" w:cstheme="minorHAnsi"/>
        </w:rPr>
      </w:pPr>
      <w:del w:id="579" w:author="Katie Reytar" w:date="2019-06-28T11:41:00Z">
        <w:r w:rsidRPr="000A6B3E" w:rsidDel="005F3C65">
          <w:rPr>
            <w:rFonts w:ascii="Calibri" w:hAnsi="Calibri" w:cstheme="minorHAnsi"/>
            <w:highlight w:val="yellow"/>
          </w:rPr>
          <w:delText xml:space="preserve">Findings </w:delText>
        </w:r>
        <w:r w:rsidDel="005F3C65">
          <w:rPr>
            <w:rFonts w:ascii="Calibri" w:hAnsi="Calibri" w:cstheme="minorHAnsi"/>
            <w:highlight w:val="yellow"/>
          </w:rPr>
          <w:delText xml:space="preserve">and map </w:delText>
        </w:r>
        <w:r w:rsidRPr="000A6B3E" w:rsidDel="005F3C65">
          <w:rPr>
            <w:rFonts w:ascii="Calibri" w:hAnsi="Calibri" w:cstheme="minorHAnsi"/>
            <w:highlight w:val="yellow"/>
          </w:rPr>
          <w:delText>to be added.</w:delText>
        </w:r>
      </w:del>
    </w:p>
    <w:p w14:paraId="30E70D02" w14:textId="77777777" w:rsidR="000A6B3E" w:rsidRDefault="000A6B3E" w:rsidP="00C9441C">
      <w:pPr>
        <w:rPr>
          <w:rFonts w:ascii="Calibri" w:hAnsi="Calibri" w:cstheme="minorHAnsi"/>
        </w:rPr>
      </w:pPr>
    </w:p>
    <w:p w14:paraId="2AEACB56" w14:textId="3E6B51D4" w:rsidR="000A6B3E" w:rsidRPr="000A6B3E" w:rsidRDefault="00B82871" w:rsidP="00C9441C">
      <w:pPr>
        <w:rPr>
          <w:rFonts w:asciiTheme="majorHAnsi" w:eastAsiaTheme="majorEastAsia" w:hAnsiTheme="majorHAnsi" w:cstheme="majorBidi"/>
          <w:color w:val="1F4D78" w:themeColor="accent1" w:themeShade="7F"/>
        </w:rPr>
      </w:pPr>
      <w:r>
        <w:rPr>
          <w:rFonts w:asciiTheme="majorHAnsi" w:eastAsiaTheme="majorEastAsia" w:hAnsiTheme="majorHAnsi" w:cstheme="majorBidi"/>
          <w:color w:val="1F4D78" w:themeColor="accent1" w:themeShade="7F"/>
        </w:rPr>
        <w:t>Toward</w:t>
      </w:r>
      <w:r w:rsidR="000A6B3E" w:rsidRPr="000A6B3E">
        <w:rPr>
          <w:rFonts w:asciiTheme="majorHAnsi" w:eastAsiaTheme="majorEastAsia" w:hAnsiTheme="majorHAnsi" w:cstheme="majorBidi"/>
          <w:color w:val="1F4D78" w:themeColor="accent1" w:themeShade="7F"/>
        </w:rPr>
        <w:t xml:space="preserve"> a global dataset for restoration using existing tools</w:t>
      </w:r>
      <w:r w:rsidR="008D6DEE">
        <w:rPr>
          <w:rFonts w:asciiTheme="majorHAnsi" w:eastAsiaTheme="majorEastAsia" w:hAnsiTheme="majorHAnsi" w:cstheme="majorBidi"/>
          <w:color w:val="1F4D78" w:themeColor="accent1" w:themeShade="7F"/>
        </w:rPr>
        <w:t>: Mekong Region pilot</w:t>
      </w:r>
    </w:p>
    <w:p w14:paraId="0C877245" w14:textId="54E6EB9D" w:rsidR="000A6B3E" w:rsidRPr="000A6B3E" w:rsidDel="0082054D" w:rsidRDefault="000A6B3E" w:rsidP="00C9441C">
      <w:pPr>
        <w:rPr>
          <w:del w:id="580" w:author="Katie Reytar" w:date="2019-06-28T15:06:00Z"/>
          <w:rFonts w:ascii="Calibri" w:hAnsi="Calibri" w:cstheme="minorHAnsi"/>
        </w:rPr>
      </w:pPr>
    </w:p>
    <w:p w14:paraId="3129E223" w14:textId="44FB5802" w:rsidR="000A6B3E" w:rsidRDefault="000A6B3E" w:rsidP="000A6B3E">
      <w:pPr>
        <w:rPr>
          <w:rFonts w:ascii="Calibri" w:hAnsi="Calibri"/>
        </w:rPr>
      </w:pPr>
      <w:del w:id="581" w:author="Jenny Hewson" w:date="2019-07-01T18:32:00Z">
        <w:r w:rsidRPr="000A6B3E">
          <w:rPr>
            <w:rFonts w:ascii="Calibri" w:hAnsi="Calibri"/>
          </w:rPr>
          <w:delText>Even though, at present,</w:delText>
        </w:r>
      </w:del>
      <w:ins w:id="582" w:author="Jenny Hewson" w:date="2019-07-01T18:32:00Z">
        <w:r w:rsidR="002E6AD1">
          <w:rPr>
            <w:rFonts w:ascii="Calibri" w:hAnsi="Calibri"/>
          </w:rPr>
          <w:t>While</w:t>
        </w:r>
      </w:ins>
      <w:r w:rsidRPr="000A6B3E">
        <w:rPr>
          <w:rFonts w:ascii="Calibri" w:hAnsi="Calibri"/>
        </w:rPr>
        <w:t xml:space="preserve"> there are </w:t>
      </w:r>
      <w:ins w:id="583" w:author="Jenny Hewson" w:date="2019-07-01T18:32:00Z">
        <w:r w:rsidR="002E6AD1">
          <w:rPr>
            <w:rFonts w:ascii="Calibri" w:hAnsi="Calibri"/>
          </w:rPr>
          <w:t xml:space="preserve">currently </w:t>
        </w:r>
      </w:ins>
      <w:r w:rsidRPr="000A6B3E">
        <w:rPr>
          <w:rFonts w:ascii="Calibri" w:hAnsi="Calibri"/>
        </w:rPr>
        <w:t xml:space="preserve">no global datasets that can measure progress on </w:t>
      </w:r>
      <w:r w:rsidRPr="00EB1225">
        <w:rPr>
          <w:rFonts w:ascii="Calibri" w:hAnsi="Calibri"/>
          <w:highlight w:val="yellow"/>
          <w:rPrChange w:id="584" w:author="Guariguata, Manuel   (CIFOR)" w:date="2019-07-10T09:14:00Z">
            <w:rPr>
              <w:rFonts w:ascii="Calibri" w:hAnsi="Calibri"/>
            </w:rPr>
          </w:rPrChange>
        </w:rPr>
        <w:t>forest landscape restoration</w:t>
      </w:r>
      <w:r w:rsidRPr="000A6B3E">
        <w:rPr>
          <w:rFonts w:ascii="Calibri" w:hAnsi="Calibri"/>
        </w:rPr>
        <w:t xml:space="preserve">, </w:t>
      </w:r>
      <w:del w:id="585" w:author="Jenny Hewson" w:date="2019-07-01T18:33:00Z">
        <w:r w:rsidRPr="000A6B3E">
          <w:rPr>
            <w:rFonts w:ascii="Calibri" w:hAnsi="Calibri"/>
          </w:rPr>
          <w:delText>there are</w:delText>
        </w:r>
      </w:del>
      <w:ins w:id="586" w:author="Jenny Hewson" w:date="2019-07-01T18:33:00Z">
        <w:r w:rsidR="002E6AD1">
          <w:rPr>
            <w:rFonts w:ascii="Calibri" w:hAnsi="Calibri"/>
          </w:rPr>
          <w:t>a suite of</w:t>
        </w:r>
      </w:ins>
      <w:r w:rsidRPr="000A6B3E">
        <w:rPr>
          <w:rFonts w:ascii="Calibri" w:hAnsi="Calibri"/>
        </w:rPr>
        <w:t xml:space="preserve"> existing tools and methods </w:t>
      </w:r>
      <w:del w:id="587" w:author="Jenny Hewson" w:date="2019-07-01T18:33:00Z">
        <w:r w:rsidRPr="000A6B3E">
          <w:rPr>
            <w:rFonts w:ascii="Calibri" w:hAnsi="Calibri"/>
          </w:rPr>
          <w:delText xml:space="preserve">that </w:delText>
        </w:r>
      </w:del>
      <w:r w:rsidRPr="000A6B3E">
        <w:rPr>
          <w:rFonts w:ascii="Calibri" w:hAnsi="Calibri"/>
        </w:rPr>
        <w:t xml:space="preserve">could be utilized to create such a </w:t>
      </w:r>
      <w:commentRangeStart w:id="588"/>
      <w:r w:rsidRPr="000A6B3E">
        <w:rPr>
          <w:rFonts w:ascii="Calibri" w:hAnsi="Calibri"/>
        </w:rPr>
        <w:t>global dataset</w:t>
      </w:r>
      <w:commentRangeEnd w:id="588"/>
      <w:r w:rsidR="002E6AD1">
        <w:rPr>
          <w:rStyle w:val="CommentReference"/>
        </w:rPr>
        <w:commentReference w:id="588"/>
      </w:r>
      <w:r w:rsidRPr="000A6B3E">
        <w:rPr>
          <w:rFonts w:ascii="Calibri" w:hAnsi="Calibri"/>
        </w:rPr>
        <w:t xml:space="preserve">. To showcase this potential, we developed a pilot-scale analysis for the five countries of the Mekong region – Cambodia, Laos, Myanmar, Thailand, and Vietnam-- </w:t>
      </w:r>
      <w:del w:id="589" w:author="Jenny Hewson" w:date="2019-07-01T18:34:00Z">
        <w:r w:rsidRPr="000A6B3E">
          <w:rPr>
            <w:rFonts w:ascii="Calibri" w:hAnsi="Calibri"/>
          </w:rPr>
          <w:delText>that reports</w:delText>
        </w:r>
      </w:del>
      <w:ins w:id="590" w:author="Jenny Hewson" w:date="2019-07-01T18:34:00Z">
        <w:r w:rsidR="002E6AD1">
          <w:rPr>
            <w:rFonts w:ascii="Calibri" w:hAnsi="Calibri"/>
          </w:rPr>
          <w:t>to report</w:t>
        </w:r>
      </w:ins>
      <w:r w:rsidRPr="000A6B3E">
        <w:rPr>
          <w:rFonts w:ascii="Calibri" w:hAnsi="Calibri"/>
        </w:rPr>
        <w:t xml:space="preserve"> progress on NYDF Goal 5 and demonstrate</w:t>
      </w:r>
      <w:del w:id="591" w:author="Jenny Hewson" w:date="2019-07-01T18:34:00Z">
        <w:r w:rsidRPr="000A6B3E">
          <w:rPr>
            <w:rFonts w:ascii="Calibri" w:hAnsi="Calibri"/>
          </w:rPr>
          <w:delText>s</w:delText>
        </w:r>
      </w:del>
      <w:r w:rsidRPr="000A6B3E">
        <w:rPr>
          <w:rFonts w:ascii="Calibri" w:hAnsi="Calibri"/>
        </w:rPr>
        <w:t xml:space="preserve"> how, given additional investment of resources, this analysis could be improved further and scaled up </w:t>
      </w:r>
      <w:del w:id="592" w:author="Jenny Hewson" w:date="2019-07-01T18:34:00Z">
        <w:r w:rsidRPr="000A6B3E">
          <w:rPr>
            <w:rFonts w:ascii="Calibri" w:hAnsi="Calibri"/>
          </w:rPr>
          <w:delText>in</w:delText>
        </w:r>
      </w:del>
      <w:r w:rsidRPr="000A6B3E">
        <w:rPr>
          <w:rFonts w:ascii="Calibri" w:hAnsi="Calibri"/>
        </w:rPr>
        <w:t xml:space="preserve">to a global restoration monitoring system.  Two key tools and methods form the backbone of this pilot study and are specifically geared toward two separate forms of forest landscape restoration: </w:t>
      </w:r>
      <w:commentRangeStart w:id="593"/>
      <w:r w:rsidRPr="000A6B3E">
        <w:rPr>
          <w:rFonts w:ascii="Calibri" w:hAnsi="Calibri"/>
        </w:rPr>
        <w:t xml:space="preserve">trees inside the forest </w:t>
      </w:r>
      <w:commentRangeEnd w:id="593"/>
      <w:r w:rsidR="00EB1225">
        <w:rPr>
          <w:rStyle w:val="CommentReference"/>
        </w:rPr>
        <w:commentReference w:id="593"/>
      </w:r>
      <w:r w:rsidRPr="000A6B3E">
        <w:rPr>
          <w:rFonts w:ascii="Calibri" w:hAnsi="Calibri"/>
        </w:rPr>
        <w:t xml:space="preserve">(i.e., relatively dense and clustered trees), and trees outside the forest (i.e., sparse tree cover on various land uses). </w:t>
      </w:r>
    </w:p>
    <w:p w14:paraId="2DC23F7E" w14:textId="77777777" w:rsidR="001E565B" w:rsidRDefault="001E565B" w:rsidP="000A6B3E">
      <w:pPr>
        <w:rPr>
          <w:rFonts w:ascii="Calibri" w:hAnsi="Calibri"/>
        </w:rPr>
      </w:pPr>
    </w:p>
    <w:p w14:paraId="33FD897A" w14:textId="77777777" w:rsidR="008614EC" w:rsidRDefault="008614EC" w:rsidP="008614EC">
      <w:pPr>
        <w:pStyle w:val="Heading4"/>
      </w:pPr>
      <w:r>
        <w:lastRenderedPageBreak/>
        <w:t xml:space="preserve">Trees Inside the Forest: </w:t>
      </w:r>
      <w:r w:rsidRPr="00D369A8">
        <w:t xml:space="preserve">GLAD </w:t>
      </w:r>
      <w:r>
        <w:t>Tree Cover and Height Dynamics</w:t>
      </w:r>
    </w:p>
    <w:p w14:paraId="32EC72D1" w14:textId="47BFCB17" w:rsidR="008614EC" w:rsidDel="00B77920" w:rsidRDefault="008614EC" w:rsidP="001E565B">
      <w:pPr>
        <w:rPr>
          <w:del w:id="594" w:author="Katie Reytar" w:date="2019-06-28T15:04:00Z"/>
          <w:rFonts w:ascii="Calibri" w:hAnsi="Calibri"/>
        </w:rPr>
      </w:pPr>
    </w:p>
    <w:p w14:paraId="6F682983" w14:textId="2E7DBF95" w:rsidR="001E565B" w:rsidRDefault="001E565B" w:rsidP="001E565B">
      <w:pPr>
        <w:rPr>
          <w:ins w:id="595" w:author="Katie Reytar" w:date="2019-06-26T14:03:00Z"/>
          <w:rFonts w:ascii="Calibri" w:hAnsi="Calibri"/>
        </w:rPr>
      </w:pPr>
      <w:r w:rsidRPr="001E565B">
        <w:rPr>
          <w:rFonts w:ascii="Calibri" w:hAnsi="Calibri"/>
        </w:rPr>
        <w:t xml:space="preserve">The University of Maryland GLAD lab’s dataset of tree canopy cover and height dynamics was used to identify </w:t>
      </w:r>
      <w:commentRangeStart w:id="596"/>
      <w:r w:rsidRPr="001E565B">
        <w:rPr>
          <w:rFonts w:ascii="Calibri" w:hAnsi="Calibri"/>
        </w:rPr>
        <w:t xml:space="preserve">progress </w:t>
      </w:r>
      <w:commentRangeStart w:id="597"/>
      <w:r w:rsidRPr="001E565B">
        <w:rPr>
          <w:rFonts w:ascii="Calibri" w:hAnsi="Calibri"/>
        </w:rPr>
        <w:t xml:space="preserve">on trees </w:t>
      </w:r>
      <w:commentRangeEnd w:id="596"/>
      <w:r w:rsidR="00BB38F5">
        <w:rPr>
          <w:rStyle w:val="CommentReference"/>
        </w:rPr>
        <w:commentReference w:id="596"/>
      </w:r>
      <w:r w:rsidRPr="001E565B">
        <w:rPr>
          <w:rFonts w:ascii="Calibri" w:hAnsi="Calibri"/>
        </w:rPr>
        <w:t>inside the forest</w:t>
      </w:r>
      <w:commentRangeEnd w:id="597"/>
      <w:r w:rsidR="00EB1225">
        <w:rPr>
          <w:rStyle w:val="CommentReference"/>
        </w:rPr>
        <w:commentReference w:id="597"/>
      </w:r>
      <w:r w:rsidRPr="001E565B">
        <w:rPr>
          <w:rFonts w:ascii="Calibri" w:hAnsi="Calibri"/>
        </w:rPr>
        <w:t xml:space="preserve">. To </w:t>
      </w:r>
      <w:del w:id="598" w:author="Jenny Hewson" w:date="2019-07-01T18:37:00Z">
        <w:r w:rsidRPr="001E565B">
          <w:rPr>
            <w:rFonts w:ascii="Calibri" w:hAnsi="Calibri"/>
          </w:rPr>
          <w:delText xml:space="preserve">identify </w:delText>
        </w:r>
      </w:del>
      <w:ins w:id="599" w:author="Jenny Hewson" w:date="2019-07-01T18:37:00Z">
        <w:r w:rsidR="00BB38F5">
          <w:rPr>
            <w:rFonts w:ascii="Calibri" w:hAnsi="Calibri"/>
          </w:rPr>
          <w:t>inform</w:t>
        </w:r>
        <w:r w:rsidR="00BB38F5" w:rsidRPr="001E565B">
          <w:rPr>
            <w:rFonts w:ascii="Calibri" w:hAnsi="Calibri"/>
          </w:rPr>
          <w:t xml:space="preserve"> </w:t>
        </w:r>
      </w:ins>
      <w:r w:rsidRPr="001E565B">
        <w:rPr>
          <w:rFonts w:ascii="Calibri" w:hAnsi="Calibri"/>
        </w:rPr>
        <w:t xml:space="preserve">progress on restoration in the region, we compared </w:t>
      </w:r>
      <w:del w:id="600" w:author="Ingrid Schulte" w:date="2019-07-04T15:04:00Z">
        <w:r w:rsidRPr="001E565B">
          <w:rPr>
            <w:rFonts w:ascii="Calibri" w:hAnsi="Calibri"/>
          </w:rPr>
          <w:delText>these</w:delText>
        </w:r>
      </w:del>
      <w:ins w:id="601" w:author="Ingrid Schulte" w:date="2019-07-04T15:04:00Z">
        <w:r w:rsidRPr="001E565B">
          <w:rPr>
            <w:rFonts w:ascii="Calibri" w:hAnsi="Calibri"/>
          </w:rPr>
          <w:t>the</w:t>
        </w:r>
      </w:ins>
      <w:ins w:id="602" w:author="Katie Reytar" w:date="2019-06-25T16:30:00Z">
        <w:r w:rsidR="001D75E6">
          <w:rPr>
            <w:rFonts w:ascii="Calibri" w:hAnsi="Calibri"/>
          </w:rPr>
          <w:t xml:space="preserve"> most recent </w:t>
        </w:r>
      </w:ins>
      <w:ins w:id="603" w:author="Katie Reytar" w:date="2019-06-25T16:31:00Z">
        <w:r w:rsidR="00E2639F">
          <w:rPr>
            <w:rFonts w:ascii="Calibri" w:hAnsi="Calibri"/>
          </w:rPr>
          <w:t xml:space="preserve">annual </w:t>
        </w:r>
      </w:ins>
      <w:ins w:id="604" w:author="Katie Reytar" w:date="2019-06-25T16:30:00Z">
        <w:r w:rsidR="001D75E6">
          <w:rPr>
            <w:rFonts w:ascii="Calibri" w:hAnsi="Calibri"/>
          </w:rPr>
          <w:t xml:space="preserve">data (2017) with a baseline </w:t>
        </w:r>
        <w:r w:rsidR="00F43EA1">
          <w:rPr>
            <w:rFonts w:ascii="Calibri" w:hAnsi="Calibri"/>
          </w:rPr>
          <w:t xml:space="preserve">that represents the average tree canopy </w:t>
        </w:r>
      </w:ins>
      <w:ins w:id="605" w:author="Katie Reytar" w:date="2019-06-25T16:31:00Z">
        <w:r w:rsidR="00F43EA1">
          <w:rPr>
            <w:rFonts w:ascii="Calibri" w:hAnsi="Calibri"/>
          </w:rPr>
          <w:t>cover and tree canopy height from 2000 to 2010.</w:t>
        </w:r>
      </w:ins>
      <w:del w:id="606" w:author="Katie Reytar" w:date="2019-06-25T16:30:00Z">
        <w:r w:rsidRPr="001E565B" w:rsidDel="001D75E6">
          <w:rPr>
            <w:rFonts w:ascii="Calibri" w:hAnsi="Calibri"/>
          </w:rPr>
          <w:delText>se data for two time periods</w:delText>
        </w:r>
      </w:del>
      <w:del w:id="607" w:author="Katie Reytar" w:date="2019-06-25T16:31:00Z">
        <w:r w:rsidRPr="001E565B" w:rsidDel="00F43EA1">
          <w:rPr>
            <w:rFonts w:ascii="Calibri" w:hAnsi="Calibri"/>
          </w:rPr>
          <w:delText>: 2000 to 2010 and 2011 to 2017.</w:delText>
        </w:r>
      </w:del>
      <w:r w:rsidRPr="001E565B">
        <w:rPr>
          <w:rFonts w:ascii="Calibri" w:hAnsi="Calibri"/>
        </w:rPr>
        <w:t xml:space="preserve">  These two time periods were chosen because: 1) forest change can happen relatively slowly and the period</w:t>
      </w:r>
      <w:del w:id="608" w:author="Katie Reytar" w:date="2019-06-25T16:34:00Z">
        <w:r w:rsidRPr="001E565B" w:rsidDel="00F026E8">
          <w:rPr>
            <w:rFonts w:ascii="Calibri" w:hAnsi="Calibri"/>
          </w:rPr>
          <w:delText>s</w:delText>
        </w:r>
      </w:del>
      <w:ins w:id="609" w:author="Katie Reytar" w:date="2019-06-25T16:34:00Z">
        <w:r w:rsidR="00F026E8">
          <w:rPr>
            <w:rFonts w:ascii="Calibri" w:hAnsi="Calibri"/>
          </w:rPr>
          <w:t xml:space="preserve"> from 201</w:t>
        </w:r>
      </w:ins>
      <w:ins w:id="610" w:author="Katie Reytar" w:date="2019-06-25T16:35:00Z">
        <w:r w:rsidR="00E84D29">
          <w:rPr>
            <w:rFonts w:ascii="Calibri" w:hAnsi="Calibri"/>
          </w:rPr>
          <w:t>1</w:t>
        </w:r>
      </w:ins>
      <w:ins w:id="611" w:author="Katie Reytar" w:date="2019-06-25T16:34:00Z">
        <w:r w:rsidR="00F026E8">
          <w:rPr>
            <w:rFonts w:ascii="Calibri" w:hAnsi="Calibri"/>
          </w:rPr>
          <w:t xml:space="preserve"> to 2017</w:t>
        </w:r>
      </w:ins>
      <w:ins w:id="612" w:author="Ingrid Schulte" w:date="2019-07-04T15:04:00Z">
        <w:r w:rsidRPr="001E565B">
          <w:rPr>
            <w:rFonts w:ascii="Calibri" w:hAnsi="Calibri"/>
          </w:rPr>
          <w:t xml:space="preserve"> </w:t>
        </w:r>
      </w:ins>
      <w:r w:rsidRPr="001E565B">
        <w:rPr>
          <w:rFonts w:ascii="Calibri" w:hAnsi="Calibri"/>
        </w:rPr>
        <w:t>represent enough time to allow for significant changes to be detected by remote sensing; and 2) the Bonn Challenge, a major international forest landscape restoration initiative with similar goals to the NYDF, was launched in 2011; thus, the latter period represents a time where greater awareness and ambition toward restoration was initiated.</w:t>
      </w:r>
      <w:r w:rsidRPr="001E565B">
        <w:rPr>
          <w:rStyle w:val="FootnoteReference"/>
          <w:rFonts w:ascii="Calibri" w:hAnsi="Calibri"/>
        </w:rPr>
        <w:footnoteReference w:id="30"/>
      </w:r>
      <w:r w:rsidRPr="001E565B">
        <w:rPr>
          <w:rFonts w:ascii="Calibri" w:hAnsi="Calibri"/>
        </w:rPr>
        <w:t xml:space="preserve">  </w:t>
      </w:r>
      <w:ins w:id="613" w:author="Katie Reytar" w:date="2019-06-25T16:32:00Z">
        <w:r w:rsidR="006E2B3C">
          <w:rPr>
            <w:rFonts w:ascii="Calibri" w:hAnsi="Calibri"/>
          </w:rPr>
          <w:t>The baseline was set as an average</w:t>
        </w:r>
      </w:ins>
      <w:ins w:id="614" w:author="Katie Reytar" w:date="2019-06-25T16:35:00Z">
        <w:r w:rsidR="0025163A">
          <w:rPr>
            <w:rFonts w:ascii="Calibri" w:hAnsi="Calibri"/>
          </w:rPr>
          <w:t xml:space="preserve"> of tree canopy cover and height for</w:t>
        </w:r>
      </w:ins>
      <w:ins w:id="615" w:author="Katie Reytar" w:date="2019-06-25T16:32:00Z">
        <w:r w:rsidR="006E2B3C">
          <w:rPr>
            <w:rFonts w:ascii="Calibri" w:hAnsi="Calibri"/>
          </w:rPr>
          <w:t xml:space="preserve"> </w:t>
        </w:r>
      </w:ins>
      <w:ins w:id="616" w:author="Katie Reytar" w:date="2019-06-25T16:33:00Z">
        <w:r w:rsidR="00D516B5">
          <w:rPr>
            <w:rFonts w:ascii="Calibri" w:hAnsi="Calibri"/>
          </w:rPr>
          <w:t>the</w:t>
        </w:r>
      </w:ins>
      <w:ins w:id="617" w:author="Katie Reytar" w:date="2019-06-25T16:32:00Z">
        <w:r w:rsidR="006E2B3C">
          <w:rPr>
            <w:rFonts w:ascii="Calibri" w:hAnsi="Calibri"/>
          </w:rPr>
          <w:t xml:space="preserve"> period</w:t>
        </w:r>
      </w:ins>
      <w:ins w:id="618" w:author="Katie Reytar" w:date="2019-06-25T16:33:00Z">
        <w:r w:rsidR="006E2B3C">
          <w:rPr>
            <w:rFonts w:ascii="Calibri" w:hAnsi="Calibri"/>
          </w:rPr>
          <w:t xml:space="preserve"> from 2000 to 2010</w:t>
        </w:r>
      </w:ins>
      <w:ins w:id="619" w:author="Katie Reytar" w:date="2019-06-25T16:32:00Z">
        <w:r w:rsidR="006E2B3C">
          <w:rPr>
            <w:rFonts w:ascii="Calibri" w:hAnsi="Calibri"/>
          </w:rPr>
          <w:t xml:space="preserve">, as opposed to </w:t>
        </w:r>
      </w:ins>
      <w:ins w:id="620" w:author="Katie Reytar" w:date="2019-06-25T16:33:00Z">
        <w:r w:rsidR="00D516B5">
          <w:rPr>
            <w:rFonts w:ascii="Calibri" w:hAnsi="Calibri"/>
          </w:rPr>
          <w:t xml:space="preserve">any single </w:t>
        </w:r>
      </w:ins>
      <w:ins w:id="621" w:author="Katie Reytar" w:date="2019-06-25T16:32:00Z">
        <w:r w:rsidR="006E2B3C">
          <w:rPr>
            <w:rFonts w:ascii="Calibri" w:hAnsi="Calibri"/>
          </w:rPr>
          <w:t xml:space="preserve">year, to normalize for </w:t>
        </w:r>
      </w:ins>
      <w:ins w:id="622" w:author="Katie Reytar" w:date="2019-06-25T16:36:00Z">
        <w:r w:rsidR="00F93B39">
          <w:rPr>
            <w:rFonts w:ascii="Calibri" w:hAnsi="Calibri"/>
          </w:rPr>
          <w:t>regular</w:t>
        </w:r>
      </w:ins>
      <w:ins w:id="623" w:author="Katie Reytar" w:date="2019-06-25T16:37:00Z">
        <w:r w:rsidR="00B70B6D">
          <w:rPr>
            <w:rFonts w:ascii="Calibri" w:hAnsi="Calibri"/>
          </w:rPr>
          <w:t xml:space="preserve"> interannual</w:t>
        </w:r>
      </w:ins>
      <w:ins w:id="624" w:author="Katie Reytar" w:date="2019-06-25T16:33:00Z">
        <w:r w:rsidR="00D516B5">
          <w:rPr>
            <w:rFonts w:ascii="Calibri" w:hAnsi="Calibri"/>
          </w:rPr>
          <w:t xml:space="preserve"> </w:t>
        </w:r>
        <w:r w:rsidR="003167AC">
          <w:rPr>
            <w:rFonts w:ascii="Calibri" w:hAnsi="Calibri"/>
          </w:rPr>
          <w:t xml:space="preserve">fluctuations, such as from </w:t>
        </w:r>
      </w:ins>
      <w:ins w:id="625" w:author="Katie Reytar" w:date="2019-06-25T16:34:00Z">
        <w:r w:rsidR="00F026E8">
          <w:rPr>
            <w:rFonts w:ascii="Calibri" w:hAnsi="Calibri"/>
          </w:rPr>
          <w:t xml:space="preserve">plantations. </w:t>
        </w:r>
      </w:ins>
    </w:p>
    <w:p w14:paraId="292B86B4" w14:textId="731866FF" w:rsidR="007A744E" w:rsidRDefault="007A744E" w:rsidP="001E565B">
      <w:pPr>
        <w:rPr>
          <w:ins w:id="626" w:author="Katie Reytar" w:date="2019-06-26T14:03:00Z"/>
          <w:rFonts w:ascii="Calibri" w:hAnsi="Calibri"/>
        </w:rPr>
      </w:pPr>
    </w:p>
    <w:p w14:paraId="0A34497D" w14:textId="16826E61" w:rsidR="007A744E" w:rsidRPr="001E565B" w:rsidRDefault="0088104E" w:rsidP="001E565B">
      <w:pPr>
        <w:rPr>
          <w:ins w:id="627" w:author="Ingrid Schulte" w:date="2019-07-04T15:04:00Z"/>
          <w:rFonts w:ascii="Calibri" w:hAnsi="Calibri"/>
        </w:rPr>
      </w:pPr>
      <w:ins w:id="628" w:author="Katie Reytar" w:date="2019-06-26T14:07:00Z">
        <w:r>
          <w:rPr>
            <w:rFonts w:ascii="Calibri" w:hAnsi="Calibri"/>
          </w:rPr>
          <w:t>T</w:t>
        </w:r>
      </w:ins>
      <w:ins w:id="629" w:author="Katie Reytar" w:date="2019-06-26T14:06:00Z">
        <w:r w:rsidR="00F66144">
          <w:rPr>
            <w:rFonts w:ascii="Calibri" w:hAnsi="Calibri"/>
          </w:rPr>
          <w:t>o simplify and combine two complex datasets representing tree canopy cover and tree canopy height,</w:t>
        </w:r>
      </w:ins>
      <w:ins w:id="630" w:author="Katie Reytar" w:date="2019-06-26T14:03:00Z">
        <w:r w:rsidR="007A744E" w:rsidRPr="007A744E">
          <w:rPr>
            <w:rFonts w:ascii="Calibri" w:hAnsi="Calibri"/>
          </w:rPr>
          <w:t xml:space="preserve"> we </w:t>
        </w:r>
      </w:ins>
      <w:ins w:id="631" w:author="Katie Reytar" w:date="2019-06-26T14:04:00Z">
        <w:r w:rsidR="0049196C">
          <w:rPr>
            <w:rFonts w:ascii="Calibri" w:hAnsi="Calibri"/>
          </w:rPr>
          <w:t xml:space="preserve">categorized </w:t>
        </w:r>
      </w:ins>
      <w:ins w:id="632" w:author="Katie Reytar" w:date="2019-06-26T14:07:00Z">
        <w:r w:rsidR="00FD5E58">
          <w:rPr>
            <w:rFonts w:ascii="Calibri" w:hAnsi="Calibri"/>
          </w:rPr>
          <w:t xml:space="preserve">the data to be representative of either </w:t>
        </w:r>
      </w:ins>
      <w:ins w:id="633" w:author="Katie Reytar" w:date="2019-06-26T14:08:00Z">
        <w:r w:rsidR="00D95BDC">
          <w:rPr>
            <w:rFonts w:ascii="Calibri" w:hAnsi="Calibri"/>
          </w:rPr>
          <w:t>restoration or degradation</w:t>
        </w:r>
      </w:ins>
      <w:ins w:id="634" w:author="Katie Reytar" w:date="2019-06-26T14:03:00Z">
        <w:r w:rsidR="007A744E" w:rsidRPr="007A744E">
          <w:rPr>
            <w:rFonts w:ascii="Calibri" w:hAnsi="Calibri"/>
          </w:rPr>
          <w:t xml:space="preserve">. We defined </w:t>
        </w:r>
      </w:ins>
      <w:ins w:id="635" w:author="Katie Reytar" w:date="2019-06-26T14:08:00Z">
        <w:r w:rsidR="00D95BDC">
          <w:rPr>
            <w:rFonts w:ascii="Calibri" w:hAnsi="Calibri"/>
          </w:rPr>
          <w:t xml:space="preserve">restoration as an increase </w:t>
        </w:r>
      </w:ins>
      <w:ins w:id="636" w:author="Katie Reytar" w:date="2019-06-26T14:03:00Z">
        <w:r w:rsidR="007A744E" w:rsidRPr="007A744E">
          <w:rPr>
            <w:rFonts w:ascii="Calibri" w:hAnsi="Calibri"/>
          </w:rPr>
          <w:t xml:space="preserve">in tree canopy cover of </w:t>
        </w:r>
      </w:ins>
      <w:ins w:id="637" w:author="Katie Reytar" w:date="2019-06-26T14:11:00Z">
        <w:r w:rsidR="006178AD">
          <w:rPr>
            <w:rFonts w:ascii="Calibri" w:hAnsi="Calibri"/>
          </w:rPr>
          <w:t>great</w:t>
        </w:r>
      </w:ins>
      <w:ins w:id="638" w:author="Katie Reytar" w:date="2019-06-26T14:12:00Z">
        <w:r w:rsidR="006178AD">
          <w:rPr>
            <w:rFonts w:ascii="Calibri" w:hAnsi="Calibri"/>
          </w:rPr>
          <w:t>er than 20%</w:t>
        </w:r>
      </w:ins>
      <w:ins w:id="639" w:author="Katie Reytar" w:date="2019-06-26T14:03:00Z">
        <w:r w:rsidR="007A744E" w:rsidRPr="007A744E">
          <w:rPr>
            <w:rFonts w:ascii="Calibri" w:hAnsi="Calibri"/>
          </w:rPr>
          <w:t xml:space="preserve"> and any increase in tree cover height of </w:t>
        </w:r>
      </w:ins>
      <w:ins w:id="640" w:author="Katie Reytar" w:date="2019-06-26T14:12:00Z">
        <w:r w:rsidR="006178AD">
          <w:rPr>
            <w:rFonts w:ascii="Calibri" w:hAnsi="Calibri"/>
          </w:rPr>
          <w:t>greater than 5 meters</w:t>
        </w:r>
      </w:ins>
      <w:ins w:id="641" w:author="Katie Reytar" w:date="2019-06-26T14:10:00Z">
        <w:r w:rsidR="00710980">
          <w:rPr>
            <w:rFonts w:ascii="Calibri" w:hAnsi="Calibri"/>
          </w:rPr>
          <w:t xml:space="preserve"> </w:t>
        </w:r>
      </w:ins>
      <w:ins w:id="642" w:author="Katie Reytar" w:date="2019-06-26T14:03:00Z">
        <w:r w:rsidR="007A744E" w:rsidRPr="007A744E">
          <w:rPr>
            <w:rFonts w:ascii="Calibri" w:hAnsi="Calibri"/>
          </w:rPr>
          <w:t xml:space="preserve">using a pixel-by-pixel comparison of data for </w:t>
        </w:r>
      </w:ins>
      <w:ins w:id="643" w:author="Katie Reytar" w:date="2019-06-26T14:08:00Z">
        <w:r w:rsidR="00D95BDC">
          <w:rPr>
            <w:rFonts w:ascii="Calibri" w:hAnsi="Calibri"/>
          </w:rPr>
          <w:t xml:space="preserve">the baseline </w:t>
        </w:r>
      </w:ins>
      <w:ins w:id="644" w:author="Katie Reytar" w:date="2019-06-26T14:10:00Z">
        <w:r w:rsidR="00710980">
          <w:rPr>
            <w:rFonts w:ascii="Calibri" w:hAnsi="Calibri"/>
          </w:rPr>
          <w:t xml:space="preserve">(2000-2010) </w:t>
        </w:r>
      </w:ins>
      <w:ins w:id="645" w:author="Katie Reytar" w:date="2019-06-26T14:12:00Z">
        <w:r w:rsidR="006178AD">
          <w:rPr>
            <w:rFonts w:ascii="Calibri" w:hAnsi="Calibri"/>
          </w:rPr>
          <w:t>and</w:t>
        </w:r>
      </w:ins>
      <w:ins w:id="646" w:author="Katie Reytar" w:date="2019-06-26T14:09:00Z">
        <w:r w:rsidR="00D30B2D">
          <w:rPr>
            <w:rFonts w:ascii="Calibri" w:hAnsi="Calibri"/>
          </w:rPr>
          <w:t xml:space="preserve"> </w:t>
        </w:r>
      </w:ins>
      <w:ins w:id="647" w:author="Katie Reytar" w:date="2019-06-26T14:03:00Z">
        <w:r w:rsidR="007A744E" w:rsidRPr="007A744E">
          <w:rPr>
            <w:rFonts w:ascii="Calibri" w:hAnsi="Calibri"/>
          </w:rPr>
          <w:t xml:space="preserve">2017. We defined degradation as the converse -- loss of tree canopy cover greater than 20% and loss of tree height greater than 5 meters.  </w:t>
        </w:r>
      </w:ins>
    </w:p>
    <w:p w14:paraId="081F68D0" w14:textId="4FC18196" w:rsidR="000A6B3E" w:rsidRDefault="000A6B3E" w:rsidP="000A6B3E"/>
    <w:p w14:paraId="0B879C94" w14:textId="578803FF" w:rsidR="001E565B" w:rsidRPr="001E565B" w:rsidRDefault="001E565B" w:rsidP="001E565B">
      <w:pPr>
        <w:rPr>
          <w:rFonts w:ascii="Calibri" w:hAnsi="Calibri"/>
        </w:rPr>
      </w:pPr>
      <w:r w:rsidRPr="001E565B">
        <w:rPr>
          <w:rFonts w:ascii="Calibri" w:hAnsi="Calibri"/>
        </w:rPr>
        <w:t xml:space="preserve">The significance of this dataset is that it provides a comprehensive picture of forest cover change for the region – both the gain and loss. Therefore, it is possible to calculate the net impact of both restoration and forest degradation/deforestation on total forest cover. The results (Table 3) show that, in total for the Mekong region, there was both gain and loss of </w:t>
      </w:r>
      <w:commentRangeStart w:id="648"/>
      <w:commentRangeStart w:id="649"/>
      <w:r w:rsidRPr="001E565B">
        <w:rPr>
          <w:rFonts w:ascii="Calibri" w:hAnsi="Calibri"/>
        </w:rPr>
        <w:t xml:space="preserve">forest cover </w:t>
      </w:r>
      <w:commentRangeEnd w:id="648"/>
      <w:r w:rsidR="00BB38F5">
        <w:rPr>
          <w:rStyle w:val="CommentReference"/>
        </w:rPr>
        <w:commentReference w:id="648"/>
      </w:r>
      <w:commentRangeEnd w:id="649"/>
      <w:r w:rsidR="000B4A2A">
        <w:rPr>
          <w:rStyle w:val="CommentReference"/>
        </w:rPr>
        <w:commentReference w:id="649"/>
      </w:r>
      <w:r w:rsidRPr="001E565B">
        <w:rPr>
          <w:rFonts w:ascii="Calibri" w:hAnsi="Calibri"/>
        </w:rPr>
        <w:t xml:space="preserve">on the order of millions of hectares, with an overall net loss for both time periods of </w:t>
      </w:r>
      <w:ins w:id="650" w:author="Katie Reytar" w:date="2019-06-26T13:54:00Z">
        <w:r w:rsidR="00C36F67">
          <w:rPr>
            <w:rFonts w:ascii="Calibri" w:hAnsi="Calibri"/>
          </w:rPr>
          <w:t xml:space="preserve">7.8 million hectares, or a loss of </w:t>
        </w:r>
      </w:ins>
      <w:r w:rsidRPr="001E565B">
        <w:rPr>
          <w:rFonts w:ascii="Calibri" w:hAnsi="Calibri"/>
        </w:rPr>
        <w:t>roughly 2 percent</w:t>
      </w:r>
      <w:del w:id="651" w:author="Ingrid Schulte" w:date="2019-07-04T15:05:00Z">
        <w:r w:rsidRPr="001E565B">
          <w:rPr>
            <w:rFonts w:ascii="Calibri" w:hAnsi="Calibri"/>
          </w:rPr>
          <w:delText>.</w:delText>
        </w:r>
      </w:del>
      <w:ins w:id="652" w:author="Katie Reytar" w:date="2019-06-26T13:54:00Z">
        <w:r w:rsidR="00C36F67">
          <w:rPr>
            <w:rFonts w:ascii="Calibri" w:hAnsi="Calibri"/>
          </w:rPr>
          <w:t xml:space="preserve"> of tree cover</w:t>
        </w:r>
      </w:ins>
      <w:ins w:id="653" w:author="Ingrid Schulte" w:date="2019-07-04T15:05:00Z">
        <w:r w:rsidRPr="001E565B">
          <w:rPr>
            <w:rFonts w:ascii="Calibri" w:hAnsi="Calibri"/>
          </w:rPr>
          <w:t>.</w:t>
        </w:r>
      </w:ins>
      <w:r w:rsidRPr="001E565B">
        <w:rPr>
          <w:rFonts w:ascii="Calibri" w:hAnsi="Calibri"/>
        </w:rPr>
        <w:t xml:space="preserve">  </w:t>
      </w:r>
      <w:del w:id="654" w:author="Katie Reytar" w:date="2019-06-26T13:54:00Z">
        <w:r w:rsidRPr="001E565B" w:rsidDel="00EC62E1">
          <w:rPr>
            <w:rFonts w:ascii="Calibri" w:hAnsi="Calibri"/>
          </w:rPr>
          <w:delText xml:space="preserve">However, there was an overall slowing of the degradation rate from 2011-2017.  Conversely, there was also a slowing of the overall gain rate such that the reduction in forest degradation was not matched by increased forest restoration. </w:delText>
        </w:r>
      </w:del>
    </w:p>
    <w:p w14:paraId="2DE13F01" w14:textId="77777777" w:rsidR="001E565B" w:rsidRPr="001E565B" w:rsidRDefault="001E565B" w:rsidP="001E565B">
      <w:pPr>
        <w:rPr>
          <w:rFonts w:ascii="Calibri" w:hAnsi="Calibri"/>
        </w:rPr>
      </w:pPr>
    </w:p>
    <w:p w14:paraId="6C8E9555" w14:textId="1929A2B2" w:rsidR="001E565B" w:rsidRPr="001E565B" w:rsidRDefault="001E565B" w:rsidP="001E565B">
      <w:pPr>
        <w:rPr>
          <w:rFonts w:ascii="Calibri" w:hAnsi="Calibri"/>
        </w:rPr>
      </w:pPr>
      <w:r w:rsidRPr="001E565B">
        <w:rPr>
          <w:rFonts w:ascii="Calibri" w:hAnsi="Calibri"/>
        </w:rPr>
        <w:t xml:space="preserve">Analysis of the country-level results also show some interesting trends. </w:t>
      </w:r>
      <w:del w:id="655" w:author="Ingrid Schulte" w:date="2019-07-04T15:04:00Z">
        <w:r w:rsidRPr="001E565B">
          <w:rPr>
            <w:rFonts w:ascii="Calibri" w:hAnsi="Calibri"/>
          </w:rPr>
          <w:delText>Comparing the two time periods,</w:delText>
        </w:r>
      </w:del>
      <w:ins w:id="656" w:author="Ingrid Schulte" w:date="2019-07-04T15:04:00Z">
        <w:r w:rsidRPr="001E565B">
          <w:rPr>
            <w:rFonts w:ascii="Calibri" w:hAnsi="Calibri"/>
          </w:rPr>
          <w:t>Comparing the two time periods,</w:t>
        </w:r>
      </w:ins>
      <w:ins w:id="657" w:author="Katie Reytar" w:date="2019-06-26T13:56:00Z">
        <w:r w:rsidR="00094C60">
          <w:rPr>
            <w:rFonts w:ascii="Calibri" w:hAnsi="Calibri"/>
          </w:rPr>
          <w:t xml:space="preserve"> Thailand was the only country in the region to have a net gain in tree cove</w:t>
        </w:r>
      </w:ins>
      <w:ins w:id="658" w:author="Katie Reytar" w:date="2019-06-26T13:57:00Z">
        <w:r w:rsidR="00094C60">
          <w:rPr>
            <w:rFonts w:ascii="Calibri" w:hAnsi="Calibri"/>
          </w:rPr>
          <w:t xml:space="preserve">r, at 1.4M ha or a 2% increase in tree cover. Conversely, Laos had the highest </w:t>
        </w:r>
      </w:ins>
      <w:ins w:id="659" w:author="Katie Reytar" w:date="2019-06-26T13:58:00Z">
        <w:r w:rsidR="00094C60">
          <w:rPr>
            <w:rFonts w:ascii="Calibri" w:hAnsi="Calibri"/>
          </w:rPr>
          <w:t>net</w:t>
        </w:r>
      </w:ins>
      <w:ins w:id="660" w:author="Katie Reytar" w:date="2019-06-26T13:57:00Z">
        <w:r w:rsidR="00094C60">
          <w:rPr>
            <w:rFonts w:ascii="Calibri" w:hAnsi="Calibri"/>
          </w:rPr>
          <w:t xml:space="preserve"> loss of tree cover compared to the </w:t>
        </w:r>
      </w:ins>
      <w:ins w:id="661" w:author="Katie Reytar" w:date="2019-06-26T13:58:00Z">
        <w:r w:rsidR="00094C60">
          <w:rPr>
            <w:rFonts w:ascii="Calibri" w:hAnsi="Calibri"/>
          </w:rPr>
          <w:t xml:space="preserve">country’s size – at 2.4 </w:t>
        </w:r>
        <w:proofErr w:type="spellStart"/>
        <w:r w:rsidR="00094C60">
          <w:rPr>
            <w:rFonts w:ascii="Calibri" w:hAnsi="Calibri"/>
          </w:rPr>
          <w:t>Mha</w:t>
        </w:r>
        <w:proofErr w:type="spellEnd"/>
        <w:r w:rsidR="00094C60">
          <w:rPr>
            <w:rFonts w:ascii="Calibri" w:hAnsi="Calibri"/>
          </w:rPr>
          <w:t xml:space="preserve"> and </w:t>
        </w:r>
        <w:r w:rsidR="00FA724B">
          <w:rPr>
            <w:rFonts w:ascii="Calibri" w:hAnsi="Calibri"/>
          </w:rPr>
          <w:t xml:space="preserve">-9%, with Cambodia close behind at 2.5Mha and </w:t>
        </w:r>
      </w:ins>
      <w:ins w:id="662" w:author="Katie Reytar" w:date="2019-06-26T13:59:00Z">
        <w:r w:rsidR="00FA724B">
          <w:rPr>
            <w:rFonts w:ascii="Calibri" w:hAnsi="Calibri"/>
          </w:rPr>
          <w:t>-</w:t>
        </w:r>
      </w:ins>
      <w:ins w:id="663" w:author="Katie Reytar" w:date="2019-06-26T13:58:00Z">
        <w:r w:rsidR="00FA724B">
          <w:rPr>
            <w:rFonts w:ascii="Calibri" w:hAnsi="Calibri"/>
          </w:rPr>
          <w:t xml:space="preserve"> 8%.</w:t>
        </w:r>
      </w:ins>
      <w:ins w:id="664" w:author="Katie Reytar" w:date="2019-06-26T13:57:00Z">
        <w:r w:rsidR="00094C60">
          <w:rPr>
            <w:rFonts w:ascii="Calibri" w:hAnsi="Calibri"/>
          </w:rPr>
          <w:t xml:space="preserve"> </w:t>
        </w:r>
      </w:ins>
      <w:del w:id="665" w:author="Katie Reytar" w:date="2019-06-26T13:57:00Z">
        <w:r w:rsidRPr="001E565B" w:rsidDel="00094C60">
          <w:rPr>
            <w:rFonts w:ascii="Calibri" w:hAnsi="Calibri"/>
          </w:rPr>
          <w:delText xml:space="preserve"> Laos </w:delText>
        </w:r>
      </w:del>
      <w:del w:id="666" w:author="Katie Reytar" w:date="2019-06-26T13:55:00Z">
        <w:r w:rsidRPr="001E565B" w:rsidDel="00C36F67">
          <w:rPr>
            <w:rFonts w:ascii="Calibri" w:hAnsi="Calibri"/>
          </w:rPr>
          <w:delText xml:space="preserve">reduced their forest loss rate and had a consistent gain rate, thus indicating an overall positive trend toward restoration, although they also </w:delText>
        </w:r>
      </w:del>
      <w:del w:id="667" w:author="Katie Reytar" w:date="2019-06-26T13:57:00Z">
        <w:r w:rsidRPr="001E565B" w:rsidDel="00094C60">
          <w:rPr>
            <w:rFonts w:ascii="Calibri" w:hAnsi="Calibri"/>
          </w:rPr>
          <w:delText xml:space="preserve">had </w:delText>
        </w:r>
      </w:del>
      <w:del w:id="668" w:author="Katie Reytar" w:date="2019-06-26T13:55:00Z">
        <w:r w:rsidRPr="001E565B" w:rsidDel="00C36F67">
          <w:rPr>
            <w:rFonts w:ascii="Calibri" w:hAnsi="Calibri"/>
          </w:rPr>
          <w:delText xml:space="preserve">some of </w:delText>
        </w:r>
      </w:del>
      <w:del w:id="669" w:author="Katie Reytar" w:date="2019-06-26T13:57:00Z">
        <w:r w:rsidRPr="001E565B" w:rsidDel="00094C60">
          <w:rPr>
            <w:rFonts w:ascii="Calibri" w:hAnsi="Calibri"/>
          </w:rPr>
          <w:delText>the highest proportional loss</w:delText>
        </w:r>
      </w:del>
      <w:del w:id="670" w:author="Katie Reytar" w:date="2019-06-26T13:55:00Z">
        <w:r w:rsidRPr="001E565B" w:rsidDel="00C36F67">
          <w:rPr>
            <w:rFonts w:ascii="Calibri" w:hAnsi="Calibri"/>
          </w:rPr>
          <w:delText xml:space="preserve">es </w:delText>
        </w:r>
      </w:del>
      <w:del w:id="671" w:author="Katie Reytar" w:date="2019-06-26T13:57:00Z">
        <w:r w:rsidRPr="001E565B" w:rsidDel="00094C60">
          <w:rPr>
            <w:rFonts w:ascii="Calibri" w:hAnsi="Calibri"/>
          </w:rPr>
          <w:delText xml:space="preserve">of </w:delText>
        </w:r>
      </w:del>
      <w:del w:id="672" w:author="Katie Reytar" w:date="2019-06-26T13:55:00Z">
        <w:r w:rsidRPr="001E565B" w:rsidDel="007B4A5A">
          <w:rPr>
            <w:rFonts w:ascii="Calibri" w:hAnsi="Calibri"/>
          </w:rPr>
          <w:delText xml:space="preserve">forest </w:delText>
        </w:r>
      </w:del>
      <w:del w:id="673" w:author="Katie Reytar" w:date="2019-06-26T13:57:00Z">
        <w:r w:rsidRPr="001E565B" w:rsidDel="00094C60">
          <w:rPr>
            <w:rFonts w:ascii="Calibri" w:hAnsi="Calibri"/>
          </w:rPr>
          <w:delText xml:space="preserve">cover compared to their country’s size.  </w:delText>
        </w:r>
      </w:del>
      <w:del w:id="674" w:author="Katie Reytar" w:date="2019-06-26T13:56:00Z">
        <w:r w:rsidRPr="001E565B" w:rsidDel="00094C60">
          <w:rPr>
            <w:rFonts w:ascii="Calibri" w:hAnsi="Calibri"/>
          </w:rPr>
          <w:delText xml:space="preserve">Similarly, Thailand had a net gain in forest cover for both time periods, while significantly reducing their loss rate from 2011-2017. Myanmar also showed significant reduction in their forest degradation rate from 2011-2017. Both Cambodia and Vietnam exhibited increased forest cover loss and decreased forest cover gain for both time periods, demonstrating negative progress on both deforestation prevention and restoration.  </w:delText>
        </w:r>
      </w:del>
    </w:p>
    <w:p w14:paraId="353ADEEF" w14:textId="77777777" w:rsidR="001E565B" w:rsidRPr="001E565B" w:rsidRDefault="001E565B" w:rsidP="001E565B">
      <w:pPr>
        <w:rPr>
          <w:rFonts w:ascii="Calibri" w:hAnsi="Calibri"/>
        </w:rPr>
      </w:pPr>
    </w:p>
    <w:p w14:paraId="3503C73B" w14:textId="77777777" w:rsidR="001E565B" w:rsidRPr="001E565B" w:rsidRDefault="001E565B" w:rsidP="001E565B">
      <w:pPr>
        <w:rPr>
          <w:rFonts w:ascii="Calibri" w:hAnsi="Calibri"/>
        </w:rPr>
      </w:pPr>
      <w:r w:rsidRPr="001E565B">
        <w:rPr>
          <w:rFonts w:ascii="Calibri" w:hAnsi="Calibri"/>
        </w:rPr>
        <w:t xml:space="preserve">Overall the data show that forest cover change is a highly dynamic process – it cannot be viewed in terms of just deforestation or just restoration – it is the net change that is important.  The data also show that forest cover change is spatially-explicit – it is highly variable from country to country– given that it is influenced by a multitude of factors. </w:t>
      </w:r>
    </w:p>
    <w:p w14:paraId="6CFEE4E4" w14:textId="0327909C" w:rsidR="001E565B" w:rsidRPr="001E565B" w:rsidDel="00B77920" w:rsidRDefault="001E565B" w:rsidP="002155F3">
      <w:pPr>
        <w:pStyle w:val="Caption"/>
        <w:keepNext/>
        <w:keepLines/>
        <w:rPr>
          <w:del w:id="675" w:author="Katie Reytar" w:date="2019-06-28T15:04:00Z"/>
          <w:i/>
          <w:szCs w:val="16"/>
        </w:rPr>
      </w:pPr>
      <w:r w:rsidRPr="001E565B">
        <w:rPr>
          <w:b/>
          <w:i/>
          <w:szCs w:val="16"/>
        </w:rPr>
        <w:lastRenderedPageBreak/>
        <w:t>Table</w:t>
      </w:r>
      <w:r w:rsidR="00F349F6">
        <w:rPr>
          <w:b/>
          <w:i/>
          <w:szCs w:val="16"/>
        </w:rPr>
        <w:t xml:space="preserve"> 3</w:t>
      </w:r>
      <w:r w:rsidRPr="001E565B">
        <w:rPr>
          <w:i/>
          <w:szCs w:val="16"/>
        </w:rPr>
        <w:t xml:space="preserve">. Estimated Net Change in Forest Cover in the Mekong Region: </w:t>
      </w:r>
      <w:ins w:id="676" w:author="Katie Reytar" w:date="2019-06-25T16:38:00Z">
        <w:r w:rsidR="00C77A58">
          <w:rPr>
            <w:i/>
            <w:szCs w:val="16"/>
          </w:rPr>
          <w:t xml:space="preserve">Comparing 2017 to the baseline period </w:t>
        </w:r>
      </w:ins>
      <w:r w:rsidRPr="001E565B">
        <w:rPr>
          <w:i/>
          <w:szCs w:val="16"/>
        </w:rPr>
        <w:t>2000-2010</w:t>
      </w:r>
      <w:del w:id="677" w:author="Katie Reytar" w:date="2019-06-25T16:38:00Z">
        <w:r w:rsidRPr="001E565B" w:rsidDel="00C77A58">
          <w:rPr>
            <w:i/>
            <w:szCs w:val="16"/>
          </w:rPr>
          <w:delText xml:space="preserve"> and </w:delText>
        </w:r>
      </w:del>
      <w:del w:id="678" w:author="Katie Reytar" w:date="2019-06-25T16:37:00Z">
        <w:r w:rsidRPr="001E565B" w:rsidDel="00C77A58">
          <w:rPr>
            <w:i/>
            <w:szCs w:val="16"/>
          </w:rPr>
          <w:delText>2011-</w:delText>
        </w:r>
      </w:del>
      <w:del w:id="679" w:author="Katie Reytar" w:date="2019-06-25T16:38:00Z">
        <w:r w:rsidRPr="001E565B" w:rsidDel="00C77A58">
          <w:rPr>
            <w:i/>
            <w:szCs w:val="16"/>
          </w:rPr>
          <w:delText>2017</w:delText>
        </w:r>
      </w:del>
      <w:r w:rsidRPr="001E565B">
        <w:rPr>
          <w:i/>
          <w:szCs w:val="16"/>
        </w:rPr>
        <w:t xml:space="preserve">. </w:t>
      </w:r>
    </w:p>
    <w:p w14:paraId="09A00374" w14:textId="13D6F18D" w:rsidR="001E565B" w:rsidRPr="00411D9D" w:rsidRDefault="001E565B">
      <w:pPr>
        <w:pStyle w:val="Caption"/>
        <w:keepNext/>
        <w:keepLines/>
        <w:rPr>
          <w:rPrChange w:id="680" w:author="Ingrid Schulte" w:date="2019-07-10T09:14:00Z">
            <w:rPr>
              <w:b/>
            </w:rPr>
          </w:rPrChange>
        </w:rPr>
        <w:pPrChange w:id="681" w:author="Ingrid Schulte" w:date="2019-07-10T09:14:00Z">
          <w:pPr/>
        </w:pPrChange>
      </w:pPr>
      <w:del w:id="682" w:author="Katie Reytar" w:date="2019-06-25T16:53:00Z">
        <w:r w:rsidRPr="00411D9D" w:rsidDel="00D44266">
          <w:rPr>
            <w:rPrChange w:id="683" w:author="Ingrid Schulte" w:date="2019-07-10T09:14:00Z">
              <w:rPr>
                <w:b/>
              </w:rPr>
            </w:rPrChange>
          </w:rPr>
          <w:delText>DRAFT – DO NOT CIT</w:delText>
        </w:r>
        <w:r w:rsidDel="00D44266">
          <w:rPr>
            <w:rPrChange w:id="684" w:author="Ingrid Schulte" w:date="2019-07-10T09:14:00Z">
              <w:rPr>
                <w:b/>
              </w:rPr>
            </w:rPrChange>
          </w:rPr>
          <w:delText>E NUMBERS</w:delText>
        </w:r>
        <w:r w:rsidRPr="00411D9D" w:rsidDel="00D44266">
          <w:rPr>
            <w:rPrChange w:id="685" w:author="Ingrid Schulte" w:date="2019-07-10T09:14:00Z">
              <w:rPr>
                <w:b/>
              </w:rPr>
            </w:rPrChange>
          </w:rPr>
          <w:delText xml:space="preserve">– ANALYSIS </w:delText>
        </w:r>
        <w:r w:rsidDel="00D44266">
          <w:rPr>
            <w:rPrChange w:id="686" w:author="Ingrid Schulte" w:date="2019-07-10T09:14:00Z">
              <w:rPr>
                <w:b/>
              </w:rPr>
            </w:rPrChange>
          </w:rPr>
          <w:delText>NOT FINAL</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346"/>
        <w:gridCol w:w="959"/>
        <w:gridCol w:w="912"/>
        <w:gridCol w:w="393"/>
        <w:gridCol w:w="1305"/>
        <w:gridCol w:w="173"/>
        <w:gridCol w:w="1132"/>
        <w:gridCol w:w="739"/>
        <w:gridCol w:w="566"/>
        <w:gridCol w:w="1305"/>
      </w:tblGrid>
      <w:tr w:rsidR="001E565B" w:rsidRPr="00307F0B" w:rsidDel="00D44266" w14:paraId="620809A1" w14:textId="0BE4DE3B" w:rsidTr="00207E8E">
        <w:trPr>
          <w:trHeight w:val="300"/>
          <w:del w:id="687" w:author="Katie Reytar" w:date="2019-06-25T16:53:00Z"/>
        </w:trPr>
        <w:tc>
          <w:tcPr>
            <w:tcW w:w="1525" w:type="dxa"/>
            <w:shd w:val="clear" w:color="auto" w:fill="DEEAF6" w:themeFill="accent1" w:themeFillTint="33"/>
            <w:noWrap/>
            <w:vAlign w:val="bottom"/>
          </w:tcPr>
          <w:p w14:paraId="5AB14019" w14:textId="5B221974" w:rsidR="001E565B" w:rsidRPr="00307F0B" w:rsidDel="00D44266" w:rsidRDefault="001E565B" w:rsidP="002155F3">
            <w:pPr>
              <w:keepNext/>
              <w:keepLines/>
              <w:rPr>
                <w:del w:id="688" w:author="Katie Reytar" w:date="2019-06-25T16:53:00Z"/>
                <w:rFonts w:eastAsia="Times New Roman"/>
              </w:rPr>
            </w:pPr>
          </w:p>
        </w:tc>
        <w:tc>
          <w:tcPr>
            <w:tcW w:w="2610" w:type="dxa"/>
            <w:gridSpan w:val="4"/>
            <w:tcBorders>
              <w:right w:val="double" w:sz="4" w:space="0" w:color="auto"/>
            </w:tcBorders>
            <w:shd w:val="clear" w:color="auto" w:fill="DEEAF6" w:themeFill="accent1" w:themeFillTint="33"/>
            <w:vAlign w:val="bottom"/>
          </w:tcPr>
          <w:p w14:paraId="5CF4D972" w14:textId="5743AFA7" w:rsidR="001E565B" w:rsidRPr="00307F0B" w:rsidDel="00D44266" w:rsidRDefault="001E565B">
            <w:pPr>
              <w:keepNext/>
              <w:keepLines/>
              <w:jc w:val="center"/>
              <w:rPr>
                <w:del w:id="689" w:author="Katie Reytar" w:date="2019-06-25T16:53:00Z"/>
                <w:rFonts w:ascii="Calibri" w:eastAsia="Times New Roman" w:hAnsi="Calibri" w:cs="Calibri"/>
                <w:b/>
                <w:color w:val="000000"/>
              </w:rPr>
            </w:pPr>
            <w:del w:id="690" w:author="Katie Reytar" w:date="2019-06-25T16:53:00Z">
              <w:r w:rsidRPr="00307F0B" w:rsidDel="00D44266">
                <w:rPr>
                  <w:rFonts w:ascii="Calibri" w:eastAsia="Times New Roman" w:hAnsi="Calibri" w:cs="Calibri"/>
                  <w:b/>
                  <w:color w:val="000000"/>
                </w:rPr>
                <w:delText>2000-2010</w:delText>
              </w:r>
            </w:del>
          </w:p>
        </w:tc>
        <w:tc>
          <w:tcPr>
            <w:tcW w:w="2610" w:type="dxa"/>
            <w:gridSpan w:val="3"/>
            <w:tcBorders>
              <w:left w:val="double" w:sz="4" w:space="0" w:color="auto"/>
              <w:right w:val="double" w:sz="4" w:space="0" w:color="auto"/>
            </w:tcBorders>
            <w:shd w:val="clear" w:color="auto" w:fill="DEEAF6" w:themeFill="accent1" w:themeFillTint="33"/>
            <w:vAlign w:val="bottom"/>
          </w:tcPr>
          <w:p w14:paraId="3846C680" w14:textId="4D457A4C" w:rsidR="001E565B" w:rsidRPr="00307F0B" w:rsidDel="00D44266" w:rsidRDefault="001E565B">
            <w:pPr>
              <w:keepNext/>
              <w:keepLines/>
              <w:jc w:val="center"/>
              <w:rPr>
                <w:del w:id="691" w:author="Katie Reytar" w:date="2019-06-25T16:53:00Z"/>
                <w:rFonts w:ascii="Calibri" w:eastAsia="Times New Roman" w:hAnsi="Calibri" w:cs="Calibri"/>
                <w:b/>
                <w:color w:val="000000"/>
              </w:rPr>
            </w:pPr>
            <w:del w:id="692" w:author="Katie Reytar" w:date="2019-06-25T16:53:00Z">
              <w:r w:rsidDel="00D44266">
                <w:rPr>
                  <w:rFonts w:ascii="Calibri" w:eastAsia="Times New Roman" w:hAnsi="Calibri" w:cs="Calibri"/>
                  <w:b/>
                  <w:color w:val="000000"/>
                </w:rPr>
                <w:delText>2011-</w:delText>
              </w:r>
              <w:r w:rsidRPr="00307F0B" w:rsidDel="00D44266">
                <w:rPr>
                  <w:rFonts w:ascii="Calibri" w:eastAsia="Times New Roman" w:hAnsi="Calibri" w:cs="Calibri"/>
                  <w:b/>
                  <w:color w:val="000000"/>
                </w:rPr>
                <w:delText>2017</w:delText>
              </w:r>
            </w:del>
          </w:p>
        </w:tc>
        <w:tc>
          <w:tcPr>
            <w:tcW w:w="2610" w:type="dxa"/>
            <w:gridSpan w:val="3"/>
            <w:tcBorders>
              <w:left w:val="double" w:sz="4" w:space="0" w:color="auto"/>
            </w:tcBorders>
            <w:shd w:val="clear" w:color="auto" w:fill="DEEAF6" w:themeFill="accent1" w:themeFillTint="33"/>
            <w:noWrap/>
            <w:vAlign w:val="bottom"/>
          </w:tcPr>
          <w:p w14:paraId="0E39FF69" w14:textId="6450D414" w:rsidR="001E565B" w:rsidRPr="00307F0B" w:rsidDel="00D44266" w:rsidRDefault="001E565B">
            <w:pPr>
              <w:keepNext/>
              <w:keepLines/>
              <w:jc w:val="center"/>
              <w:rPr>
                <w:del w:id="693" w:author="Katie Reytar" w:date="2019-06-25T16:53:00Z"/>
                <w:rFonts w:eastAsia="Times New Roman" w:cstheme="minorHAnsi"/>
                <w:b/>
              </w:rPr>
            </w:pPr>
            <w:del w:id="694" w:author="Katie Reytar" w:date="2019-06-25T16:53:00Z">
              <w:r w:rsidRPr="00231CD1" w:rsidDel="00D44266">
                <w:rPr>
                  <w:rFonts w:eastAsia="Times New Roman" w:cstheme="minorHAnsi"/>
                  <w:b/>
                </w:rPr>
                <w:delText>Comparison</w:delText>
              </w:r>
              <w:r w:rsidDel="00D44266">
                <w:rPr>
                  <w:rFonts w:eastAsia="Times New Roman" w:cstheme="minorHAnsi"/>
                  <w:b/>
                </w:rPr>
                <w:delText xml:space="preserve"> of time periods</w:delText>
              </w:r>
            </w:del>
          </w:p>
        </w:tc>
      </w:tr>
      <w:tr w:rsidR="001E565B" w:rsidRPr="00307F0B" w:rsidDel="00D44266" w14:paraId="338FEAAF" w14:textId="51C751F7" w:rsidTr="00207E8E">
        <w:trPr>
          <w:trHeight w:val="600"/>
          <w:del w:id="695" w:author="Katie Reytar" w:date="2019-06-25T16:53:00Z"/>
        </w:trPr>
        <w:tc>
          <w:tcPr>
            <w:tcW w:w="1525" w:type="dxa"/>
            <w:shd w:val="clear" w:color="auto" w:fill="DEEAF6" w:themeFill="accent1" w:themeFillTint="33"/>
            <w:vAlign w:val="bottom"/>
          </w:tcPr>
          <w:p w14:paraId="69663EF3" w14:textId="18084A70" w:rsidR="001E565B" w:rsidRPr="00307F0B" w:rsidDel="00D44266" w:rsidRDefault="001E565B" w:rsidP="002155F3">
            <w:pPr>
              <w:keepNext/>
              <w:keepLines/>
              <w:rPr>
                <w:del w:id="696" w:author="Katie Reytar" w:date="2019-06-25T16:53:00Z"/>
                <w:rFonts w:eastAsia="Times New Roman" w:cstheme="minorHAnsi"/>
                <w:b/>
              </w:rPr>
            </w:pPr>
            <w:del w:id="697" w:author="Katie Reytar" w:date="2019-06-25T16:53:00Z">
              <w:r w:rsidRPr="00B43C2B" w:rsidDel="00D44266">
                <w:rPr>
                  <w:rFonts w:eastAsia="Times New Roman" w:cstheme="minorHAnsi"/>
                  <w:b/>
                </w:rPr>
                <w:delText>Country</w:delText>
              </w:r>
            </w:del>
          </w:p>
        </w:tc>
        <w:tc>
          <w:tcPr>
            <w:tcW w:w="1305" w:type="dxa"/>
            <w:gridSpan w:val="2"/>
            <w:shd w:val="clear" w:color="auto" w:fill="DEEAF6" w:themeFill="accent1" w:themeFillTint="33"/>
            <w:vAlign w:val="bottom"/>
          </w:tcPr>
          <w:p w14:paraId="1289EBD6" w14:textId="076F4D48" w:rsidR="001E565B" w:rsidRPr="00307F0B" w:rsidDel="00D44266" w:rsidRDefault="001E565B">
            <w:pPr>
              <w:keepNext/>
              <w:keepLines/>
              <w:rPr>
                <w:del w:id="698" w:author="Katie Reytar" w:date="2019-06-25T16:53:00Z"/>
                <w:rFonts w:ascii="Calibri" w:eastAsia="Times New Roman" w:hAnsi="Calibri" w:cs="Calibri"/>
                <w:b/>
                <w:color w:val="000000"/>
              </w:rPr>
            </w:pPr>
            <w:del w:id="699" w:author="Katie Reytar" w:date="2019-06-25T16:53:00Z">
              <w:r w:rsidRPr="00307F0B" w:rsidDel="00D44266">
                <w:rPr>
                  <w:rFonts w:ascii="Calibri" w:eastAsia="Times New Roman" w:hAnsi="Calibri" w:cs="Calibri"/>
                  <w:b/>
                  <w:color w:val="000000"/>
                </w:rPr>
                <w:delText xml:space="preserve"> Net change (Mha) </w:delText>
              </w:r>
            </w:del>
          </w:p>
        </w:tc>
        <w:tc>
          <w:tcPr>
            <w:tcW w:w="1305" w:type="dxa"/>
            <w:gridSpan w:val="2"/>
            <w:tcBorders>
              <w:right w:val="double" w:sz="4" w:space="0" w:color="auto"/>
            </w:tcBorders>
            <w:shd w:val="clear" w:color="auto" w:fill="DEEAF6" w:themeFill="accent1" w:themeFillTint="33"/>
            <w:vAlign w:val="bottom"/>
          </w:tcPr>
          <w:p w14:paraId="5029385F" w14:textId="6210D233" w:rsidR="001E565B" w:rsidRPr="00307F0B" w:rsidDel="00D44266" w:rsidRDefault="001E565B">
            <w:pPr>
              <w:keepNext/>
              <w:keepLines/>
              <w:rPr>
                <w:del w:id="700" w:author="Katie Reytar" w:date="2019-06-25T16:53:00Z"/>
                <w:rFonts w:ascii="Calibri" w:eastAsia="Times New Roman" w:hAnsi="Calibri" w:cs="Calibri"/>
                <w:b/>
                <w:color w:val="000000"/>
              </w:rPr>
            </w:pPr>
            <w:del w:id="701" w:author="Katie Reytar" w:date="2019-06-25T16:53:00Z">
              <w:r w:rsidRPr="00307F0B" w:rsidDel="00D44266">
                <w:rPr>
                  <w:rFonts w:ascii="Calibri" w:eastAsia="Times New Roman" w:hAnsi="Calibri" w:cs="Calibri"/>
                  <w:b/>
                  <w:color w:val="000000"/>
                </w:rPr>
                <w:delText xml:space="preserve"> Net change (%) </w:delText>
              </w:r>
            </w:del>
          </w:p>
        </w:tc>
        <w:tc>
          <w:tcPr>
            <w:tcW w:w="1305" w:type="dxa"/>
            <w:shd w:val="clear" w:color="auto" w:fill="DEEAF6" w:themeFill="accent1" w:themeFillTint="33"/>
            <w:vAlign w:val="bottom"/>
          </w:tcPr>
          <w:p w14:paraId="5864873A" w14:textId="145D1160" w:rsidR="001E565B" w:rsidRPr="00307F0B" w:rsidDel="00D44266" w:rsidRDefault="001E565B">
            <w:pPr>
              <w:keepNext/>
              <w:keepLines/>
              <w:rPr>
                <w:del w:id="702" w:author="Katie Reytar" w:date="2019-06-25T16:53:00Z"/>
                <w:rFonts w:ascii="Calibri" w:eastAsia="Times New Roman" w:hAnsi="Calibri" w:cs="Calibri"/>
                <w:b/>
                <w:color w:val="000000"/>
              </w:rPr>
            </w:pPr>
            <w:del w:id="703" w:author="Katie Reytar" w:date="2019-06-25T16:53:00Z">
              <w:r w:rsidRPr="00307F0B" w:rsidDel="00D44266">
                <w:rPr>
                  <w:rFonts w:ascii="Calibri" w:eastAsia="Times New Roman" w:hAnsi="Calibri" w:cs="Calibri"/>
                  <w:b/>
                  <w:color w:val="000000"/>
                </w:rPr>
                <w:delText xml:space="preserve"> Net change (Mha) </w:delText>
              </w:r>
            </w:del>
          </w:p>
        </w:tc>
        <w:tc>
          <w:tcPr>
            <w:tcW w:w="1305" w:type="dxa"/>
            <w:gridSpan w:val="2"/>
            <w:tcBorders>
              <w:right w:val="double" w:sz="4" w:space="0" w:color="auto"/>
            </w:tcBorders>
            <w:shd w:val="clear" w:color="auto" w:fill="DEEAF6" w:themeFill="accent1" w:themeFillTint="33"/>
            <w:vAlign w:val="bottom"/>
          </w:tcPr>
          <w:p w14:paraId="23A4996F" w14:textId="5C6CD300" w:rsidR="001E565B" w:rsidRPr="00307F0B" w:rsidDel="00D44266" w:rsidRDefault="001E565B">
            <w:pPr>
              <w:keepNext/>
              <w:keepLines/>
              <w:rPr>
                <w:del w:id="704" w:author="Katie Reytar" w:date="2019-06-25T16:53:00Z"/>
                <w:rFonts w:ascii="Calibri" w:eastAsia="Times New Roman" w:hAnsi="Calibri" w:cs="Calibri"/>
                <w:b/>
                <w:color w:val="000000"/>
              </w:rPr>
            </w:pPr>
            <w:del w:id="705" w:author="Katie Reytar" w:date="2019-06-25T16:53:00Z">
              <w:r w:rsidRPr="00307F0B" w:rsidDel="00D44266">
                <w:rPr>
                  <w:rFonts w:ascii="Calibri" w:eastAsia="Times New Roman" w:hAnsi="Calibri" w:cs="Calibri"/>
                  <w:b/>
                  <w:color w:val="000000"/>
                </w:rPr>
                <w:delText xml:space="preserve"> Net change (%) </w:delText>
              </w:r>
            </w:del>
          </w:p>
        </w:tc>
        <w:tc>
          <w:tcPr>
            <w:tcW w:w="1305" w:type="dxa"/>
            <w:gridSpan w:val="2"/>
            <w:tcBorders>
              <w:left w:val="double" w:sz="4" w:space="0" w:color="auto"/>
            </w:tcBorders>
            <w:shd w:val="clear" w:color="auto" w:fill="DEEAF6" w:themeFill="accent1" w:themeFillTint="33"/>
            <w:vAlign w:val="bottom"/>
          </w:tcPr>
          <w:p w14:paraId="7C9EF73C" w14:textId="317F5927" w:rsidR="001E565B" w:rsidRPr="00307F0B" w:rsidDel="00D44266" w:rsidRDefault="001E565B">
            <w:pPr>
              <w:keepNext/>
              <w:keepLines/>
              <w:rPr>
                <w:del w:id="706" w:author="Katie Reytar" w:date="2019-06-25T16:53:00Z"/>
                <w:rFonts w:ascii="Calibri" w:eastAsia="Times New Roman" w:hAnsi="Calibri" w:cs="Calibri"/>
                <w:b/>
                <w:color w:val="000000"/>
              </w:rPr>
            </w:pPr>
            <w:del w:id="707" w:author="Katie Reytar" w:date="2019-06-25T16:53:00Z">
              <w:r w:rsidRPr="00307F0B" w:rsidDel="00D44266">
                <w:rPr>
                  <w:rFonts w:ascii="Calibri" w:eastAsia="Times New Roman" w:hAnsi="Calibri" w:cs="Calibri"/>
                  <w:b/>
                  <w:color w:val="000000"/>
                </w:rPr>
                <w:delText xml:space="preserve">Change in loss rate </w:delText>
              </w:r>
            </w:del>
          </w:p>
        </w:tc>
        <w:tc>
          <w:tcPr>
            <w:tcW w:w="1305" w:type="dxa"/>
            <w:shd w:val="clear" w:color="auto" w:fill="DEEAF6" w:themeFill="accent1" w:themeFillTint="33"/>
            <w:vAlign w:val="bottom"/>
          </w:tcPr>
          <w:p w14:paraId="797FB6AC" w14:textId="7DA58409" w:rsidR="001E565B" w:rsidRPr="00307F0B" w:rsidDel="00D44266" w:rsidRDefault="001E565B">
            <w:pPr>
              <w:keepNext/>
              <w:keepLines/>
              <w:rPr>
                <w:del w:id="708" w:author="Katie Reytar" w:date="2019-06-25T16:53:00Z"/>
                <w:rFonts w:ascii="Calibri" w:eastAsia="Times New Roman" w:hAnsi="Calibri" w:cs="Calibri"/>
                <w:b/>
                <w:color w:val="000000"/>
              </w:rPr>
            </w:pPr>
            <w:del w:id="709" w:author="Katie Reytar" w:date="2019-06-25T16:53:00Z">
              <w:r w:rsidRPr="00307F0B" w:rsidDel="00D44266">
                <w:rPr>
                  <w:rFonts w:ascii="Calibri" w:eastAsia="Times New Roman" w:hAnsi="Calibri" w:cs="Calibri"/>
                  <w:b/>
                  <w:color w:val="000000"/>
                </w:rPr>
                <w:delText xml:space="preserve">Change in gain rate </w:delText>
              </w:r>
            </w:del>
          </w:p>
        </w:tc>
      </w:tr>
      <w:tr w:rsidR="001E565B" w:rsidRPr="00307F0B" w:rsidDel="00D44266" w14:paraId="7DC593EF" w14:textId="4785A133" w:rsidTr="00207E8E">
        <w:trPr>
          <w:trHeight w:val="300"/>
          <w:del w:id="710" w:author="Katie Reytar" w:date="2019-06-25T16:53:00Z"/>
        </w:trPr>
        <w:tc>
          <w:tcPr>
            <w:tcW w:w="1525" w:type="dxa"/>
            <w:shd w:val="clear" w:color="auto" w:fill="auto"/>
            <w:noWrap/>
            <w:vAlign w:val="bottom"/>
          </w:tcPr>
          <w:p w14:paraId="332AFB57" w14:textId="324D6730" w:rsidR="001E565B" w:rsidRPr="00307F0B" w:rsidDel="00D44266" w:rsidRDefault="001E565B" w:rsidP="002155F3">
            <w:pPr>
              <w:keepNext/>
              <w:keepLines/>
              <w:rPr>
                <w:del w:id="711" w:author="Katie Reytar" w:date="2019-06-25T16:53:00Z"/>
                <w:rFonts w:ascii="Calibri" w:eastAsia="Times New Roman" w:hAnsi="Calibri" w:cs="Calibri"/>
                <w:color w:val="000000"/>
              </w:rPr>
            </w:pPr>
            <w:del w:id="712" w:author="Katie Reytar" w:date="2019-06-25T16:53:00Z">
              <w:r w:rsidRPr="00307F0B" w:rsidDel="00D44266">
                <w:rPr>
                  <w:rFonts w:ascii="Calibri" w:eastAsia="Times New Roman" w:hAnsi="Calibri" w:cs="Calibri"/>
                  <w:color w:val="000000"/>
                </w:rPr>
                <w:delText>Cambodia</w:delText>
              </w:r>
            </w:del>
          </w:p>
        </w:tc>
        <w:tc>
          <w:tcPr>
            <w:tcW w:w="1305" w:type="dxa"/>
            <w:gridSpan w:val="2"/>
            <w:shd w:val="clear" w:color="auto" w:fill="auto"/>
            <w:noWrap/>
            <w:vAlign w:val="bottom"/>
          </w:tcPr>
          <w:p w14:paraId="12F90230" w14:textId="4F9A0FC7" w:rsidR="001E565B" w:rsidRPr="00307F0B" w:rsidDel="00D44266" w:rsidRDefault="001E565B">
            <w:pPr>
              <w:keepNext/>
              <w:keepLines/>
              <w:jc w:val="right"/>
              <w:rPr>
                <w:del w:id="713" w:author="Katie Reytar" w:date="2019-06-25T16:53:00Z"/>
                <w:rFonts w:ascii="Calibri" w:eastAsia="Times New Roman" w:hAnsi="Calibri" w:cs="Calibri"/>
                <w:color w:val="FF0000"/>
              </w:rPr>
            </w:pPr>
            <w:del w:id="714" w:author="Katie Reytar" w:date="2019-06-25T16:53:00Z">
              <w:r w:rsidRPr="00273723"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0.9</w:delText>
              </w:r>
            </w:del>
          </w:p>
        </w:tc>
        <w:tc>
          <w:tcPr>
            <w:tcW w:w="1305" w:type="dxa"/>
            <w:gridSpan w:val="2"/>
            <w:tcBorders>
              <w:right w:val="double" w:sz="4" w:space="0" w:color="auto"/>
            </w:tcBorders>
            <w:shd w:val="clear" w:color="auto" w:fill="auto"/>
            <w:noWrap/>
            <w:vAlign w:val="bottom"/>
          </w:tcPr>
          <w:p w14:paraId="75D5AD26" w14:textId="407326DF" w:rsidR="001E565B" w:rsidRPr="00307F0B" w:rsidDel="00D44266" w:rsidRDefault="001E565B">
            <w:pPr>
              <w:keepNext/>
              <w:keepLines/>
              <w:jc w:val="right"/>
              <w:rPr>
                <w:del w:id="715" w:author="Katie Reytar" w:date="2019-06-25T16:53:00Z"/>
                <w:rFonts w:ascii="Calibri" w:eastAsia="Times New Roman" w:hAnsi="Calibri" w:cs="Calibri"/>
                <w:color w:val="FF0000"/>
              </w:rPr>
            </w:pPr>
            <w:del w:id="716" w:author="Katie Reytar" w:date="2019-06-25T16:53:00Z">
              <w:r w:rsidRPr="00307F0B" w:rsidDel="00D44266">
                <w:rPr>
                  <w:rFonts w:ascii="Calibri" w:eastAsia="Times New Roman" w:hAnsi="Calibri" w:cs="Calibri"/>
                  <w:color w:val="FF0000"/>
                </w:rPr>
                <w:delText>-3.8%</w:delText>
              </w:r>
            </w:del>
          </w:p>
        </w:tc>
        <w:tc>
          <w:tcPr>
            <w:tcW w:w="1305" w:type="dxa"/>
            <w:shd w:val="clear" w:color="auto" w:fill="auto"/>
            <w:noWrap/>
            <w:vAlign w:val="bottom"/>
          </w:tcPr>
          <w:p w14:paraId="2160701C" w14:textId="2674D8E2" w:rsidR="001E565B" w:rsidRPr="00307F0B" w:rsidDel="00D44266" w:rsidRDefault="001E565B">
            <w:pPr>
              <w:keepNext/>
              <w:keepLines/>
              <w:jc w:val="right"/>
              <w:rPr>
                <w:del w:id="717" w:author="Katie Reytar" w:date="2019-06-25T16:53:00Z"/>
                <w:rFonts w:ascii="Calibri" w:eastAsia="Times New Roman" w:hAnsi="Calibri" w:cs="Calibri"/>
                <w:color w:val="FF0000"/>
              </w:rPr>
            </w:pPr>
            <w:del w:id="718" w:author="Katie Reytar" w:date="2019-06-25T16:53:00Z">
              <w:r w:rsidRPr="00307F0B" w:rsidDel="00D44266">
                <w:rPr>
                  <w:rFonts w:ascii="Calibri" w:eastAsia="Times New Roman" w:hAnsi="Calibri" w:cs="Calibri"/>
                  <w:color w:val="FF0000"/>
                </w:rPr>
                <w:delText xml:space="preserve">    </w:delText>
              </w:r>
              <w:r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1.4</w:delText>
              </w:r>
            </w:del>
          </w:p>
        </w:tc>
        <w:tc>
          <w:tcPr>
            <w:tcW w:w="1305" w:type="dxa"/>
            <w:gridSpan w:val="2"/>
            <w:tcBorders>
              <w:right w:val="double" w:sz="4" w:space="0" w:color="auto"/>
            </w:tcBorders>
            <w:shd w:val="clear" w:color="auto" w:fill="auto"/>
            <w:noWrap/>
            <w:vAlign w:val="bottom"/>
          </w:tcPr>
          <w:p w14:paraId="0BB9ABD4" w14:textId="052A7D84" w:rsidR="001E565B" w:rsidRPr="00307F0B" w:rsidDel="00D44266" w:rsidRDefault="001E565B">
            <w:pPr>
              <w:keepNext/>
              <w:keepLines/>
              <w:jc w:val="right"/>
              <w:rPr>
                <w:del w:id="719" w:author="Katie Reytar" w:date="2019-06-25T16:53:00Z"/>
                <w:rFonts w:ascii="Calibri" w:eastAsia="Times New Roman" w:hAnsi="Calibri" w:cs="Calibri"/>
                <w:color w:val="FF0000"/>
              </w:rPr>
            </w:pPr>
            <w:del w:id="720" w:author="Katie Reytar" w:date="2019-06-25T16:53:00Z">
              <w:r w:rsidRPr="00307F0B" w:rsidDel="00D44266">
                <w:rPr>
                  <w:rFonts w:ascii="Calibri" w:eastAsia="Times New Roman" w:hAnsi="Calibri" w:cs="Calibri"/>
                  <w:color w:val="FF0000"/>
                </w:rPr>
                <w:delText>-5.6%</w:delText>
              </w:r>
            </w:del>
          </w:p>
        </w:tc>
        <w:tc>
          <w:tcPr>
            <w:tcW w:w="1305" w:type="dxa"/>
            <w:gridSpan w:val="2"/>
            <w:tcBorders>
              <w:left w:val="double" w:sz="4" w:space="0" w:color="auto"/>
            </w:tcBorders>
            <w:shd w:val="clear" w:color="auto" w:fill="auto"/>
            <w:noWrap/>
            <w:vAlign w:val="bottom"/>
          </w:tcPr>
          <w:p w14:paraId="6D01ACB2" w14:textId="5C9B507C" w:rsidR="001E565B" w:rsidRPr="00307F0B" w:rsidDel="00D44266" w:rsidRDefault="001E565B">
            <w:pPr>
              <w:keepNext/>
              <w:keepLines/>
              <w:jc w:val="right"/>
              <w:rPr>
                <w:del w:id="721" w:author="Katie Reytar" w:date="2019-06-25T16:53:00Z"/>
                <w:rFonts w:ascii="Calibri" w:eastAsia="Times New Roman" w:hAnsi="Calibri" w:cs="Calibri"/>
                <w:color w:val="FF0000"/>
              </w:rPr>
            </w:pPr>
            <w:del w:id="722" w:author="Katie Reytar" w:date="2019-06-25T16:53:00Z">
              <w:r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11%</w:delText>
              </w:r>
            </w:del>
          </w:p>
        </w:tc>
        <w:tc>
          <w:tcPr>
            <w:tcW w:w="1305" w:type="dxa"/>
            <w:shd w:val="clear" w:color="auto" w:fill="auto"/>
            <w:noWrap/>
            <w:vAlign w:val="bottom"/>
          </w:tcPr>
          <w:p w14:paraId="744B09D8" w14:textId="2FD2DD6E" w:rsidR="001E565B" w:rsidRPr="00307F0B" w:rsidDel="00D44266" w:rsidRDefault="001E565B">
            <w:pPr>
              <w:keepNext/>
              <w:keepLines/>
              <w:jc w:val="right"/>
              <w:rPr>
                <w:del w:id="723" w:author="Katie Reytar" w:date="2019-06-25T16:53:00Z"/>
                <w:rFonts w:ascii="Calibri" w:eastAsia="Times New Roman" w:hAnsi="Calibri" w:cs="Calibri"/>
                <w:color w:val="000000"/>
              </w:rPr>
            </w:pPr>
            <w:del w:id="724" w:author="Katie Reytar" w:date="2019-06-25T16:53:00Z">
              <w:r w:rsidRPr="00307F0B" w:rsidDel="00D44266">
                <w:rPr>
                  <w:rFonts w:ascii="Calibri" w:eastAsia="Times New Roman" w:hAnsi="Calibri" w:cs="Calibri"/>
                  <w:color w:val="FF0000"/>
                </w:rPr>
                <w:delText>-12%</w:delText>
              </w:r>
            </w:del>
          </w:p>
        </w:tc>
      </w:tr>
      <w:tr w:rsidR="001E565B" w:rsidRPr="00307F0B" w:rsidDel="00D44266" w14:paraId="4E2BD635" w14:textId="075277FE" w:rsidTr="00207E8E">
        <w:trPr>
          <w:trHeight w:val="300"/>
          <w:del w:id="725" w:author="Katie Reytar" w:date="2019-06-25T16:53:00Z"/>
        </w:trPr>
        <w:tc>
          <w:tcPr>
            <w:tcW w:w="1525" w:type="dxa"/>
            <w:shd w:val="clear" w:color="auto" w:fill="auto"/>
            <w:noWrap/>
            <w:vAlign w:val="bottom"/>
          </w:tcPr>
          <w:p w14:paraId="1FC92A64" w14:textId="68BBD154" w:rsidR="001E565B" w:rsidRPr="00307F0B" w:rsidDel="00D44266" w:rsidRDefault="001E565B" w:rsidP="002155F3">
            <w:pPr>
              <w:keepNext/>
              <w:keepLines/>
              <w:rPr>
                <w:del w:id="726" w:author="Katie Reytar" w:date="2019-06-25T16:53:00Z"/>
                <w:rFonts w:ascii="Calibri" w:eastAsia="Times New Roman" w:hAnsi="Calibri" w:cs="Calibri"/>
                <w:color w:val="000000"/>
              </w:rPr>
            </w:pPr>
            <w:del w:id="727" w:author="Katie Reytar" w:date="2019-06-25T16:53:00Z">
              <w:r w:rsidRPr="00307F0B" w:rsidDel="00D44266">
                <w:rPr>
                  <w:rFonts w:ascii="Calibri" w:eastAsia="Times New Roman" w:hAnsi="Calibri" w:cs="Calibri"/>
                  <w:color w:val="000000"/>
                </w:rPr>
                <w:delText>Laos</w:delText>
              </w:r>
            </w:del>
          </w:p>
        </w:tc>
        <w:tc>
          <w:tcPr>
            <w:tcW w:w="1305" w:type="dxa"/>
            <w:gridSpan w:val="2"/>
            <w:shd w:val="clear" w:color="auto" w:fill="auto"/>
            <w:noWrap/>
            <w:vAlign w:val="bottom"/>
          </w:tcPr>
          <w:p w14:paraId="036C0DD5" w14:textId="2C134BB0" w:rsidR="001E565B" w:rsidRPr="00307F0B" w:rsidDel="00D44266" w:rsidRDefault="001E565B">
            <w:pPr>
              <w:keepNext/>
              <w:keepLines/>
              <w:jc w:val="right"/>
              <w:rPr>
                <w:del w:id="728" w:author="Katie Reytar" w:date="2019-06-25T16:53:00Z"/>
                <w:rFonts w:ascii="Calibri" w:eastAsia="Times New Roman" w:hAnsi="Calibri" w:cs="Calibri"/>
                <w:color w:val="FF0000"/>
              </w:rPr>
            </w:pPr>
            <w:del w:id="729" w:author="Katie Reytar" w:date="2019-06-25T16:53:00Z">
              <w:r w:rsidRPr="00273723"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2.0</w:delText>
              </w:r>
            </w:del>
          </w:p>
        </w:tc>
        <w:tc>
          <w:tcPr>
            <w:tcW w:w="1305" w:type="dxa"/>
            <w:gridSpan w:val="2"/>
            <w:tcBorders>
              <w:right w:val="double" w:sz="4" w:space="0" w:color="auto"/>
            </w:tcBorders>
            <w:shd w:val="clear" w:color="auto" w:fill="auto"/>
            <w:noWrap/>
            <w:vAlign w:val="bottom"/>
          </w:tcPr>
          <w:p w14:paraId="635B4D23" w14:textId="17FDEC22" w:rsidR="001E565B" w:rsidRPr="00307F0B" w:rsidDel="00D44266" w:rsidRDefault="001E565B">
            <w:pPr>
              <w:keepNext/>
              <w:keepLines/>
              <w:jc w:val="right"/>
              <w:rPr>
                <w:del w:id="730" w:author="Katie Reytar" w:date="2019-06-25T16:53:00Z"/>
                <w:rFonts w:ascii="Calibri" w:eastAsia="Times New Roman" w:hAnsi="Calibri" w:cs="Calibri"/>
                <w:color w:val="FF0000"/>
              </w:rPr>
            </w:pPr>
            <w:del w:id="731" w:author="Katie Reytar" w:date="2019-06-25T16:53:00Z">
              <w:r w:rsidRPr="00307F0B" w:rsidDel="00D44266">
                <w:rPr>
                  <w:rFonts w:ascii="Calibri" w:eastAsia="Times New Roman" w:hAnsi="Calibri" w:cs="Calibri"/>
                  <w:color w:val="FF0000"/>
                </w:rPr>
                <w:delText>-7.7%</w:delText>
              </w:r>
            </w:del>
          </w:p>
        </w:tc>
        <w:tc>
          <w:tcPr>
            <w:tcW w:w="1305" w:type="dxa"/>
            <w:shd w:val="clear" w:color="auto" w:fill="auto"/>
            <w:noWrap/>
            <w:vAlign w:val="bottom"/>
          </w:tcPr>
          <w:p w14:paraId="40AB30B9" w14:textId="7CA73AED" w:rsidR="001E565B" w:rsidRPr="00307F0B" w:rsidDel="00D44266" w:rsidRDefault="001E565B">
            <w:pPr>
              <w:keepNext/>
              <w:keepLines/>
              <w:jc w:val="right"/>
              <w:rPr>
                <w:del w:id="732" w:author="Katie Reytar" w:date="2019-06-25T16:53:00Z"/>
                <w:rFonts w:ascii="Calibri" w:eastAsia="Times New Roman" w:hAnsi="Calibri" w:cs="Calibri"/>
                <w:color w:val="FF0000"/>
              </w:rPr>
            </w:pPr>
            <w:del w:id="733" w:author="Katie Reytar" w:date="2019-06-25T16:53:00Z">
              <w:r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1.8</w:delText>
              </w:r>
            </w:del>
          </w:p>
        </w:tc>
        <w:tc>
          <w:tcPr>
            <w:tcW w:w="1305" w:type="dxa"/>
            <w:gridSpan w:val="2"/>
            <w:tcBorders>
              <w:right w:val="double" w:sz="4" w:space="0" w:color="auto"/>
            </w:tcBorders>
            <w:shd w:val="clear" w:color="auto" w:fill="auto"/>
            <w:noWrap/>
            <w:vAlign w:val="bottom"/>
          </w:tcPr>
          <w:p w14:paraId="02791076" w14:textId="493867B0" w:rsidR="001E565B" w:rsidRPr="00307F0B" w:rsidDel="00D44266" w:rsidRDefault="001E565B">
            <w:pPr>
              <w:keepNext/>
              <w:keepLines/>
              <w:jc w:val="right"/>
              <w:rPr>
                <w:del w:id="734" w:author="Katie Reytar" w:date="2019-06-25T16:53:00Z"/>
                <w:rFonts w:ascii="Calibri" w:eastAsia="Times New Roman" w:hAnsi="Calibri" w:cs="Calibri"/>
                <w:color w:val="FF0000"/>
              </w:rPr>
            </w:pPr>
            <w:del w:id="735" w:author="Katie Reytar" w:date="2019-06-25T16:53:00Z">
              <w:r w:rsidRPr="00307F0B" w:rsidDel="00D44266">
                <w:rPr>
                  <w:rFonts w:ascii="Calibri" w:eastAsia="Times New Roman" w:hAnsi="Calibri" w:cs="Calibri"/>
                  <w:color w:val="FF0000"/>
                </w:rPr>
                <w:delText>-7.0%</w:delText>
              </w:r>
            </w:del>
          </w:p>
        </w:tc>
        <w:tc>
          <w:tcPr>
            <w:tcW w:w="1305" w:type="dxa"/>
            <w:gridSpan w:val="2"/>
            <w:tcBorders>
              <w:left w:val="double" w:sz="4" w:space="0" w:color="auto"/>
            </w:tcBorders>
            <w:shd w:val="clear" w:color="auto" w:fill="auto"/>
            <w:noWrap/>
            <w:vAlign w:val="bottom"/>
          </w:tcPr>
          <w:p w14:paraId="79793DE1" w14:textId="43E3E719" w:rsidR="001E565B" w:rsidRPr="00307F0B" w:rsidDel="00D44266" w:rsidRDefault="001E565B">
            <w:pPr>
              <w:keepNext/>
              <w:keepLines/>
              <w:jc w:val="right"/>
              <w:rPr>
                <w:del w:id="736" w:author="Katie Reytar" w:date="2019-06-25T16:53:00Z"/>
                <w:rFonts w:ascii="Calibri" w:eastAsia="Times New Roman" w:hAnsi="Calibri" w:cs="Calibri"/>
                <w:color w:val="00B050"/>
              </w:rPr>
            </w:pPr>
            <w:del w:id="737" w:author="Katie Reytar" w:date="2019-06-25T16:53:00Z">
              <w:r w:rsidRPr="00307F0B" w:rsidDel="00D44266">
                <w:rPr>
                  <w:rFonts w:ascii="Calibri" w:eastAsia="Times New Roman" w:hAnsi="Calibri" w:cs="Calibri"/>
                  <w:color w:val="00B050"/>
                </w:rPr>
                <w:delText>-5%</w:delText>
              </w:r>
            </w:del>
          </w:p>
        </w:tc>
        <w:tc>
          <w:tcPr>
            <w:tcW w:w="1305" w:type="dxa"/>
            <w:shd w:val="clear" w:color="auto" w:fill="auto"/>
            <w:noWrap/>
            <w:vAlign w:val="bottom"/>
          </w:tcPr>
          <w:p w14:paraId="3B47D7BA" w14:textId="4CB643C3" w:rsidR="001E565B" w:rsidRPr="00307F0B" w:rsidDel="00D44266" w:rsidRDefault="001E565B">
            <w:pPr>
              <w:keepNext/>
              <w:keepLines/>
              <w:jc w:val="right"/>
              <w:rPr>
                <w:del w:id="738" w:author="Katie Reytar" w:date="2019-06-25T16:53:00Z"/>
                <w:rFonts w:ascii="Calibri" w:eastAsia="Times New Roman" w:hAnsi="Calibri" w:cs="Calibri"/>
                <w:color w:val="000000"/>
              </w:rPr>
            </w:pPr>
            <w:del w:id="739" w:author="Katie Reytar" w:date="2019-06-25T16:53:00Z">
              <w:r w:rsidRPr="00307F0B" w:rsidDel="00D44266">
                <w:rPr>
                  <w:rFonts w:ascii="Calibri" w:eastAsia="Times New Roman" w:hAnsi="Calibri" w:cs="Calibri"/>
                  <w:color w:val="00B050"/>
                </w:rPr>
                <w:delText>0%</w:delText>
              </w:r>
            </w:del>
          </w:p>
        </w:tc>
      </w:tr>
      <w:tr w:rsidR="001E565B" w:rsidRPr="00307F0B" w:rsidDel="00D44266" w14:paraId="648D9B42" w14:textId="0835DE44" w:rsidTr="00207E8E">
        <w:trPr>
          <w:trHeight w:val="300"/>
          <w:del w:id="740" w:author="Katie Reytar" w:date="2019-06-25T16:53:00Z"/>
        </w:trPr>
        <w:tc>
          <w:tcPr>
            <w:tcW w:w="1525" w:type="dxa"/>
            <w:shd w:val="clear" w:color="auto" w:fill="auto"/>
            <w:noWrap/>
            <w:vAlign w:val="bottom"/>
          </w:tcPr>
          <w:p w14:paraId="02C58EB7" w14:textId="72E9FD9B" w:rsidR="001E565B" w:rsidRPr="00307F0B" w:rsidDel="00D44266" w:rsidRDefault="001E565B" w:rsidP="002155F3">
            <w:pPr>
              <w:keepNext/>
              <w:keepLines/>
              <w:rPr>
                <w:del w:id="741" w:author="Katie Reytar" w:date="2019-06-25T16:53:00Z"/>
                <w:rFonts w:ascii="Calibri" w:eastAsia="Times New Roman" w:hAnsi="Calibri" w:cs="Calibri"/>
                <w:color w:val="000000"/>
              </w:rPr>
            </w:pPr>
            <w:del w:id="742" w:author="Katie Reytar" w:date="2019-06-25T16:53:00Z">
              <w:r w:rsidRPr="00307F0B" w:rsidDel="00D44266">
                <w:rPr>
                  <w:rFonts w:ascii="Calibri" w:eastAsia="Times New Roman" w:hAnsi="Calibri" w:cs="Calibri"/>
                  <w:color w:val="000000"/>
                </w:rPr>
                <w:delText>Myanmar</w:delText>
              </w:r>
            </w:del>
          </w:p>
        </w:tc>
        <w:tc>
          <w:tcPr>
            <w:tcW w:w="1305" w:type="dxa"/>
            <w:gridSpan w:val="2"/>
            <w:shd w:val="clear" w:color="auto" w:fill="auto"/>
            <w:noWrap/>
            <w:vAlign w:val="bottom"/>
          </w:tcPr>
          <w:p w14:paraId="7000C5B0" w14:textId="3445F685" w:rsidR="001E565B" w:rsidRPr="00307F0B" w:rsidDel="00D44266" w:rsidRDefault="001E565B">
            <w:pPr>
              <w:keepNext/>
              <w:keepLines/>
              <w:jc w:val="right"/>
              <w:rPr>
                <w:del w:id="743" w:author="Katie Reytar" w:date="2019-06-25T16:53:00Z"/>
                <w:rFonts w:ascii="Calibri" w:eastAsia="Times New Roman" w:hAnsi="Calibri" w:cs="Calibri"/>
                <w:color w:val="FF0000"/>
              </w:rPr>
            </w:pPr>
            <w:del w:id="744" w:author="Katie Reytar" w:date="2019-06-25T16:53:00Z">
              <w:r w:rsidRPr="00273723"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3.1</w:delText>
              </w:r>
            </w:del>
          </w:p>
        </w:tc>
        <w:tc>
          <w:tcPr>
            <w:tcW w:w="1305" w:type="dxa"/>
            <w:gridSpan w:val="2"/>
            <w:tcBorders>
              <w:right w:val="double" w:sz="4" w:space="0" w:color="auto"/>
            </w:tcBorders>
            <w:shd w:val="clear" w:color="auto" w:fill="auto"/>
            <w:noWrap/>
            <w:vAlign w:val="bottom"/>
          </w:tcPr>
          <w:p w14:paraId="68ACEE84" w14:textId="0C85BD3F" w:rsidR="001E565B" w:rsidRPr="00307F0B" w:rsidDel="00D44266" w:rsidRDefault="001E565B">
            <w:pPr>
              <w:keepNext/>
              <w:keepLines/>
              <w:jc w:val="right"/>
              <w:rPr>
                <w:del w:id="745" w:author="Katie Reytar" w:date="2019-06-25T16:53:00Z"/>
                <w:rFonts w:ascii="Calibri" w:eastAsia="Times New Roman" w:hAnsi="Calibri" w:cs="Calibri"/>
                <w:color w:val="FF0000"/>
              </w:rPr>
            </w:pPr>
            <w:del w:id="746" w:author="Katie Reytar" w:date="2019-06-25T16:53:00Z">
              <w:r w:rsidRPr="00307F0B" w:rsidDel="00D44266">
                <w:rPr>
                  <w:rFonts w:ascii="Calibri" w:eastAsia="Times New Roman" w:hAnsi="Calibri" w:cs="Calibri"/>
                  <w:color w:val="FF0000"/>
                </w:rPr>
                <w:delText>-2.5%</w:delText>
              </w:r>
            </w:del>
          </w:p>
        </w:tc>
        <w:tc>
          <w:tcPr>
            <w:tcW w:w="1305" w:type="dxa"/>
            <w:shd w:val="clear" w:color="auto" w:fill="auto"/>
            <w:noWrap/>
            <w:vAlign w:val="bottom"/>
          </w:tcPr>
          <w:p w14:paraId="4D473F5B" w14:textId="6ECF7894" w:rsidR="001E565B" w:rsidRPr="00307F0B" w:rsidDel="00D44266" w:rsidRDefault="001E565B">
            <w:pPr>
              <w:keepNext/>
              <w:keepLines/>
              <w:jc w:val="right"/>
              <w:rPr>
                <w:del w:id="747" w:author="Katie Reytar" w:date="2019-06-25T16:53:00Z"/>
                <w:rFonts w:ascii="Calibri" w:eastAsia="Times New Roman" w:hAnsi="Calibri" w:cs="Calibri"/>
                <w:color w:val="FF0000"/>
              </w:rPr>
            </w:pPr>
            <w:del w:id="748" w:author="Katie Reytar" w:date="2019-06-25T16:53:00Z">
              <w:r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2.2</w:delText>
              </w:r>
            </w:del>
          </w:p>
        </w:tc>
        <w:tc>
          <w:tcPr>
            <w:tcW w:w="1305" w:type="dxa"/>
            <w:gridSpan w:val="2"/>
            <w:tcBorders>
              <w:right w:val="double" w:sz="4" w:space="0" w:color="auto"/>
            </w:tcBorders>
            <w:shd w:val="clear" w:color="auto" w:fill="auto"/>
            <w:noWrap/>
            <w:vAlign w:val="bottom"/>
          </w:tcPr>
          <w:p w14:paraId="41565422" w14:textId="5F564431" w:rsidR="001E565B" w:rsidRPr="00307F0B" w:rsidDel="00D44266" w:rsidRDefault="001E565B">
            <w:pPr>
              <w:keepNext/>
              <w:keepLines/>
              <w:jc w:val="right"/>
              <w:rPr>
                <w:del w:id="749" w:author="Katie Reytar" w:date="2019-06-25T16:53:00Z"/>
                <w:rFonts w:ascii="Calibri" w:eastAsia="Times New Roman" w:hAnsi="Calibri" w:cs="Calibri"/>
                <w:color w:val="FF0000"/>
              </w:rPr>
            </w:pPr>
            <w:del w:id="750" w:author="Katie Reytar" w:date="2019-06-25T16:53:00Z">
              <w:r w:rsidRPr="00307F0B" w:rsidDel="00D44266">
                <w:rPr>
                  <w:rFonts w:ascii="Calibri" w:eastAsia="Times New Roman" w:hAnsi="Calibri" w:cs="Calibri"/>
                  <w:color w:val="FF0000"/>
                </w:rPr>
                <w:delText>-1.8%</w:delText>
              </w:r>
            </w:del>
          </w:p>
        </w:tc>
        <w:tc>
          <w:tcPr>
            <w:tcW w:w="1305" w:type="dxa"/>
            <w:gridSpan w:val="2"/>
            <w:tcBorders>
              <w:left w:val="double" w:sz="4" w:space="0" w:color="auto"/>
            </w:tcBorders>
            <w:shd w:val="clear" w:color="auto" w:fill="auto"/>
            <w:noWrap/>
            <w:vAlign w:val="bottom"/>
          </w:tcPr>
          <w:p w14:paraId="27E68088" w14:textId="38882C8D" w:rsidR="001E565B" w:rsidRPr="00307F0B" w:rsidDel="00D44266" w:rsidRDefault="001E565B">
            <w:pPr>
              <w:keepNext/>
              <w:keepLines/>
              <w:jc w:val="right"/>
              <w:rPr>
                <w:del w:id="751" w:author="Katie Reytar" w:date="2019-06-25T16:53:00Z"/>
                <w:rFonts w:ascii="Calibri" w:eastAsia="Times New Roman" w:hAnsi="Calibri" w:cs="Calibri"/>
                <w:color w:val="00B050"/>
              </w:rPr>
            </w:pPr>
            <w:del w:id="752" w:author="Katie Reytar" w:date="2019-06-25T16:53:00Z">
              <w:r w:rsidRPr="00307F0B" w:rsidDel="00D44266">
                <w:rPr>
                  <w:rFonts w:ascii="Calibri" w:eastAsia="Times New Roman" w:hAnsi="Calibri" w:cs="Calibri"/>
                  <w:color w:val="00B050"/>
                </w:rPr>
                <w:delText>-13%</w:delText>
              </w:r>
            </w:del>
          </w:p>
        </w:tc>
        <w:tc>
          <w:tcPr>
            <w:tcW w:w="1305" w:type="dxa"/>
            <w:shd w:val="clear" w:color="auto" w:fill="auto"/>
            <w:noWrap/>
            <w:vAlign w:val="bottom"/>
          </w:tcPr>
          <w:p w14:paraId="50DDB5A0" w14:textId="40AB5703" w:rsidR="001E565B" w:rsidRPr="00307F0B" w:rsidDel="00D44266" w:rsidRDefault="001E565B">
            <w:pPr>
              <w:keepNext/>
              <w:keepLines/>
              <w:jc w:val="right"/>
              <w:rPr>
                <w:del w:id="753" w:author="Katie Reytar" w:date="2019-06-25T16:53:00Z"/>
                <w:rFonts w:ascii="Calibri" w:eastAsia="Times New Roman" w:hAnsi="Calibri" w:cs="Calibri"/>
                <w:color w:val="FF0000"/>
              </w:rPr>
            </w:pPr>
            <w:del w:id="754" w:author="Katie Reytar" w:date="2019-06-25T16:53:00Z">
              <w:r w:rsidRPr="00307F0B" w:rsidDel="00D44266">
                <w:rPr>
                  <w:rFonts w:ascii="Calibri" w:eastAsia="Times New Roman" w:hAnsi="Calibri" w:cs="Calibri"/>
                  <w:color w:val="FF0000"/>
                </w:rPr>
                <w:delText>-4%</w:delText>
              </w:r>
            </w:del>
          </w:p>
        </w:tc>
      </w:tr>
      <w:tr w:rsidR="001E565B" w:rsidRPr="00307F0B" w:rsidDel="00D44266" w14:paraId="522042C8" w14:textId="799C9D7D" w:rsidTr="00207E8E">
        <w:trPr>
          <w:trHeight w:val="300"/>
          <w:del w:id="755" w:author="Katie Reytar" w:date="2019-06-25T16:53:00Z"/>
        </w:trPr>
        <w:tc>
          <w:tcPr>
            <w:tcW w:w="1525" w:type="dxa"/>
            <w:shd w:val="clear" w:color="auto" w:fill="auto"/>
            <w:noWrap/>
            <w:vAlign w:val="bottom"/>
          </w:tcPr>
          <w:p w14:paraId="278A0E8A" w14:textId="337900D9" w:rsidR="001E565B" w:rsidRPr="00307F0B" w:rsidDel="00D44266" w:rsidRDefault="001E565B" w:rsidP="002155F3">
            <w:pPr>
              <w:keepNext/>
              <w:keepLines/>
              <w:rPr>
                <w:del w:id="756" w:author="Katie Reytar" w:date="2019-06-25T16:53:00Z"/>
                <w:rFonts w:ascii="Calibri" w:eastAsia="Times New Roman" w:hAnsi="Calibri" w:cs="Calibri"/>
                <w:color w:val="000000"/>
              </w:rPr>
            </w:pPr>
            <w:del w:id="757" w:author="Katie Reytar" w:date="2019-06-25T16:53:00Z">
              <w:r w:rsidRPr="00307F0B" w:rsidDel="00D44266">
                <w:rPr>
                  <w:rFonts w:ascii="Calibri" w:eastAsia="Times New Roman" w:hAnsi="Calibri" w:cs="Calibri"/>
                  <w:color w:val="000000"/>
                </w:rPr>
                <w:delText>Thailand</w:delText>
              </w:r>
            </w:del>
          </w:p>
        </w:tc>
        <w:tc>
          <w:tcPr>
            <w:tcW w:w="1305" w:type="dxa"/>
            <w:gridSpan w:val="2"/>
            <w:shd w:val="clear" w:color="auto" w:fill="auto"/>
            <w:noWrap/>
            <w:vAlign w:val="bottom"/>
          </w:tcPr>
          <w:p w14:paraId="765C9C9F" w14:textId="23D2BD69" w:rsidR="001E565B" w:rsidRPr="00307F0B" w:rsidDel="00D44266" w:rsidRDefault="001E565B">
            <w:pPr>
              <w:keepNext/>
              <w:keepLines/>
              <w:jc w:val="right"/>
              <w:rPr>
                <w:del w:id="758" w:author="Katie Reytar" w:date="2019-06-25T16:53:00Z"/>
                <w:rFonts w:ascii="Calibri" w:eastAsia="Times New Roman" w:hAnsi="Calibri" w:cs="Calibri"/>
                <w:color w:val="000000"/>
              </w:rPr>
            </w:pPr>
            <w:del w:id="759" w:author="Katie Reytar" w:date="2019-06-25T16:53:00Z">
              <w:r w:rsidRPr="00273723" w:rsidDel="00D44266">
                <w:rPr>
                  <w:rFonts w:ascii="Calibri" w:eastAsia="Times New Roman" w:hAnsi="Calibri" w:cs="Calibri"/>
                  <w:color w:val="00B050"/>
                </w:rPr>
                <w:delText>+</w:delText>
              </w:r>
              <w:r w:rsidRPr="00307F0B" w:rsidDel="00D44266">
                <w:rPr>
                  <w:rFonts w:ascii="Calibri" w:eastAsia="Times New Roman" w:hAnsi="Calibri" w:cs="Calibri"/>
                  <w:color w:val="00B050"/>
                </w:rPr>
                <w:delText xml:space="preserve">0.1 </w:delText>
              </w:r>
            </w:del>
          </w:p>
        </w:tc>
        <w:tc>
          <w:tcPr>
            <w:tcW w:w="1305" w:type="dxa"/>
            <w:gridSpan w:val="2"/>
            <w:tcBorders>
              <w:right w:val="double" w:sz="4" w:space="0" w:color="auto"/>
            </w:tcBorders>
            <w:shd w:val="clear" w:color="auto" w:fill="auto"/>
            <w:noWrap/>
            <w:vAlign w:val="bottom"/>
          </w:tcPr>
          <w:p w14:paraId="59F16D75" w14:textId="2ED70F13" w:rsidR="001E565B" w:rsidRPr="00307F0B" w:rsidDel="00D44266" w:rsidRDefault="001E565B">
            <w:pPr>
              <w:keepNext/>
              <w:keepLines/>
              <w:jc w:val="right"/>
              <w:rPr>
                <w:del w:id="760" w:author="Katie Reytar" w:date="2019-06-25T16:53:00Z"/>
                <w:rFonts w:ascii="Calibri" w:eastAsia="Times New Roman" w:hAnsi="Calibri" w:cs="Calibri"/>
                <w:color w:val="000000"/>
              </w:rPr>
            </w:pPr>
            <w:del w:id="761" w:author="Katie Reytar" w:date="2019-06-25T16:53:00Z">
              <w:r w:rsidRPr="00B43C2B" w:rsidDel="00D44266">
                <w:rPr>
                  <w:rFonts w:ascii="Calibri" w:eastAsia="Times New Roman" w:hAnsi="Calibri" w:cs="Calibri"/>
                  <w:color w:val="00B050"/>
                </w:rPr>
                <w:delText>+</w:delText>
              </w:r>
              <w:r w:rsidRPr="00307F0B" w:rsidDel="00D44266">
                <w:rPr>
                  <w:rFonts w:ascii="Calibri" w:eastAsia="Times New Roman" w:hAnsi="Calibri" w:cs="Calibri"/>
                  <w:color w:val="00B050"/>
                </w:rPr>
                <w:delText>0.1%</w:delText>
              </w:r>
            </w:del>
          </w:p>
        </w:tc>
        <w:tc>
          <w:tcPr>
            <w:tcW w:w="1305" w:type="dxa"/>
            <w:shd w:val="clear" w:color="auto" w:fill="auto"/>
            <w:noWrap/>
            <w:vAlign w:val="bottom"/>
          </w:tcPr>
          <w:p w14:paraId="1E00F859" w14:textId="537F959E" w:rsidR="001E565B" w:rsidRPr="00307F0B" w:rsidDel="00D44266" w:rsidRDefault="001E565B">
            <w:pPr>
              <w:keepNext/>
              <w:keepLines/>
              <w:jc w:val="right"/>
              <w:rPr>
                <w:del w:id="762" w:author="Katie Reytar" w:date="2019-06-25T16:53:00Z"/>
                <w:rFonts w:ascii="Calibri" w:eastAsia="Times New Roman" w:hAnsi="Calibri" w:cs="Calibri"/>
                <w:color w:val="000000"/>
              </w:rPr>
            </w:pPr>
            <w:del w:id="763" w:author="Katie Reytar" w:date="2019-06-25T16:53:00Z">
              <w:r w:rsidRPr="00273723" w:rsidDel="00D44266">
                <w:rPr>
                  <w:rFonts w:ascii="Calibri" w:eastAsia="Times New Roman" w:hAnsi="Calibri" w:cs="Calibri"/>
                  <w:color w:val="00B050"/>
                </w:rPr>
                <w:delText>+</w:delText>
              </w:r>
              <w:r w:rsidRPr="00307F0B" w:rsidDel="00D44266">
                <w:rPr>
                  <w:rFonts w:ascii="Calibri" w:eastAsia="Times New Roman" w:hAnsi="Calibri" w:cs="Calibri"/>
                  <w:color w:val="00B050"/>
                </w:rPr>
                <w:delText xml:space="preserve">0.4 </w:delText>
              </w:r>
            </w:del>
          </w:p>
        </w:tc>
        <w:tc>
          <w:tcPr>
            <w:tcW w:w="1305" w:type="dxa"/>
            <w:gridSpan w:val="2"/>
            <w:tcBorders>
              <w:right w:val="double" w:sz="4" w:space="0" w:color="auto"/>
            </w:tcBorders>
            <w:shd w:val="clear" w:color="auto" w:fill="auto"/>
            <w:noWrap/>
            <w:vAlign w:val="bottom"/>
          </w:tcPr>
          <w:p w14:paraId="264435D1" w14:textId="0618ABD8" w:rsidR="001E565B" w:rsidRPr="00307F0B" w:rsidDel="00D44266" w:rsidRDefault="001E565B">
            <w:pPr>
              <w:keepNext/>
              <w:keepLines/>
              <w:jc w:val="right"/>
              <w:rPr>
                <w:del w:id="764" w:author="Katie Reytar" w:date="2019-06-25T16:53:00Z"/>
                <w:rFonts w:ascii="Calibri" w:eastAsia="Times New Roman" w:hAnsi="Calibri" w:cs="Calibri"/>
                <w:color w:val="000000"/>
              </w:rPr>
            </w:pPr>
            <w:del w:id="765" w:author="Katie Reytar" w:date="2019-06-25T16:53:00Z">
              <w:r w:rsidDel="00D44266">
                <w:rPr>
                  <w:rFonts w:ascii="Calibri" w:eastAsia="Times New Roman" w:hAnsi="Calibri" w:cs="Calibri"/>
                  <w:color w:val="00B050"/>
                </w:rPr>
                <w:delText>+</w:delText>
              </w:r>
              <w:r w:rsidRPr="00307F0B" w:rsidDel="00D44266">
                <w:rPr>
                  <w:rFonts w:ascii="Calibri" w:eastAsia="Times New Roman" w:hAnsi="Calibri" w:cs="Calibri"/>
                  <w:color w:val="00B050"/>
                </w:rPr>
                <w:delText>0.4%</w:delText>
              </w:r>
            </w:del>
          </w:p>
        </w:tc>
        <w:tc>
          <w:tcPr>
            <w:tcW w:w="1305" w:type="dxa"/>
            <w:gridSpan w:val="2"/>
            <w:tcBorders>
              <w:left w:val="double" w:sz="4" w:space="0" w:color="auto"/>
            </w:tcBorders>
            <w:shd w:val="clear" w:color="auto" w:fill="auto"/>
            <w:noWrap/>
            <w:vAlign w:val="bottom"/>
          </w:tcPr>
          <w:p w14:paraId="21D15158" w14:textId="3CF90503" w:rsidR="001E565B" w:rsidRPr="00307F0B" w:rsidDel="00D44266" w:rsidRDefault="001E565B">
            <w:pPr>
              <w:keepNext/>
              <w:keepLines/>
              <w:jc w:val="right"/>
              <w:rPr>
                <w:del w:id="766" w:author="Katie Reytar" w:date="2019-06-25T16:53:00Z"/>
                <w:rFonts w:ascii="Calibri" w:eastAsia="Times New Roman" w:hAnsi="Calibri" w:cs="Calibri"/>
                <w:color w:val="00B050"/>
              </w:rPr>
            </w:pPr>
            <w:del w:id="767" w:author="Katie Reytar" w:date="2019-06-25T16:53:00Z">
              <w:r w:rsidRPr="00307F0B" w:rsidDel="00D44266">
                <w:rPr>
                  <w:rFonts w:ascii="Calibri" w:eastAsia="Times New Roman" w:hAnsi="Calibri" w:cs="Calibri"/>
                  <w:color w:val="00B050"/>
                </w:rPr>
                <w:delText>-16%</w:delText>
              </w:r>
            </w:del>
          </w:p>
        </w:tc>
        <w:tc>
          <w:tcPr>
            <w:tcW w:w="1305" w:type="dxa"/>
            <w:shd w:val="clear" w:color="auto" w:fill="auto"/>
            <w:noWrap/>
            <w:vAlign w:val="bottom"/>
          </w:tcPr>
          <w:p w14:paraId="762A5C35" w14:textId="5C0CFEEC" w:rsidR="001E565B" w:rsidRPr="00307F0B" w:rsidDel="00D44266" w:rsidRDefault="001E565B">
            <w:pPr>
              <w:keepNext/>
              <w:keepLines/>
              <w:jc w:val="right"/>
              <w:rPr>
                <w:del w:id="768" w:author="Katie Reytar" w:date="2019-06-25T16:53:00Z"/>
                <w:rFonts w:ascii="Calibri" w:eastAsia="Times New Roman" w:hAnsi="Calibri" w:cs="Calibri"/>
                <w:color w:val="FF0000"/>
              </w:rPr>
            </w:pPr>
            <w:del w:id="769" w:author="Katie Reytar" w:date="2019-06-25T16:53:00Z">
              <w:r w:rsidRPr="00307F0B" w:rsidDel="00D44266">
                <w:rPr>
                  <w:rFonts w:ascii="Calibri" w:eastAsia="Times New Roman" w:hAnsi="Calibri" w:cs="Calibri"/>
                  <w:color w:val="FF0000"/>
                </w:rPr>
                <w:delText>-9%</w:delText>
              </w:r>
            </w:del>
          </w:p>
        </w:tc>
      </w:tr>
      <w:tr w:rsidR="001E565B" w:rsidRPr="00307F0B" w:rsidDel="00D44266" w14:paraId="75CD5FE6" w14:textId="3C0EC4D9" w:rsidTr="00207E8E">
        <w:trPr>
          <w:trHeight w:val="300"/>
          <w:del w:id="770" w:author="Katie Reytar" w:date="2019-06-25T16:53:00Z"/>
        </w:trPr>
        <w:tc>
          <w:tcPr>
            <w:tcW w:w="1525" w:type="dxa"/>
            <w:tcBorders>
              <w:bottom w:val="double" w:sz="4" w:space="0" w:color="auto"/>
            </w:tcBorders>
            <w:shd w:val="clear" w:color="auto" w:fill="auto"/>
            <w:noWrap/>
            <w:vAlign w:val="bottom"/>
          </w:tcPr>
          <w:p w14:paraId="3AAED14B" w14:textId="6B41E1B6" w:rsidR="001E565B" w:rsidRPr="00307F0B" w:rsidDel="00D44266" w:rsidRDefault="001E565B" w:rsidP="002155F3">
            <w:pPr>
              <w:keepNext/>
              <w:keepLines/>
              <w:rPr>
                <w:del w:id="771" w:author="Katie Reytar" w:date="2019-06-25T16:53:00Z"/>
                <w:rFonts w:ascii="Calibri" w:eastAsia="Times New Roman" w:hAnsi="Calibri" w:cs="Calibri"/>
                <w:color w:val="000000"/>
              </w:rPr>
            </w:pPr>
            <w:del w:id="772" w:author="Katie Reytar" w:date="2019-06-25T16:53:00Z">
              <w:r w:rsidRPr="00307F0B" w:rsidDel="00D44266">
                <w:rPr>
                  <w:rFonts w:ascii="Calibri" w:eastAsia="Times New Roman" w:hAnsi="Calibri" w:cs="Calibri"/>
                  <w:color w:val="000000"/>
                </w:rPr>
                <w:delText>Vietnam</w:delText>
              </w:r>
            </w:del>
          </w:p>
        </w:tc>
        <w:tc>
          <w:tcPr>
            <w:tcW w:w="1305" w:type="dxa"/>
            <w:gridSpan w:val="2"/>
            <w:tcBorders>
              <w:bottom w:val="double" w:sz="4" w:space="0" w:color="auto"/>
            </w:tcBorders>
            <w:shd w:val="clear" w:color="auto" w:fill="auto"/>
            <w:noWrap/>
            <w:vAlign w:val="bottom"/>
          </w:tcPr>
          <w:p w14:paraId="5F9FED88" w14:textId="068F3FFC" w:rsidR="001E565B" w:rsidRPr="00307F0B" w:rsidDel="00D44266" w:rsidRDefault="001E565B">
            <w:pPr>
              <w:keepNext/>
              <w:keepLines/>
              <w:jc w:val="right"/>
              <w:rPr>
                <w:del w:id="773" w:author="Katie Reytar" w:date="2019-06-25T16:53:00Z"/>
                <w:rFonts w:ascii="Calibri" w:eastAsia="Times New Roman" w:hAnsi="Calibri" w:cs="Calibri"/>
                <w:color w:val="FF0000"/>
              </w:rPr>
            </w:pPr>
            <w:del w:id="774" w:author="Katie Reytar" w:date="2019-06-25T16:53:00Z">
              <w:r w:rsidRPr="00273723"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0.8</w:delText>
              </w:r>
            </w:del>
          </w:p>
        </w:tc>
        <w:tc>
          <w:tcPr>
            <w:tcW w:w="1305" w:type="dxa"/>
            <w:gridSpan w:val="2"/>
            <w:tcBorders>
              <w:bottom w:val="double" w:sz="4" w:space="0" w:color="auto"/>
              <w:right w:val="double" w:sz="4" w:space="0" w:color="auto"/>
            </w:tcBorders>
            <w:shd w:val="clear" w:color="auto" w:fill="auto"/>
            <w:noWrap/>
            <w:vAlign w:val="bottom"/>
          </w:tcPr>
          <w:p w14:paraId="15685898" w14:textId="61B5391C" w:rsidR="001E565B" w:rsidRPr="00307F0B" w:rsidDel="00D44266" w:rsidRDefault="001E565B">
            <w:pPr>
              <w:keepNext/>
              <w:keepLines/>
              <w:jc w:val="right"/>
              <w:rPr>
                <w:del w:id="775" w:author="Katie Reytar" w:date="2019-06-25T16:53:00Z"/>
                <w:rFonts w:ascii="Calibri" w:eastAsia="Times New Roman" w:hAnsi="Calibri" w:cs="Calibri"/>
                <w:color w:val="FF0000"/>
              </w:rPr>
            </w:pPr>
            <w:del w:id="776" w:author="Katie Reytar" w:date="2019-06-25T16:53:00Z">
              <w:r w:rsidRPr="00307F0B" w:rsidDel="00D44266">
                <w:rPr>
                  <w:rFonts w:ascii="Calibri" w:eastAsia="Times New Roman" w:hAnsi="Calibri" w:cs="Calibri"/>
                  <w:color w:val="FF0000"/>
                </w:rPr>
                <w:delText>-1.0%</w:delText>
              </w:r>
            </w:del>
          </w:p>
        </w:tc>
        <w:tc>
          <w:tcPr>
            <w:tcW w:w="1305" w:type="dxa"/>
            <w:tcBorders>
              <w:bottom w:val="double" w:sz="4" w:space="0" w:color="auto"/>
            </w:tcBorders>
            <w:shd w:val="clear" w:color="auto" w:fill="auto"/>
            <w:noWrap/>
            <w:vAlign w:val="bottom"/>
          </w:tcPr>
          <w:p w14:paraId="5F1B7F0E" w14:textId="699AEBF8" w:rsidR="001E565B" w:rsidRPr="00307F0B" w:rsidDel="00D44266" w:rsidRDefault="001E565B">
            <w:pPr>
              <w:keepNext/>
              <w:keepLines/>
              <w:jc w:val="right"/>
              <w:rPr>
                <w:del w:id="777" w:author="Katie Reytar" w:date="2019-06-25T16:53:00Z"/>
                <w:rFonts w:ascii="Calibri" w:eastAsia="Times New Roman" w:hAnsi="Calibri" w:cs="Calibri"/>
                <w:color w:val="FF0000"/>
              </w:rPr>
            </w:pPr>
            <w:del w:id="778" w:author="Katie Reytar" w:date="2019-06-25T16:53:00Z">
              <w:r w:rsidRPr="00307F0B" w:rsidDel="00D44266">
                <w:rPr>
                  <w:rFonts w:ascii="Calibri" w:eastAsia="Times New Roman" w:hAnsi="Calibri" w:cs="Calibri"/>
                  <w:color w:val="FF0000"/>
                </w:rPr>
                <w:delText xml:space="preserve">         </w:delText>
              </w:r>
              <w:r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2.2</w:delText>
              </w:r>
            </w:del>
          </w:p>
        </w:tc>
        <w:tc>
          <w:tcPr>
            <w:tcW w:w="1305" w:type="dxa"/>
            <w:gridSpan w:val="2"/>
            <w:tcBorders>
              <w:bottom w:val="double" w:sz="4" w:space="0" w:color="auto"/>
              <w:right w:val="double" w:sz="4" w:space="0" w:color="auto"/>
            </w:tcBorders>
            <w:shd w:val="clear" w:color="auto" w:fill="auto"/>
            <w:noWrap/>
            <w:vAlign w:val="bottom"/>
          </w:tcPr>
          <w:p w14:paraId="3CE632FF" w14:textId="0BF5BE19" w:rsidR="001E565B" w:rsidRPr="00307F0B" w:rsidDel="00D44266" w:rsidRDefault="001E565B">
            <w:pPr>
              <w:keepNext/>
              <w:keepLines/>
              <w:jc w:val="right"/>
              <w:rPr>
                <w:del w:id="779" w:author="Katie Reytar" w:date="2019-06-25T16:53:00Z"/>
                <w:rFonts w:ascii="Calibri" w:eastAsia="Times New Roman" w:hAnsi="Calibri" w:cs="Calibri"/>
                <w:color w:val="FF0000"/>
              </w:rPr>
            </w:pPr>
            <w:del w:id="780" w:author="Katie Reytar" w:date="2019-06-25T16:53:00Z">
              <w:r w:rsidRPr="00307F0B" w:rsidDel="00D44266">
                <w:rPr>
                  <w:rFonts w:ascii="Calibri" w:eastAsia="Times New Roman" w:hAnsi="Calibri" w:cs="Calibri"/>
                  <w:color w:val="FF0000"/>
                </w:rPr>
                <w:delText>-2.6%</w:delText>
              </w:r>
            </w:del>
          </w:p>
        </w:tc>
        <w:tc>
          <w:tcPr>
            <w:tcW w:w="1305" w:type="dxa"/>
            <w:gridSpan w:val="2"/>
            <w:tcBorders>
              <w:left w:val="double" w:sz="4" w:space="0" w:color="auto"/>
              <w:bottom w:val="double" w:sz="4" w:space="0" w:color="auto"/>
            </w:tcBorders>
            <w:shd w:val="clear" w:color="auto" w:fill="auto"/>
            <w:noWrap/>
            <w:vAlign w:val="bottom"/>
          </w:tcPr>
          <w:p w14:paraId="663F4497" w14:textId="7742826E" w:rsidR="001E565B" w:rsidRPr="00307F0B" w:rsidDel="00D44266" w:rsidRDefault="001E565B">
            <w:pPr>
              <w:keepNext/>
              <w:keepLines/>
              <w:jc w:val="right"/>
              <w:rPr>
                <w:del w:id="781" w:author="Katie Reytar" w:date="2019-06-25T16:53:00Z"/>
                <w:rFonts w:ascii="Calibri" w:eastAsia="Times New Roman" w:hAnsi="Calibri" w:cs="Calibri"/>
                <w:color w:val="FF0000"/>
              </w:rPr>
            </w:pPr>
            <w:del w:id="782" w:author="Katie Reytar" w:date="2019-06-25T16:53:00Z">
              <w:r w:rsidDel="00D44266">
                <w:rPr>
                  <w:rFonts w:ascii="Calibri" w:eastAsia="Times New Roman" w:hAnsi="Calibri" w:cs="Calibri"/>
                  <w:color w:val="FF0000"/>
                </w:rPr>
                <w:delText>+</w:delText>
              </w:r>
              <w:r w:rsidRPr="00307F0B" w:rsidDel="00D44266">
                <w:rPr>
                  <w:rFonts w:ascii="Calibri" w:eastAsia="Times New Roman" w:hAnsi="Calibri" w:cs="Calibri"/>
                  <w:color w:val="FF0000"/>
                </w:rPr>
                <w:delText>5%</w:delText>
              </w:r>
            </w:del>
          </w:p>
        </w:tc>
        <w:tc>
          <w:tcPr>
            <w:tcW w:w="1305" w:type="dxa"/>
            <w:tcBorders>
              <w:bottom w:val="double" w:sz="4" w:space="0" w:color="auto"/>
            </w:tcBorders>
            <w:shd w:val="clear" w:color="auto" w:fill="auto"/>
            <w:noWrap/>
            <w:vAlign w:val="bottom"/>
          </w:tcPr>
          <w:p w14:paraId="24373A89" w14:textId="107A39F9" w:rsidR="001E565B" w:rsidRPr="00307F0B" w:rsidDel="00D44266" w:rsidRDefault="001E565B">
            <w:pPr>
              <w:keepNext/>
              <w:keepLines/>
              <w:jc w:val="right"/>
              <w:rPr>
                <w:del w:id="783" w:author="Katie Reytar" w:date="2019-06-25T16:53:00Z"/>
                <w:rFonts w:ascii="Calibri" w:eastAsia="Times New Roman" w:hAnsi="Calibri" w:cs="Calibri"/>
                <w:color w:val="FF0000"/>
              </w:rPr>
            </w:pPr>
            <w:del w:id="784" w:author="Katie Reytar" w:date="2019-06-25T16:53:00Z">
              <w:r w:rsidRPr="00307F0B" w:rsidDel="00D44266">
                <w:rPr>
                  <w:rFonts w:ascii="Calibri" w:eastAsia="Times New Roman" w:hAnsi="Calibri" w:cs="Calibri"/>
                  <w:color w:val="FF0000"/>
                </w:rPr>
                <w:delText>-25%</w:delText>
              </w:r>
            </w:del>
          </w:p>
        </w:tc>
      </w:tr>
      <w:tr w:rsidR="001E565B" w:rsidRPr="00307F0B" w:rsidDel="00D44266" w14:paraId="66ACC4DB" w14:textId="76949BD1" w:rsidTr="00207E8E">
        <w:trPr>
          <w:trHeight w:val="300"/>
          <w:del w:id="785" w:author="Katie Reytar" w:date="2019-06-25T16:53:00Z"/>
        </w:trPr>
        <w:tc>
          <w:tcPr>
            <w:tcW w:w="1525" w:type="dxa"/>
            <w:tcBorders>
              <w:top w:val="double" w:sz="4" w:space="0" w:color="auto"/>
            </w:tcBorders>
            <w:shd w:val="clear" w:color="auto" w:fill="DEEAF6" w:themeFill="accent1" w:themeFillTint="33"/>
            <w:noWrap/>
            <w:vAlign w:val="bottom"/>
          </w:tcPr>
          <w:p w14:paraId="62E4FB5B" w14:textId="30546082" w:rsidR="001E565B" w:rsidRPr="00307F0B" w:rsidDel="00D44266" w:rsidRDefault="001E565B" w:rsidP="002155F3">
            <w:pPr>
              <w:keepNext/>
              <w:keepLines/>
              <w:jc w:val="right"/>
              <w:rPr>
                <w:del w:id="786" w:author="Katie Reytar" w:date="2019-06-25T16:53:00Z"/>
                <w:rFonts w:ascii="Calibri" w:eastAsia="Times New Roman" w:hAnsi="Calibri" w:cs="Calibri"/>
                <w:b/>
                <w:color w:val="000000"/>
              </w:rPr>
            </w:pPr>
            <w:del w:id="787" w:author="Katie Reytar" w:date="2019-06-25T16:53:00Z">
              <w:r w:rsidDel="00D44266">
                <w:rPr>
                  <w:rFonts w:ascii="Calibri" w:eastAsia="Times New Roman" w:hAnsi="Calibri" w:cs="Calibri"/>
                  <w:b/>
                  <w:color w:val="000000"/>
                </w:rPr>
                <w:delText xml:space="preserve">Mekong </w:delText>
              </w:r>
              <w:r w:rsidRPr="00307F0B" w:rsidDel="00D44266">
                <w:rPr>
                  <w:rFonts w:ascii="Calibri" w:eastAsia="Times New Roman" w:hAnsi="Calibri" w:cs="Calibri"/>
                  <w:b/>
                  <w:color w:val="000000"/>
                </w:rPr>
                <w:delText xml:space="preserve">Region </w:delText>
              </w:r>
            </w:del>
          </w:p>
        </w:tc>
        <w:tc>
          <w:tcPr>
            <w:tcW w:w="1305" w:type="dxa"/>
            <w:gridSpan w:val="2"/>
            <w:tcBorders>
              <w:top w:val="double" w:sz="4" w:space="0" w:color="auto"/>
            </w:tcBorders>
            <w:shd w:val="clear" w:color="auto" w:fill="DEEAF6" w:themeFill="accent1" w:themeFillTint="33"/>
            <w:noWrap/>
            <w:vAlign w:val="bottom"/>
          </w:tcPr>
          <w:p w14:paraId="058BB531" w14:textId="67DA0A08" w:rsidR="001E565B" w:rsidRPr="00307F0B" w:rsidDel="00D44266" w:rsidRDefault="001E565B">
            <w:pPr>
              <w:keepNext/>
              <w:keepLines/>
              <w:jc w:val="right"/>
              <w:rPr>
                <w:del w:id="788" w:author="Katie Reytar" w:date="2019-06-25T16:53:00Z"/>
                <w:rFonts w:ascii="Calibri" w:eastAsia="Times New Roman" w:hAnsi="Calibri" w:cs="Calibri"/>
                <w:b/>
                <w:color w:val="FF0000"/>
              </w:rPr>
            </w:pPr>
            <w:del w:id="789" w:author="Katie Reytar" w:date="2019-06-25T16:53:00Z">
              <w:r w:rsidRPr="00273723" w:rsidDel="00D44266">
                <w:rPr>
                  <w:rFonts w:ascii="Calibri" w:eastAsia="Times New Roman" w:hAnsi="Calibri" w:cs="Calibri"/>
                  <w:b/>
                  <w:color w:val="FF0000"/>
                </w:rPr>
                <w:delText>-</w:delText>
              </w:r>
              <w:r w:rsidRPr="00307F0B" w:rsidDel="00D44266">
                <w:rPr>
                  <w:rFonts w:ascii="Calibri" w:eastAsia="Times New Roman" w:hAnsi="Calibri" w:cs="Calibri"/>
                  <w:b/>
                  <w:color w:val="FF0000"/>
                </w:rPr>
                <w:delText>6.7</w:delText>
              </w:r>
            </w:del>
          </w:p>
        </w:tc>
        <w:tc>
          <w:tcPr>
            <w:tcW w:w="1305" w:type="dxa"/>
            <w:gridSpan w:val="2"/>
            <w:tcBorders>
              <w:top w:val="double" w:sz="4" w:space="0" w:color="auto"/>
              <w:right w:val="double" w:sz="4" w:space="0" w:color="auto"/>
            </w:tcBorders>
            <w:shd w:val="clear" w:color="auto" w:fill="DEEAF6" w:themeFill="accent1" w:themeFillTint="33"/>
            <w:noWrap/>
            <w:vAlign w:val="bottom"/>
          </w:tcPr>
          <w:p w14:paraId="5BB2D830" w14:textId="03C14BF6" w:rsidR="001E565B" w:rsidRPr="00307F0B" w:rsidDel="00D44266" w:rsidRDefault="001E565B">
            <w:pPr>
              <w:keepNext/>
              <w:keepLines/>
              <w:jc w:val="right"/>
              <w:rPr>
                <w:del w:id="790" w:author="Katie Reytar" w:date="2019-06-25T16:53:00Z"/>
                <w:rFonts w:ascii="Calibri" w:eastAsia="Times New Roman" w:hAnsi="Calibri" w:cs="Calibri"/>
                <w:b/>
                <w:color w:val="FF0000"/>
              </w:rPr>
            </w:pPr>
            <w:del w:id="791" w:author="Katie Reytar" w:date="2019-06-25T16:53:00Z">
              <w:r w:rsidRPr="00307F0B" w:rsidDel="00D44266">
                <w:rPr>
                  <w:rFonts w:ascii="Calibri" w:eastAsia="Times New Roman" w:hAnsi="Calibri" w:cs="Calibri"/>
                  <w:b/>
                  <w:color w:val="FF0000"/>
                </w:rPr>
                <w:delText>-2.0%</w:delText>
              </w:r>
            </w:del>
          </w:p>
        </w:tc>
        <w:tc>
          <w:tcPr>
            <w:tcW w:w="1305" w:type="dxa"/>
            <w:tcBorders>
              <w:top w:val="double" w:sz="4" w:space="0" w:color="auto"/>
            </w:tcBorders>
            <w:shd w:val="clear" w:color="auto" w:fill="DEEAF6" w:themeFill="accent1" w:themeFillTint="33"/>
            <w:noWrap/>
            <w:vAlign w:val="bottom"/>
          </w:tcPr>
          <w:p w14:paraId="771C9CE6" w14:textId="22A14944" w:rsidR="001E565B" w:rsidRPr="00307F0B" w:rsidDel="00D44266" w:rsidRDefault="001E565B">
            <w:pPr>
              <w:keepNext/>
              <w:keepLines/>
              <w:jc w:val="right"/>
              <w:rPr>
                <w:del w:id="792" w:author="Katie Reytar" w:date="2019-06-25T16:53:00Z"/>
                <w:rFonts w:ascii="Calibri" w:eastAsia="Times New Roman" w:hAnsi="Calibri" w:cs="Calibri"/>
                <w:b/>
                <w:color w:val="FF0000"/>
              </w:rPr>
            </w:pPr>
            <w:del w:id="793" w:author="Katie Reytar" w:date="2019-06-25T16:53:00Z">
              <w:r w:rsidRPr="00273723" w:rsidDel="00D44266">
                <w:rPr>
                  <w:rFonts w:ascii="Calibri" w:eastAsia="Times New Roman" w:hAnsi="Calibri" w:cs="Calibri"/>
                  <w:b/>
                  <w:color w:val="FF0000"/>
                </w:rPr>
                <w:delText>-</w:delText>
              </w:r>
              <w:r w:rsidRPr="00307F0B" w:rsidDel="00D44266">
                <w:rPr>
                  <w:rFonts w:ascii="Calibri" w:eastAsia="Times New Roman" w:hAnsi="Calibri" w:cs="Calibri"/>
                  <w:b/>
                  <w:color w:val="FF0000"/>
                </w:rPr>
                <w:delText>7.1</w:delText>
              </w:r>
            </w:del>
          </w:p>
        </w:tc>
        <w:tc>
          <w:tcPr>
            <w:tcW w:w="1305" w:type="dxa"/>
            <w:gridSpan w:val="2"/>
            <w:tcBorders>
              <w:top w:val="double" w:sz="4" w:space="0" w:color="auto"/>
              <w:right w:val="double" w:sz="4" w:space="0" w:color="auto"/>
            </w:tcBorders>
            <w:shd w:val="clear" w:color="auto" w:fill="DEEAF6" w:themeFill="accent1" w:themeFillTint="33"/>
            <w:noWrap/>
            <w:vAlign w:val="bottom"/>
          </w:tcPr>
          <w:p w14:paraId="1FBC203D" w14:textId="13CC4F7D" w:rsidR="001E565B" w:rsidRPr="00307F0B" w:rsidDel="00D44266" w:rsidRDefault="001E565B">
            <w:pPr>
              <w:keepNext/>
              <w:keepLines/>
              <w:jc w:val="right"/>
              <w:rPr>
                <w:del w:id="794" w:author="Katie Reytar" w:date="2019-06-25T16:53:00Z"/>
                <w:rFonts w:ascii="Calibri" w:eastAsia="Times New Roman" w:hAnsi="Calibri" w:cs="Calibri"/>
                <w:b/>
                <w:color w:val="FF0000"/>
              </w:rPr>
            </w:pPr>
            <w:del w:id="795" w:author="Katie Reytar" w:date="2019-06-25T16:53:00Z">
              <w:r w:rsidRPr="00307F0B" w:rsidDel="00D44266">
                <w:rPr>
                  <w:rFonts w:ascii="Calibri" w:eastAsia="Times New Roman" w:hAnsi="Calibri" w:cs="Calibri"/>
                  <w:b/>
                  <w:color w:val="FF0000"/>
                </w:rPr>
                <w:delText>-2.1%</w:delText>
              </w:r>
            </w:del>
          </w:p>
        </w:tc>
        <w:tc>
          <w:tcPr>
            <w:tcW w:w="1305" w:type="dxa"/>
            <w:gridSpan w:val="2"/>
            <w:tcBorders>
              <w:top w:val="double" w:sz="4" w:space="0" w:color="auto"/>
              <w:left w:val="double" w:sz="4" w:space="0" w:color="auto"/>
            </w:tcBorders>
            <w:shd w:val="clear" w:color="auto" w:fill="DEEAF6" w:themeFill="accent1" w:themeFillTint="33"/>
            <w:noWrap/>
            <w:vAlign w:val="bottom"/>
          </w:tcPr>
          <w:p w14:paraId="0F2D813B" w14:textId="73460C26" w:rsidR="001E565B" w:rsidRPr="00307F0B" w:rsidDel="00D44266" w:rsidRDefault="001E565B">
            <w:pPr>
              <w:keepNext/>
              <w:keepLines/>
              <w:jc w:val="right"/>
              <w:rPr>
                <w:del w:id="796" w:author="Katie Reytar" w:date="2019-06-25T16:53:00Z"/>
                <w:rFonts w:ascii="Calibri" w:eastAsia="Times New Roman" w:hAnsi="Calibri" w:cs="Calibri"/>
                <w:b/>
                <w:color w:val="FF0000"/>
              </w:rPr>
            </w:pPr>
            <w:del w:id="797" w:author="Katie Reytar" w:date="2019-06-25T16:53:00Z">
              <w:r w:rsidRPr="00307F0B" w:rsidDel="00D44266">
                <w:rPr>
                  <w:rFonts w:ascii="Calibri" w:eastAsia="Times New Roman" w:hAnsi="Calibri" w:cs="Calibri"/>
                  <w:b/>
                  <w:color w:val="00B050"/>
                </w:rPr>
                <w:delText>-6%</w:delText>
              </w:r>
            </w:del>
          </w:p>
        </w:tc>
        <w:tc>
          <w:tcPr>
            <w:tcW w:w="1305" w:type="dxa"/>
            <w:tcBorders>
              <w:top w:val="double" w:sz="4" w:space="0" w:color="auto"/>
            </w:tcBorders>
            <w:shd w:val="clear" w:color="auto" w:fill="DEEAF6" w:themeFill="accent1" w:themeFillTint="33"/>
            <w:noWrap/>
            <w:vAlign w:val="bottom"/>
          </w:tcPr>
          <w:p w14:paraId="5FC36955" w14:textId="6533280E" w:rsidR="001E565B" w:rsidRPr="00307F0B" w:rsidDel="00D44266" w:rsidRDefault="001E565B">
            <w:pPr>
              <w:keepNext/>
              <w:keepLines/>
              <w:jc w:val="right"/>
              <w:rPr>
                <w:del w:id="798" w:author="Katie Reytar" w:date="2019-06-25T16:53:00Z"/>
                <w:rFonts w:ascii="Calibri" w:eastAsia="Times New Roman" w:hAnsi="Calibri" w:cs="Calibri"/>
                <w:b/>
                <w:color w:val="FF0000"/>
              </w:rPr>
            </w:pPr>
            <w:del w:id="799" w:author="Katie Reytar" w:date="2019-06-25T16:53:00Z">
              <w:r w:rsidRPr="00307F0B" w:rsidDel="00D44266">
                <w:rPr>
                  <w:rFonts w:ascii="Calibri" w:eastAsia="Times New Roman" w:hAnsi="Calibri" w:cs="Calibri"/>
                  <w:b/>
                  <w:color w:val="FF0000"/>
                </w:rPr>
                <w:delText>-11%</w:delText>
              </w:r>
            </w:del>
          </w:p>
        </w:tc>
      </w:tr>
      <w:tr w:rsidR="00AF0EBC" w:rsidRPr="00307F0B" w14:paraId="1047521A" w14:textId="77777777" w:rsidTr="002155F3">
        <w:trPr>
          <w:trHeight w:val="600"/>
          <w:ins w:id="800" w:author="Katie Reytar" w:date="2019-06-25T16:41:00Z"/>
        </w:trPr>
        <w:tc>
          <w:tcPr>
            <w:tcW w:w="1871" w:type="dxa"/>
            <w:gridSpan w:val="2"/>
            <w:shd w:val="clear" w:color="auto" w:fill="DEEAF6" w:themeFill="accent1" w:themeFillTint="33"/>
            <w:vAlign w:val="bottom"/>
          </w:tcPr>
          <w:p w14:paraId="7D1D74A2" w14:textId="77777777" w:rsidR="00AF0EBC" w:rsidRPr="002155F3" w:rsidRDefault="00AF0EBC" w:rsidP="002155F3">
            <w:pPr>
              <w:keepNext/>
              <w:keepLines/>
              <w:rPr>
                <w:ins w:id="801" w:author="Katie Reytar" w:date="2019-06-25T16:41:00Z"/>
                <w:rFonts w:asciiTheme="minorHAnsi" w:eastAsia="Times New Roman" w:hAnsiTheme="minorHAnsi" w:cstheme="minorHAnsi"/>
                <w:b/>
                <w:sz w:val="22"/>
                <w:szCs w:val="22"/>
              </w:rPr>
            </w:pPr>
            <w:ins w:id="802" w:author="Katie Reytar" w:date="2019-06-25T16:41:00Z">
              <w:r w:rsidRPr="002155F3">
                <w:rPr>
                  <w:rFonts w:asciiTheme="minorHAnsi" w:eastAsia="Times New Roman" w:hAnsiTheme="minorHAnsi" w:cstheme="minorHAnsi"/>
                  <w:b/>
                  <w:sz w:val="22"/>
                  <w:szCs w:val="22"/>
                </w:rPr>
                <w:t>Country</w:t>
              </w:r>
            </w:ins>
          </w:p>
        </w:tc>
        <w:tc>
          <w:tcPr>
            <w:tcW w:w="1871" w:type="dxa"/>
            <w:gridSpan w:val="2"/>
            <w:shd w:val="clear" w:color="auto" w:fill="DEEAF6" w:themeFill="accent1" w:themeFillTint="33"/>
            <w:vAlign w:val="bottom"/>
          </w:tcPr>
          <w:p w14:paraId="6E1057CB" w14:textId="70354A6E" w:rsidR="00AF0EBC" w:rsidRPr="002155F3" w:rsidRDefault="00AF0EBC" w:rsidP="002155F3">
            <w:pPr>
              <w:keepNext/>
              <w:keepLines/>
              <w:rPr>
                <w:ins w:id="803" w:author="Katie Reytar" w:date="2019-06-25T16:41:00Z"/>
                <w:rFonts w:asciiTheme="minorHAnsi" w:eastAsia="Times New Roman" w:hAnsiTheme="minorHAnsi" w:cstheme="minorHAnsi"/>
                <w:b/>
                <w:color w:val="000000"/>
                <w:sz w:val="22"/>
                <w:szCs w:val="22"/>
              </w:rPr>
            </w:pPr>
            <w:ins w:id="804" w:author="Katie Reytar" w:date="2019-06-25T16:42:00Z">
              <w:r w:rsidRPr="002155F3">
                <w:rPr>
                  <w:rFonts w:asciiTheme="minorHAnsi" w:eastAsia="Times New Roman" w:hAnsiTheme="minorHAnsi" w:cstheme="minorHAnsi"/>
                  <w:b/>
                  <w:color w:val="000000"/>
                  <w:sz w:val="22"/>
                  <w:szCs w:val="22"/>
                </w:rPr>
                <w:t>Loss (</w:t>
              </w:r>
              <w:proofErr w:type="spellStart"/>
              <w:r w:rsidRPr="002155F3">
                <w:rPr>
                  <w:rFonts w:asciiTheme="minorHAnsi" w:eastAsia="Times New Roman" w:hAnsiTheme="minorHAnsi" w:cstheme="minorHAnsi"/>
                  <w:b/>
                  <w:color w:val="000000"/>
                  <w:sz w:val="22"/>
                  <w:szCs w:val="22"/>
                </w:rPr>
                <w:t>Mha</w:t>
              </w:r>
              <w:proofErr w:type="spellEnd"/>
              <w:r w:rsidRPr="002155F3">
                <w:rPr>
                  <w:rFonts w:asciiTheme="minorHAnsi" w:eastAsia="Times New Roman" w:hAnsiTheme="minorHAnsi" w:cstheme="minorHAnsi"/>
                  <w:b/>
                  <w:color w:val="000000"/>
                  <w:sz w:val="22"/>
                  <w:szCs w:val="22"/>
                </w:rPr>
                <w:t>)</w:t>
              </w:r>
            </w:ins>
          </w:p>
        </w:tc>
        <w:tc>
          <w:tcPr>
            <w:tcW w:w="1871" w:type="dxa"/>
            <w:gridSpan w:val="3"/>
            <w:tcBorders>
              <w:right w:val="single" w:sz="4" w:space="0" w:color="auto"/>
            </w:tcBorders>
            <w:shd w:val="clear" w:color="auto" w:fill="DEEAF6" w:themeFill="accent1" w:themeFillTint="33"/>
            <w:vAlign w:val="bottom"/>
          </w:tcPr>
          <w:p w14:paraId="04050B26" w14:textId="41C0DA33" w:rsidR="00AF0EBC" w:rsidRPr="002155F3" w:rsidRDefault="00AF0EBC" w:rsidP="002155F3">
            <w:pPr>
              <w:keepNext/>
              <w:keepLines/>
              <w:rPr>
                <w:ins w:id="805" w:author="Katie Reytar" w:date="2019-06-25T16:41:00Z"/>
                <w:rFonts w:asciiTheme="minorHAnsi" w:eastAsia="Times New Roman" w:hAnsiTheme="minorHAnsi" w:cstheme="minorHAnsi"/>
                <w:b/>
                <w:color w:val="000000"/>
                <w:sz w:val="22"/>
                <w:szCs w:val="22"/>
              </w:rPr>
            </w:pPr>
            <w:ins w:id="806" w:author="Katie Reytar" w:date="2019-06-25T16:42:00Z">
              <w:r w:rsidRPr="002155F3">
                <w:rPr>
                  <w:rFonts w:asciiTheme="minorHAnsi" w:eastAsia="Times New Roman" w:hAnsiTheme="minorHAnsi" w:cstheme="minorHAnsi"/>
                  <w:b/>
                  <w:color w:val="000000"/>
                  <w:sz w:val="22"/>
                  <w:szCs w:val="22"/>
                </w:rPr>
                <w:t>Gain (</w:t>
              </w:r>
              <w:proofErr w:type="spellStart"/>
              <w:r w:rsidRPr="002155F3">
                <w:rPr>
                  <w:rFonts w:asciiTheme="minorHAnsi" w:eastAsia="Times New Roman" w:hAnsiTheme="minorHAnsi" w:cstheme="minorHAnsi"/>
                  <w:b/>
                  <w:color w:val="000000"/>
                  <w:sz w:val="22"/>
                  <w:szCs w:val="22"/>
                </w:rPr>
                <w:t>Mha</w:t>
              </w:r>
              <w:proofErr w:type="spellEnd"/>
              <w:r w:rsidRPr="002155F3">
                <w:rPr>
                  <w:rFonts w:asciiTheme="minorHAnsi" w:eastAsia="Times New Roman" w:hAnsiTheme="minorHAnsi" w:cstheme="minorHAnsi"/>
                  <w:b/>
                  <w:color w:val="000000"/>
                  <w:sz w:val="22"/>
                  <w:szCs w:val="22"/>
                </w:rPr>
                <w:t>)</w:t>
              </w:r>
            </w:ins>
          </w:p>
        </w:tc>
        <w:tc>
          <w:tcPr>
            <w:tcW w:w="1871" w:type="dxa"/>
            <w:gridSpan w:val="2"/>
            <w:tcBorders>
              <w:left w:val="single" w:sz="4" w:space="0" w:color="auto"/>
            </w:tcBorders>
            <w:shd w:val="clear" w:color="auto" w:fill="DEEAF6" w:themeFill="accent1" w:themeFillTint="33"/>
            <w:vAlign w:val="bottom"/>
          </w:tcPr>
          <w:p w14:paraId="508962C8" w14:textId="77777777" w:rsidR="00AF0EBC" w:rsidRPr="002155F3" w:rsidRDefault="00AF0EBC" w:rsidP="002155F3">
            <w:pPr>
              <w:keepNext/>
              <w:keepLines/>
              <w:rPr>
                <w:ins w:id="807" w:author="Katie Reytar" w:date="2019-06-25T16:41:00Z"/>
                <w:rFonts w:asciiTheme="minorHAnsi" w:eastAsia="Times New Roman" w:hAnsiTheme="minorHAnsi" w:cstheme="minorHAnsi"/>
                <w:b/>
                <w:color w:val="000000"/>
                <w:sz w:val="22"/>
                <w:szCs w:val="22"/>
              </w:rPr>
            </w:pPr>
            <w:ins w:id="808" w:author="Katie Reytar" w:date="2019-06-25T16:41:00Z">
              <w:r w:rsidRPr="002155F3">
                <w:rPr>
                  <w:rFonts w:asciiTheme="minorHAnsi" w:eastAsia="Times New Roman" w:hAnsiTheme="minorHAnsi" w:cstheme="minorHAnsi"/>
                  <w:b/>
                  <w:color w:val="000000"/>
                  <w:sz w:val="22"/>
                  <w:szCs w:val="22"/>
                </w:rPr>
                <w:t xml:space="preserve"> Net change (</w:t>
              </w:r>
              <w:proofErr w:type="spellStart"/>
              <w:r w:rsidRPr="002155F3">
                <w:rPr>
                  <w:rFonts w:asciiTheme="minorHAnsi" w:eastAsia="Times New Roman" w:hAnsiTheme="minorHAnsi" w:cstheme="minorHAnsi"/>
                  <w:b/>
                  <w:color w:val="000000"/>
                  <w:sz w:val="22"/>
                  <w:szCs w:val="22"/>
                </w:rPr>
                <w:t>Mha</w:t>
              </w:r>
              <w:proofErr w:type="spellEnd"/>
              <w:r w:rsidRPr="002155F3">
                <w:rPr>
                  <w:rFonts w:asciiTheme="minorHAnsi" w:eastAsia="Times New Roman" w:hAnsiTheme="minorHAnsi" w:cstheme="minorHAnsi"/>
                  <w:b/>
                  <w:color w:val="000000"/>
                  <w:sz w:val="22"/>
                  <w:szCs w:val="22"/>
                </w:rPr>
                <w:t xml:space="preserve">) </w:t>
              </w:r>
            </w:ins>
          </w:p>
        </w:tc>
        <w:tc>
          <w:tcPr>
            <w:tcW w:w="1871" w:type="dxa"/>
            <w:gridSpan w:val="2"/>
            <w:tcBorders>
              <w:right w:val="single" w:sz="4" w:space="0" w:color="auto"/>
            </w:tcBorders>
            <w:shd w:val="clear" w:color="auto" w:fill="DEEAF6" w:themeFill="accent1" w:themeFillTint="33"/>
            <w:vAlign w:val="bottom"/>
          </w:tcPr>
          <w:p w14:paraId="419F726A" w14:textId="77777777" w:rsidR="00AF0EBC" w:rsidRPr="002155F3" w:rsidRDefault="00AF0EBC" w:rsidP="002155F3">
            <w:pPr>
              <w:keepNext/>
              <w:keepLines/>
              <w:rPr>
                <w:ins w:id="809" w:author="Katie Reytar" w:date="2019-06-25T16:41:00Z"/>
                <w:rFonts w:asciiTheme="minorHAnsi" w:eastAsia="Times New Roman" w:hAnsiTheme="minorHAnsi" w:cstheme="minorHAnsi"/>
                <w:b/>
                <w:color w:val="000000"/>
                <w:sz w:val="22"/>
                <w:szCs w:val="22"/>
              </w:rPr>
            </w:pPr>
            <w:ins w:id="810" w:author="Katie Reytar" w:date="2019-06-25T16:41:00Z">
              <w:r w:rsidRPr="002155F3">
                <w:rPr>
                  <w:rFonts w:asciiTheme="minorHAnsi" w:eastAsia="Times New Roman" w:hAnsiTheme="minorHAnsi" w:cstheme="minorHAnsi"/>
                  <w:b/>
                  <w:color w:val="000000"/>
                  <w:sz w:val="22"/>
                  <w:szCs w:val="22"/>
                </w:rPr>
                <w:t xml:space="preserve"> Net change (%) </w:t>
              </w:r>
            </w:ins>
          </w:p>
        </w:tc>
      </w:tr>
      <w:tr w:rsidR="00AF0EBC" w:rsidRPr="00307F0B" w14:paraId="0C78D6C6" w14:textId="77777777" w:rsidTr="002155F3">
        <w:trPr>
          <w:trHeight w:val="300"/>
          <w:ins w:id="811" w:author="Katie Reytar" w:date="2019-06-25T16:41:00Z"/>
        </w:trPr>
        <w:tc>
          <w:tcPr>
            <w:tcW w:w="1871" w:type="dxa"/>
            <w:gridSpan w:val="2"/>
            <w:shd w:val="clear" w:color="auto" w:fill="auto"/>
            <w:noWrap/>
            <w:vAlign w:val="bottom"/>
          </w:tcPr>
          <w:p w14:paraId="1B257189" w14:textId="77777777" w:rsidR="00AF0EBC" w:rsidRPr="002155F3" w:rsidRDefault="00AF0EBC" w:rsidP="002155F3">
            <w:pPr>
              <w:keepNext/>
              <w:keepLines/>
              <w:rPr>
                <w:ins w:id="812" w:author="Katie Reytar" w:date="2019-06-25T16:41:00Z"/>
                <w:rFonts w:asciiTheme="minorHAnsi" w:eastAsia="Times New Roman" w:hAnsiTheme="minorHAnsi" w:cstheme="minorHAnsi"/>
                <w:color w:val="000000"/>
                <w:sz w:val="22"/>
                <w:szCs w:val="22"/>
              </w:rPr>
            </w:pPr>
            <w:ins w:id="813" w:author="Katie Reytar" w:date="2019-06-25T16:41:00Z">
              <w:r w:rsidRPr="002155F3">
                <w:rPr>
                  <w:rFonts w:asciiTheme="minorHAnsi" w:eastAsia="Times New Roman" w:hAnsiTheme="minorHAnsi" w:cstheme="minorHAnsi"/>
                  <w:color w:val="000000"/>
                  <w:sz w:val="22"/>
                  <w:szCs w:val="22"/>
                </w:rPr>
                <w:t>Cambodia</w:t>
              </w:r>
            </w:ins>
          </w:p>
        </w:tc>
        <w:tc>
          <w:tcPr>
            <w:tcW w:w="1871" w:type="dxa"/>
            <w:gridSpan w:val="2"/>
            <w:shd w:val="clear" w:color="auto" w:fill="auto"/>
            <w:noWrap/>
            <w:vAlign w:val="bottom"/>
          </w:tcPr>
          <w:p w14:paraId="06815031" w14:textId="509F0994" w:rsidR="00AF0EBC" w:rsidRPr="002155F3" w:rsidRDefault="00AF0EBC" w:rsidP="002155F3">
            <w:pPr>
              <w:keepNext/>
              <w:keepLines/>
              <w:jc w:val="right"/>
              <w:rPr>
                <w:ins w:id="814" w:author="Katie Reytar" w:date="2019-06-25T16:41:00Z"/>
                <w:rFonts w:asciiTheme="minorHAnsi" w:eastAsia="Times New Roman" w:hAnsiTheme="minorHAnsi" w:cstheme="minorHAnsi"/>
                <w:sz w:val="22"/>
                <w:szCs w:val="22"/>
              </w:rPr>
            </w:pPr>
            <w:ins w:id="815" w:author="Katie Reytar" w:date="2019-06-25T16:46:00Z">
              <w:r w:rsidRPr="002155F3">
                <w:rPr>
                  <w:rFonts w:asciiTheme="minorHAnsi" w:eastAsia="Times New Roman" w:hAnsiTheme="minorHAnsi" w:cstheme="minorHAnsi"/>
                  <w:sz w:val="22"/>
                  <w:szCs w:val="22"/>
                </w:rPr>
                <w:t>3.4</w:t>
              </w:r>
            </w:ins>
          </w:p>
        </w:tc>
        <w:tc>
          <w:tcPr>
            <w:tcW w:w="1871" w:type="dxa"/>
            <w:gridSpan w:val="3"/>
            <w:tcBorders>
              <w:right w:val="single" w:sz="4" w:space="0" w:color="auto"/>
            </w:tcBorders>
            <w:shd w:val="clear" w:color="auto" w:fill="auto"/>
            <w:noWrap/>
            <w:vAlign w:val="bottom"/>
          </w:tcPr>
          <w:p w14:paraId="29EE1CDA" w14:textId="09FA68CD" w:rsidR="00AF0EBC" w:rsidRPr="002155F3" w:rsidRDefault="00AF0EBC" w:rsidP="002155F3">
            <w:pPr>
              <w:keepNext/>
              <w:keepLines/>
              <w:jc w:val="right"/>
              <w:rPr>
                <w:ins w:id="816" w:author="Katie Reytar" w:date="2019-06-25T16:41:00Z"/>
                <w:rFonts w:asciiTheme="minorHAnsi" w:eastAsia="Times New Roman" w:hAnsiTheme="minorHAnsi" w:cstheme="minorHAnsi"/>
                <w:sz w:val="22"/>
                <w:szCs w:val="22"/>
              </w:rPr>
            </w:pPr>
            <w:ins w:id="817" w:author="Katie Reytar" w:date="2019-06-25T16:46:00Z">
              <w:r w:rsidRPr="002155F3">
                <w:rPr>
                  <w:rFonts w:asciiTheme="minorHAnsi" w:eastAsia="Times New Roman" w:hAnsiTheme="minorHAnsi" w:cstheme="minorHAnsi"/>
                  <w:sz w:val="22"/>
                  <w:szCs w:val="22"/>
                </w:rPr>
                <w:t>1.4</w:t>
              </w:r>
            </w:ins>
          </w:p>
        </w:tc>
        <w:tc>
          <w:tcPr>
            <w:tcW w:w="1871" w:type="dxa"/>
            <w:gridSpan w:val="2"/>
            <w:tcBorders>
              <w:left w:val="single" w:sz="4" w:space="0" w:color="auto"/>
            </w:tcBorders>
            <w:shd w:val="clear" w:color="auto" w:fill="auto"/>
            <w:noWrap/>
            <w:vAlign w:val="bottom"/>
          </w:tcPr>
          <w:p w14:paraId="2ED5A1C0" w14:textId="5C6F929F" w:rsidR="00AF0EBC" w:rsidRPr="002155F3" w:rsidRDefault="00AF0EBC" w:rsidP="002155F3">
            <w:pPr>
              <w:keepNext/>
              <w:keepLines/>
              <w:jc w:val="right"/>
              <w:rPr>
                <w:ins w:id="818" w:author="Katie Reytar" w:date="2019-06-25T16:41:00Z"/>
                <w:rFonts w:asciiTheme="minorHAnsi" w:eastAsia="Times New Roman" w:hAnsiTheme="minorHAnsi" w:cstheme="minorHAnsi"/>
                <w:sz w:val="22"/>
                <w:szCs w:val="22"/>
              </w:rPr>
            </w:pPr>
            <w:ins w:id="819" w:author="Katie Reytar" w:date="2019-06-25T16:50:00Z">
              <w:r w:rsidRPr="002155F3">
                <w:rPr>
                  <w:rFonts w:asciiTheme="minorHAnsi" w:eastAsia="Times New Roman" w:hAnsiTheme="minorHAnsi" w:cstheme="minorHAnsi"/>
                  <w:sz w:val="22"/>
                  <w:szCs w:val="22"/>
                </w:rPr>
                <w:t>-2.0</w:t>
              </w:r>
            </w:ins>
          </w:p>
        </w:tc>
        <w:tc>
          <w:tcPr>
            <w:tcW w:w="1871" w:type="dxa"/>
            <w:gridSpan w:val="2"/>
            <w:tcBorders>
              <w:right w:val="single" w:sz="4" w:space="0" w:color="auto"/>
            </w:tcBorders>
            <w:shd w:val="clear" w:color="auto" w:fill="auto"/>
            <w:noWrap/>
            <w:vAlign w:val="bottom"/>
          </w:tcPr>
          <w:p w14:paraId="54AB1253" w14:textId="5886B685" w:rsidR="00AF0EBC" w:rsidRPr="002155F3" w:rsidRDefault="00AF0EBC" w:rsidP="002155F3">
            <w:pPr>
              <w:keepNext/>
              <w:keepLines/>
              <w:jc w:val="right"/>
              <w:rPr>
                <w:ins w:id="820" w:author="Katie Reytar" w:date="2019-06-25T16:41:00Z"/>
                <w:rFonts w:asciiTheme="minorHAnsi" w:eastAsia="Times New Roman" w:hAnsiTheme="minorHAnsi" w:cstheme="minorHAnsi"/>
                <w:sz w:val="22"/>
                <w:szCs w:val="22"/>
              </w:rPr>
            </w:pPr>
            <w:ins w:id="821" w:author="Katie Reytar" w:date="2019-06-25T16:50:00Z">
              <w:r w:rsidRPr="002155F3">
                <w:rPr>
                  <w:rFonts w:asciiTheme="minorHAnsi" w:eastAsia="Times New Roman" w:hAnsiTheme="minorHAnsi" w:cstheme="minorHAnsi"/>
                  <w:sz w:val="22"/>
                  <w:szCs w:val="22"/>
                </w:rPr>
                <w:t>-8%</w:t>
              </w:r>
            </w:ins>
          </w:p>
        </w:tc>
      </w:tr>
      <w:tr w:rsidR="00AF0EBC" w:rsidRPr="00307F0B" w14:paraId="15F6F5B6" w14:textId="77777777" w:rsidTr="002155F3">
        <w:trPr>
          <w:trHeight w:val="300"/>
          <w:ins w:id="822" w:author="Katie Reytar" w:date="2019-06-25T16:41:00Z"/>
        </w:trPr>
        <w:tc>
          <w:tcPr>
            <w:tcW w:w="1871" w:type="dxa"/>
            <w:gridSpan w:val="2"/>
            <w:shd w:val="clear" w:color="auto" w:fill="auto"/>
            <w:noWrap/>
            <w:vAlign w:val="bottom"/>
          </w:tcPr>
          <w:p w14:paraId="12D4256D" w14:textId="77777777" w:rsidR="00AF0EBC" w:rsidRPr="002155F3" w:rsidRDefault="00AF0EBC" w:rsidP="002155F3">
            <w:pPr>
              <w:keepNext/>
              <w:keepLines/>
              <w:rPr>
                <w:ins w:id="823" w:author="Katie Reytar" w:date="2019-06-25T16:41:00Z"/>
                <w:rFonts w:asciiTheme="minorHAnsi" w:eastAsia="Times New Roman" w:hAnsiTheme="minorHAnsi" w:cstheme="minorHAnsi"/>
                <w:color w:val="000000"/>
                <w:sz w:val="22"/>
                <w:szCs w:val="22"/>
              </w:rPr>
            </w:pPr>
            <w:ins w:id="824" w:author="Katie Reytar" w:date="2019-06-25T16:41:00Z">
              <w:r w:rsidRPr="002155F3">
                <w:rPr>
                  <w:rFonts w:asciiTheme="minorHAnsi" w:eastAsia="Times New Roman" w:hAnsiTheme="minorHAnsi" w:cstheme="minorHAnsi"/>
                  <w:color w:val="000000"/>
                  <w:sz w:val="22"/>
                  <w:szCs w:val="22"/>
                </w:rPr>
                <w:t>Laos</w:t>
              </w:r>
            </w:ins>
          </w:p>
        </w:tc>
        <w:tc>
          <w:tcPr>
            <w:tcW w:w="1871" w:type="dxa"/>
            <w:gridSpan w:val="2"/>
            <w:shd w:val="clear" w:color="auto" w:fill="auto"/>
            <w:noWrap/>
            <w:vAlign w:val="bottom"/>
          </w:tcPr>
          <w:p w14:paraId="6FAC829D" w14:textId="38825CE8" w:rsidR="00AF0EBC" w:rsidRPr="002155F3" w:rsidRDefault="00AF0EBC" w:rsidP="002155F3">
            <w:pPr>
              <w:keepNext/>
              <w:keepLines/>
              <w:jc w:val="right"/>
              <w:rPr>
                <w:ins w:id="825" w:author="Katie Reytar" w:date="2019-06-25T16:41:00Z"/>
                <w:rFonts w:asciiTheme="minorHAnsi" w:eastAsia="Times New Roman" w:hAnsiTheme="minorHAnsi" w:cstheme="minorHAnsi"/>
                <w:sz w:val="22"/>
                <w:szCs w:val="22"/>
              </w:rPr>
            </w:pPr>
            <w:ins w:id="826" w:author="Katie Reytar" w:date="2019-06-25T16:46:00Z">
              <w:r w:rsidRPr="002155F3">
                <w:rPr>
                  <w:rFonts w:asciiTheme="minorHAnsi" w:eastAsia="Times New Roman" w:hAnsiTheme="minorHAnsi" w:cstheme="minorHAnsi"/>
                  <w:sz w:val="22"/>
                  <w:szCs w:val="22"/>
                </w:rPr>
                <w:t>4.6</w:t>
              </w:r>
            </w:ins>
          </w:p>
        </w:tc>
        <w:tc>
          <w:tcPr>
            <w:tcW w:w="1871" w:type="dxa"/>
            <w:gridSpan w:val="3"/>
            <w:tcBorders>
              <w:right w:val="single" w:sz="4" w:space="0" w:color="auto"/>
            </w:tcBorders>
            <w:shd w:val="clear" w:color="auto" w:fill="auto"/>
            <w:noWrap/>
            <w:vAlign w:val="bottom"/>
          </w:tcPr>
          <w:p w14:paraId="481BADD5" w14:textId="7C9461C5" w:rsidR="00AF0EBC" w:rsidRPr="002155F3" w:rsidRDefault="00AF0EBC" w:rsidP="002155F3">
            <w:pPr>
              <w:keepNext/>
              <w:keepLines/>
              <w:jc w:val="right"/>
              <w:rPr>
                <w:ins w:id="827" w:author="Katie Reytar" w:date="2019-06-25T16:41:00Z"/>
                <w:rFonts w:asciiTheme="minorHAnsi" w:eastAsia="Times New Roman" w:hAnsiTheme="minorHAnsi" w:cstheme="minorHAnsi"/>
                <w:sz w:val="22"/>
                <w:szCs w:val="22"/>
              </w:rPr>
            </w:pPr>
            <w:ins w:id="828" w:author="Katie Reytar" w:date="2019-06-25T16:46:00Z">
              <w:r w:rsidRPr="002155F3">
                <w:rPr>
                  <w:rFonts w:asciiTheme="minorHAnsi" w:eastAsia="Times New Roman" w:hAnsiTheme="minorHAnsi" w:cstheme="minorHAnsi"/>
                  <w:sz w:val="22"/>
                  <w:szCs w:val="22"/>
                </w:rPr>
                <w:t>2.1</w:t>
              </w:r>
            </w:ins>
          </w:p>
        </w:tc>
        <w:tc>
          <w:tcPr>
            <w:tcW w:w="1871" w:type="dxa"/>
            <w:gridSpan w:val="2"/>
            <w:tcBorders>
              <w:left w:val="single" w:sz="4" w:space="0" w:color="auto"/>
            </w:tcBorders>
            <w:shd w:val="clear" w:color="auto" w:fill="auto"/>
            <w:noWrap/>
            <w:vAlign w:val="bottom"/>
          </w:tcPr>
          <w:p w14:paraId="68E89453" w14:textId="041CE337" w:rsidR="00AF0EBC" w:rsidRPr="002155F3" w:rsidRDefault="00AF0EBC" w:rsidP="002155F3">
            <w:pPr>
              <w:keepNext/>
              <w:keepLines/>
              <w:jc w:val="right"/>
              <w:rPr>
                <w:ins w:id="829" w:author="Katie Reytar" w:date="2019-06-25T16:41:00Z"/>
                <w:rFonts w:asciiTheme="minorHAnsi" w:eastAsia="Times New Roman" w:hAnsiTheme="minorHAnsi" w:cstheme="minorHAnsi"/>
                <w:sz w:val="22"/>
                <w:szCs w:val="22"/>
              </w:rPr>
            </w:pPr>
            <w:ins w:id="830" w:author="Katie Reytar" w:date="2019-06-25T16:50:00Z">
              <w:r w:rsidRPr="002155F3">
                <w:rPr>
                  <w:rFonts w:asciiTheme="minorHAnsi" w:eastAsia="Times New Roman" w:hAnsiTheme="minorHAnsi" w:cstheme="minorHAnsi"/>
                  <w:sz w:val="22"/>
                  <w:szCs w:val="22"/>
                </w:rPr>
                <w:t>-2.4</w:t>
              </w:r>
            </w:ins>
          </w:p>
        </w:tc>
        <w:tc>
          <w:tcPr>
            <w:tcW w:w="1871" w:type="dxa"/>
            <w:gridSpan w:val="2"/>
            <w:tcBorders>
              <w:right w:val="single" w:sz="4" w:space="0" w:color="auto"/>
            </w:tcBorders>
            <w:shd w:val="clear" w:color="auto" w:fill="auto"/>
            <w:noWrap/>
            <w:vAlign w:val="bottom"/>
          </w:tcPr>
          <w:p w14:paraId="3D8F2D16" w14:textId="591C14B9" w:rsidR="00AF0EBC" w:rsidRPr="002155F3" w:rsidRDefault="00AF0EBC" w:rsidP="002155F3">
            <w:pPr>
              <w:keepNext/>
              <w:keepLines/>
              <w:jc w:val="right"/>
              <w:rPr>
                <w:ins w:id="831" w:author="Katie Reytar" w:date="2019-06-25T16:41:00Z"/>
                <w:rFonts w:asciiTheme="minorHAnsi" w:eastAsia="Times New Roman" w:hAnsiTheme="minorHAnsi" w:cstheme="minorHAnsi"/>
                <w:sz w:val="22"/>
                <w:szCs w:val="22"/>
              </w:rPr>
            </w:pPr>
            <w:ins w:id="832" w:author="Katie Reytar" w:date="2019-06-25T16:50:00Z">
              <w:r w:rsidRPr="002155F3">
                <w:rPr>
                  <w:rFonts w:asciiTheme="minorHAnsi" w:eastAsia="Times New Roman" w:hAnsiTheme="minorHAnsi" w:cstheme="minorHAnsi"/>
                  <w:sz w:val="22"/>
                  <w:szCs w:val="22"/>
                </w:rPr>
                <w:t>-9%</w:t>
              </w:r>
            </w:ins>
          </w:p>
        </w:tc>
      </w:tr>
      <w:tr w:rsidR="00AF0EBC" w:rsidRPr="00307F0B" w14:paraId="5731D264" w14:textId="77777777" w:rsidTr="002155F3">
        <w:trPr>
          <w:trHeight w:val="300"/>
          <w:ins w:id="833" w:author="Katie Reytar" w:date="2019-06-25T16:41:00Z"/>
        </w:trPr>
        <w:tc>
          <w:tcPr>
            <w:tcW w:w="1871" w:type="dxa"/>
            <w:gridSpan w:val="2"/>
            <w:shd w:val="clear" w:color="auto" w:fill="auto"/>
            <w:noWrap/>
            <w:vAlign w:val="bottom"/>
          </w:tcPr>
          <w:p w14:paraId="3E3D0F46" w14:textId="77777777" w:rsidR="00AF0EBC" w:rsidRPr="002155F3" w:rsidRDefault="00AF0EBC" w:rsidP="002155F3">
            <w:pPr>
              <w:keepNext/>
              <w:keepLines/>
              <w:rPr>
                <w:ins w:id="834" w:author="Katie Reytar" w:date="2019-06-25T16:41:00Z"/>
                <w:rFonts w:asciiTheme="minorHAnsi" w:eastAsia="Times New Roman" w:hAnsiTheme="minorHAnsi" w:cstheme="minorHAnsi"/>
                <w:color w:val="000000"/>
                <w:sz w:val="22"/>
                <w:szCs w:val="22"/>
              </w:rPr>
            </w:pPr>
            <w:ins w:id="835" w:author="Katie Reytar" w:date="2019-06-25T16:41:00Z">
              <w:r w:rsidRPr="002155F3">
                <w:rPr>
                  <w:rFonts w:asciiTheme="minorHAnsi" w:eastAsia="Times New Roman" w:hAnsiTheme="minorHAnsi" w:cstheme="minorHAnsi"/>
                  <w:color w:val="000000"/>
                  <w:sz w:val="22"/>
                  <w:szCs w:val="22"/>
                </w:rPr>
                <w:t>Myanmar</w:t>
              </w:r>
            </w:ins>
          </w:p>
        </w:tc>
        <w:tc>
          <w:tcPr>
            <w:tcW w:w="1871" w:type="dxa"/>
            <w:gridSpan w:val="2"/>
            <w:shd w:val="clear" w:color="auto" w:fill="auto"/>
            <w:noWrap/>
            <w:vAlign w:val="bottom"/>
          </w:tcPr>
          <w:p w14:paraId="477FC732" w14:textId="5A2E2E5F" w:rsidR="00AF0EBC" w:rsidRPr="002155F3" w:rsidRDefault="00AF0EBC" w:rsidP="002155F3">
            <w:pPr>
              <w:keepNext/>
              <w:keepLines/>
              <w:jc w:val="right"/>
              <w:rPr>
                <w:ins w:id="836" w:author="Katie Reytar" w:date="2019-06-25T16:41:00Z"/>
                <w:rFonts w:asciiTheme="minorHAnsi" w:eastAsia="Times New Roman" w:hAnsiTheme="minorHAnsi" w:cstheme="minorHAnsi"/>
                <w:sz w:val="22"/>
                <w:szCs w:val="22"/>
              </w:rPr>
            </w:pPr>
            <w:ins w:id="837" w:author="Katie Reytar" w:date="2019-06-25T16:46:00Z">
              <w:r w:rsidRPr="002155F3">
                <w:rPr>
                  <w:rFonts w:asciiTheme="minorHAnsi" w:eastAsia="Times New Roman" w:hAnsiTheme="minorHAnsi" w:cstheme="minorHAnsi"/>
                  <w:sz w:val="22"/>
                  <w:szCs w:val="22"/>
                </w:rPr>
                <w:t>7.5</w:t>
              </w:r>
            </w:ins>
          </w:p>
        </w:tc>
        <w:tc>
          <w:tcPr>
            <w:tcW w:w="1871" w:type="dxa"/>
            <w:gridSpan w:val="3"/>
            <w:tcBorders>
              <w:right w:val="single" w:sz="4" w:space="0" w:color="auto"/>
            </w:tcBorders>
            <w:shd w:val="clear" w:color="auto" w:fill="auto"/>
            <w:noWrap/>
            <w:vAlign w:val="bottom"/>
          </w:tcPr>
          <w:p w14:paraId="0C09B00B" w14:textId="746EA9E8" w:rsidR="00AF0EBC" w:rsidRPr="002155F3" w:rsidRDefault="00AF0EBC" w:rsidP="002155F3">
            <w:pPr>
              <w:keepNext/>
              <w:keepLines/>
              <w:jc w:val="right"/>
              <w:rPr>
                <w:ins w:id="838" w:author="Katie Reytar" w:date="2019-06-25T16:41:00Z"/>
                <w:rFonts w:asciiTheme="minorHAnsi" w:eastAsia="Times New Roman" w:hAnsiTheme="minorHAnsi" w:cstheme="minorHAnsi"/>
                <w:sz w:val="22"/>
                <w:szCs w:val="22"/>
              </w:rPr>
            </w:pPr>
            <w:ins w:id="839" w:author="Katie Reytar" w:date="2019-06-25T16:46:00Z">
              <w:r w:rsidRPr="002155F3">
                <w:rPr>
                  <w:rFonts w:asciiTheme="minorHAnsi" w:eastAsia="Times New Roman" w:hAnsiTheme="minorHAnsi" w:cstheme="minorHAnsi"/>
                  <w:sz w:val="22"/>
                  <w:szCs w:val="22"/>
                </w:rPr>
                <w:t>5.1</w:t>
              </w:r>
            </w:ins>
          </w:p>
        </w:tc>
        <w:tc>
          <w:tcPr>
            <w:tcW w:w="1871" w:type="dxa"/>
            <w:gridSpan w:val="2"/>
            <w:tcBorders>
              <w:left w:val="single" w:sz="4" w:space="0" w:color="auto"/>
            </w:tcBorders>
            <w:shd w:val="clear" w:color="auto" w:fill="auto"/>
            <w:noWrap/>
            <w:vAlign w:val="bottom"/>
          </w:tcPr>
          <w:p w14:paraId="6AB35888" w14:textId="15D31DC7" w:rsidR="00AF0EBC" w:rsidRPr="002155F3" w:rsidRDefault="00AF0EBC" w:rsidP="002155F3">
            <w:pPr>
              <w:keepNext/>
              <w:keepLines/>
              <w:jc w:val="right"/>
              <w:rPr>
                <w:ins w:id="840" w:author="Katie Reytar" w:date="2019-06-25T16:41:00Z"/>
                <w:rFonts w:asciiTheme="minorHAnsi" w:eastAsia="Times New Roman" w:hAnsiTheme="minorHAnsi" w:cstheme="minorHAnsi"/>
                <w:sz w:val="22"/>
                <w:szCs w:val="22"/>
              </w:rPr>
            </w:pPr>
            <w:ins w:id="841" w:author="Katie Reytar" w:date="2019-06-25T16:50:00Z">
              <w:r w:rsidRPr="002155F3">
                <w:rPr>
                  <w:rFonts w:asciiTheme="minorHAnsi" w:eastAsia="Times New Roman" w:hAnsiTheme="minorHAnsi" w:cstheme="minorHAnsi"/>
                  <w:sz w:val="22"/>
                  <w:szCs w:val="22"/>
                </w:rPr>
                <w:t>-2.5</w:t>
              </w:r>
            </w:ins>
          </w:p>
        </w:tc>
        <w:tc>
          <w:tcPr>
            <w:tcW w:w="1871" w:type="dxa"/>
            <w:gridSpan w:val="2"/>
            <w:tcBorders>
              <w:right w:val="single" w:sz="4" w:space="0" w:color="auto"/>
            </w:tcBorders>
            <w:shd w:val="clear" w:color="auto" w:fill="auto"/>
            <w:noWrap/>
            <w:vAlign w:val="bottom"/>
          </w:tcPr>
          <w:p w14:paraId="7D583EA2" w14:textId="7972D06E" w:rsidR="00AF0EBC" w:rsidRPr="002155F3" w:rsidRDefault="00AF0EBC" w:rsidP="002155F3">
            <w:pPr>
              <w:keepNext/>
              <w:keepLines/>
              <w:jc w:val="right"/>
              <w:rPr>
                <w:ins w:id="842" w:author="Katie Reytar" w:date="2019-06-25T16:41:00Z"/>
                <w:rFonts w:asciiTheme="minorHAnsi" w:eastAsia="Times New Roman" w:hAnsiTheme="minorHAnsi" w:cstheme="minorHAnsi"/>
                <w:sz w:val="22"/>
                <w:szCs w:val="22"/>
              </w:rPr>
            </w:pPr>
            <w:ins w:id="843" w:author="Katie Reytar" w:date="2019-06-25T16:50:00Z">
              <w:r w:rsidRPr="002155F3">
                <w:rPr>
                  <w:rFonts w:asciiTheme="minorHAnsi" w:eastAsia="Times New Roman" w:hAnsiTheme="minorHAnsi" w:cstheme="minorHAnsi"/>
                  <w:sz w:val="22"/>
                  <w:szCs w:val="22"/>
                </w:rPr>
                <w:t>-</w:t>
              </w:r>
            </w:ins>
            <w:ins w:id="844" w:author="Katie Reytar" w:date="2019-06-25T16:51:00Z">
              <w:r w:rsidRPr="002155F3">
                <w:rPr>
                  <w:rFonts w:asciiTheme="minorHAnsi" w:eastAsia="Times New Roman" w:hAnsiTheme="minorHAnsi" w:cstheme="minorHAnsi"/>
                  <w:sz w:val="22"/>
                  <w:szCs w:val="22"/>
                </w:rPr>
                <w:t>2%</w:t>
              </w:r>
            </w:ins>
          </w:p>
        </w:tc>
      </w:tr>
      <w:tr w:rsidR="00AF0EBC" w:rsidRPr="00307F0B" w14:paraId="4CE7D9A2" w14:textId="77777777" w:rsidTr="002155F3">
        <w:trPr>
          <w:trHeight w:val="71"/>
          <w:ins w:id="845" w:author="Katie Reytar" w:date="2019-06-25T16:41:00Z"/>
        </w:trPr>
        <w:tc>
          <w:tcPr>
            <w:tcW w:w="1871" w:type="dxa"/>
            <w:gridSpan w:val="2"/>
            <w:shd w:val="clear" w:color="auto" w:fill="auto"/>
            <w:noWrap/>
            <w:vAlign w:val="bottom"/>
          </w:tcPr>
          <w:p w14:paraId="2D613200" w14:textId="77777777" w:rsidR="00AF0EBC" w:rsidRPr="002155F3" w:rsidRDefault="00AF0EBC" w:rsidP="002155F3">
            <w:pPr>
              <w:keepNext/>
              <w:keepLines/>
              <w:rPr>
                <w:ins w:id="846" w:author="Katie Reytar" w:date="2019-06-25T16:41:00Z"/>
                <w:rFonts w:asciiTheme="minorHAnsi" w:eastAsia="Times New Roman" w:hAnsiTheme="minorHAnsi" w:cstheme="minorHAnsi"/>
                <w:color w:val="000000"/>
                <w:sz w:val="22"/>
                <w:szCs w:val="22"/>
              </w:rPr>
            </w:pPr>
            <w:ins w:id="847" w:author="Katie Reytar" w:date="2019-06-25T16:41:00Z">
              <w:r w:rsidRPr="002155F3">
                <w:rPr>
                  <w:rFonts w:asciiTheme="minorHAnsi" w:eastAsia="Times New Roman" w:hAnsiTheme="minorHAnsi" w:cstheme="minorHAnsi"/>
                  <w:color w:val="000000"/>
                  <w:sz w:val="22"/>
                  <w:szCs w:val="22"/>
                </w:rPr>
                <w:t>Thailand</w:t>
              </w:r>
            </w:ins>
          </w:p>
        </w:tc>
        <w:tc>
          <w:tcPr>
            <w:tcW w:w="1871" w:type="dxa"/>
            <w:gridSpan w:val="2"/>
            <w:shd w:val="clear" w:color="auto" w:fill="auto"/>
            <w:noWrap/>
            <w:vAlign w:val="bottom"/>
          </w:tcPr>
          <w:p w14:paraId="04C80484" w14:textId="04588497" w:rsidR="00AF0EBC" w:rsidRPr="002155F3" w:rsidRDefault="00AF0EBC" w:rsidP="002155F3">
            <w:pPr>
              <w:keepNext/>
              <w:keepLines/>
              <w:jc w:val="right"/>
              <w:rPr>
                <w:ins w:id="848" w:author="Katie Reytar" w:date="2019-06-25T16:41:00Z"/>
                <w:rFonts w:asciiTheme="minorHAnsi" w:eastAsia="Times New Roman" w:hAnsiTheme="minorHAnsi" w:cstheme="minorHAnsi"/>
                <w:sz w:val="22"/>
                <w:szCs w:val="22"/>
              </w:rPr>
            </w:pPr>
            <w:ins w:id="849" w:author="Katie Reytar" w:date="2019-06-25T16:49:00Z">
              <w:r w:rsidRPr="002155F3">
                <w:rPr>
                  <w:rFonts w:asciiTheme="minorHAnsi" w:eastAsia="Times New Roman" w:hAnsiTheme="minorHAnsi" w:cstheme="minorHAnsi"/>
                  <w:sz w:val="22"/>
                  <w:szCs w:val="22"/>
                </w:rPr>
                <w:t>3.7</w:t>
              </w:r>
            </w:ins>
          </w:p>
        </w:tc>
        <w:tc>
          <w:tcPr>
            <w:tcW w:w="1871" w:type="dxa"/>
            <w:gridSpan w:val="3"/>
            <w:tcBorders>
              <w:right w:val="single" w:sz="4" w:space="0" w:color="auto"/>
            </w:tcBorders>
            <w:shd w:val="clear" w:color="auto" w:fill="auto"/>
            <w:noWrap/>
            <w:vAlign w:val="bottom"/>
          </w:tcPr>
          <w:p w14:paraId="0861FF9E" w14:textId="73AD01EA" w:rsidR="00AF0EBC" w:rsidRPr="002155F3" w:rsidRDefault="00AF0EBC" w:rsidP="002155F3">
            <w:pPr>
              <w:keepNext/>
              <w:keepLines/>
              <w:jc w:val="right"/>
              <w:rPr>
                <w:ins w:id="850" w:author="Katie Reytar" w:date="2019-06-25T16:41:00Z"/>
                <w:rFonts w:asciiTheme="minorHAnsi" w:eastAsia="Times New Roman" w:hAnsiTheme="minorHAnsi" w:cstheme="minorHAnsi"/>
                <w:sz w:val="22"/>
                <w:szCs w:val="22"/>
              </w:rPr>
            </w:pPr>
            <w:ins w:id="851" w:author="Katie Reytar" w:date="2019-06-25T16:50:00Z">
              <w:r w:rsidRPr="002155F3">
                <w:rPr>
                  <w:rFonts w:asciiTheme="minorHAnsi" w:eastAsia="Times New Roman" w:hAnsiTheme="minorHAnsi" w:cstheme="minorHAnsi"/>
                  <w:sz w:val="22"/>
                  <w:szCs w:val="22"/>
                </w:rPr>
                <w:t>5.1</w:t>
              </w:r>
            </w:ins>
          </w:p>
        </w:tc>
        <w:tc>
          <w:tcPr>
            <w:tcW w:w="1871" w:type="dxa"/>
            <w:gridSpan w:val="2"/>
            <w:tcBorders>
              <w:left w:val="single" w:sz="4" w:space="0" w:color="auto"/>
            </w:tcBorders>
            <w:shd w:val="clear" w:color="auto" w:fill="auto"/>
            <w:noWrap/>
            <w:vAlign w:val="bottom"/>
          </w:tcPr>
          <w:p w14:paraId="329804B3" w14:textId="5645874D" w:rsidR="00AF0EBC" w:rsidRPr="002155F3" w:rsidRDefault="00676DE2" w:rsidP="002155F3">
            <w:pPr>
              <w:keepNext/>
              <w:keepLines/>
              <w:jc w:val="right"/>
              <w:rPr>
                <w:ins w:id="852" w:author="Katie Reytar" w:date="2019-06-25T16:41:00Z"/>
                <w:rFonts w:asciiTheme="minorHAnsi" w:eastAsia="Times New Roman" w:hAnsiTheme="minorHAnsi" w:cstheme="minorHAnsi"/>
                <w:sz w:val="22"/>
                <w:szCs w:val="22"/>
              </w:rPr>
            </w:pPr>
            <w:ins w:id="853" w:author="Katie Reytar" w:date="2019-06-25T16:54:00Z">
              <w:r w:rsidRPr="002155F3">
                <w:rPr>
                  <w:rFonts w:asciiTheme="minorHAnsi" w:eastAsia="Times New Roman" w:hAnsiTheme="minorHAnsi" w:cstheme="minorHAnsi"/>
                  <w:sz w:val="22"/>
                  <w:szCs w:val="22"/>
                </w:rPr>
                <w:t>+</w:t>
              </w:r>
            </w:ins>
            <w:ins w:id="854" w:author="Katie Reytar" w:date="2019-06-25T16:50:00Z">
              <w:r w:rsidR="00AF0EBC" w:rsidRPr="002155F3">
                <w:rPr>
                  <w:rFonts w:asciiTheme="minorHAnsi" w:eastAsia="Times New Roman" w:hAnsiTheme="minorHAnsi" w:cstheme="minorHAnsi"/>
                  <w:sz w:val="22"/>
                  <w:szCs w:val="22"/>
                </w:rPr>
                <w:t>1.4</w:t>
              </w:r>
            </w:ins>
          </w:p>
        </w:tc>
        <w:tc>
          <w:tcPr>
            <w:tcW w:w="1871" w:type="dxa"/>
            <w:gridSpan w:val="2"/>
            <w:tcBorders>
              <w:right w:val="single" w:sz="4" w:space="0" w:color="auto"/>
            </w:tcBorders>
            <w:shd w:val="clear" w:color="auto" w:fill="auto"/>
            <w:noWrap/>
            <w:vAlign w:val="bottom"/>
          </w:tcPr>
          <w:p w14:paraId="0CF918A1" w14:textId="446477E1" w:rsidR="00AF0EBC" w:rsidRPr="002155F3" w:rsidRDefault="00676DE2" w:rsidP="002155F3">
            <w:pPr>
              <w:keepNext/>
              <w:keepLines/>
              <w:jc w:val="right"/>
              <w:rPr>
                <w:ins w:id="855" w:author="Katie Reytar" w:date="2019-06-25T16:41:00Z"/>
                <w:rFonts w:asciiTheme="minorHAnsi" w:eastAsia="Times New Roman" w:hAnsiTheme="minorHAnsi" w:cstheme="minorHAnsi"/>
                <w:sz w:val="22"/>
                <w:szCs w:val="22"/>
              </w:rPr>
            </w:pPr>
            <w:ins w:id="856" w:author="Katie Reytar" w:date="2019-06-25T16:54:00Z">
              <w:r w:rsidRPr="002155F3">
                <w:rPr>
                  <w:rFonts w:asciiTheme="minorHAnsi" w:eastAsia="Times New Roman" w:hAnsiTheme="minorHAnsi" w:cstheme="minorHAnsi"/>
                  <w:sz w:val="22"/>
                  <w:szCs w:val="22"/>
                </w:rPr>
                <w:t>+</w:t>
              </w:r>
            </w:ins>
            <w:ins w:id="857" w:author="Katie Reytar" w:date="2019-06-25T16:51:00Z">
              <w:r w:rsidR="00AF0EBC" w:rsidRPr="002155F3">
                <w:rPr>
                  <w:rFonts w:asciiTheme="minorHAnsi" w:eastAsia="Times New Roman" w:hAnsiTheme="minorHAnsi" w:cstheme="minorHAnsi"/>
                  <w:sz w:val="22"/>
                  <w:szCs w:val="22"/>
                </w:rPr>
                <w:t>2%</w:t>
              </w:r>
            </w:ins>
          </w:p>
        </w:tc>
      </w:tr>
      <w:tr w:rsidR="00AF0EBC" w:rsidRPr="00307F0B" w14:paraId="5F937390" w14:textId="77777777" w:rsidTr="002155F3">
        <w:trPr>
          <w:trHeight w:val="300"/>
          <w:ins w:id="858" w:author="Katie Reytar" w:date="2019-06-25T16:41:00Z"/>
        </w:trPr>
        <w:tc>
          <w:tcPr>
            <w:tcW w:w="1871" w:type="dxa"/>
            <w:gridSpan w:val="2"/>
            <w:tcBorders>
              <w:bottom w:val="double" w:sz="4" w:space="0" w:color="auto"/>
            </w:tcBorders>
            <w:shd w:val="clear" w:color="auto" w:fill="auto"/>
            <w:noWrap/>
            <w:vAlign w:val="bottom"/>
          </w:tcPr>
          <w:p w14:paraId="7594EB7F" w14:textId="77777777" w:rsidR="00AF0EBC" w:rsidRPr="002155F3" w:rsidRDefault="00AF0EBC" w:rsidP="002155F3">
            <w:pPr>
              <w:keepNext/>
              <w:keepLines/>
              <w:rPr>
                <w:ins w:id="859" w:author="Katie Reytar" w:date="2019-06-25T16:41:00Z"/>
                <w:rFonts w:asciiTheme="minorHAnsi" w:eastAsia="Times New Roman" w:hAnsiTheme="minorHAnsi" w:cstheme="minorHAnsi"/>
                <w:color w:val="000000"/>
                <w:sz w:val="22"/>
                <w:szCs w:val="22"/>
              </w:rPr>
            </w:pPr>
            <w:ins w:id="860" w:author="Katie Reytar" w:date="2019-06-25T16:41:00Z">
              <w:r w:rsidRPr="002155F3">
                <w:rPr>
                  <w:rFonts w:asciiTheme="minorHAnsi" w:eastAsia="Times New Roman" w:hAnsiTheme="minorHAnsi" w:cstheme="minorHAnsi"/>
                  <w:color w:val="000000"/>
                  <w:sz w:val="22"/>
                  <w:szCs w:val="22"/>
                </w:rPr>
                <w:t>Vietnam</w:t>
              </w:r>
            </w:ins>
          </w:p>
        </w:tc>
        <w:tc>
          <w:tcPr>
            <w:tcW w:w="1871" w:type="dxa"/>
            <w:gridSpan w:val="2"/>
            <w:tcBorders>
              <w:bottom w:val="double" w:sz="4" w:space="0" w:color="auto"/>
            </w:tcBorders>
            <w:shd w:val="clear" w:color="auto" w:fill="auto"/>
            <w:noWrap/>
            <w:vAlign w:val="bottom"/>
          </w:tcPr>
          <w:p w14:paraId="6D1B6A8F" w14:textId="044DF35E" w:rsidR="00AF0EBC" w:rsidRPr="002155F3" w:rsidRDefault="00AF0EBC" w:rsidP="002155F3">
            <w:pPr>
              <w:keepNext/>
              <w:keepLines/>
              <w:jc w:val="right"/>
              <w:rPr>
                <w:ins w:id="861" w:author="Katie Reytar" w:date="2019-06-25T16:41:00Z"/>
                <w:rFonts w:asciiTheme="minorHAnsi" w:eastAsia="Times New Roman" w:hAnsiTheme="minorHAnsi" w:cstheme="minorHAnsi"/>
                <w:sz w:val="22"/>
                <w:szCs w:val="22"/>
              </w:rPr>
            </w:pPr>
            <w:ins w:id="862" w:author="Katie Reytar" w:date="2019-06-25T16:49:00Z">
              <w:r w:rsidRPr="002155F3">
                <w:rPr>
                  <w:rFonts w:asciiTheme="minorHAnsi" w:eastAsia="Times New Roman" w:hAnsiTheme="minorHAnsi" w:cstheme="minorHAnsi"/>
                  <w:sz w:val="22"/>
                  <w:szCs w:val="22"/>
                </w:rPr>
                <w:t>5.8</w:t>
              </w:r>
            </w:ins>
          </w:p>
        </w:tc>
        <w:tc>
          <w:tcPr>
            <w:tcW w:w="1871" w:type="dxa"/>
            <w:gridSpan w:val="3"/>
            <w:tcBorders>
              <w:bottom w:val="double" w:sz="4" w:space="0" w:color="auto"/>
              <w:right w:val="single" w:sz="4" w:space="0" w:color="auto"/>
            </w:tcBorders>
            <w:shd w:val="clear" w:color="auto" w:fill="auto"/>
            <w:noWrap/>
            <w:vAlign w:val="bottom"/>
          </w:tcPr>
          <w:p w14:paraId="4FD3E0DE" w14:textId="2962C2DD" w:rsidR="00AF0EBC" w:rsidRPr="002155F3" w:rsidRDefault="00AF0EBC" w:rsidP="002155F3">
            <w:pPr>
              <w:keepNext/>
              <w:keepLines/>
              <w:jc w:val="right"/>
              <w:rPr>
                <w:ins w:id="863" w:author="Katie Reytar" w:date="2019-06-25T16:41:00Z"/>
                <w:rFonts w:asciiTheme="minorHAnsi" w:eastAsia="Times New Roman" w:hAnsiTheme="minorHAnsi" w:cstheme="minorHAnsi"/>
                <w:sz w:val="22"/>
                <w:szCs w:val="22"/>
              </w:rPr>
            </w:pPr>
            <w:ins w:id="864" w:author="Katie Reytar" w:date="2019-06-25T16:50:00Z">
              <w:r w:rsidRPr="002155F3">
                <w:rPr>
                  <w:rFonts w:asciiTheme="minorHAnsi" w:eastAsia="Times New Roman" w:hAnsiTheme="minorHAnsi" w:cstheme="minorHAnsi"/>
                  <w:sz w:val="22"/>
                  <w:szCs w:val="22"/>
                </w:rPr>
                <w:t>4.1</w:t>
              </w:r>
            </w:ins>
          </w:p>
        </w:tc>
        <w:tc>
          <w:tcPr>
            <w:tcW w:w="1871" w:type="dxa"/>
            <w:gridSpan w:val="2"/>
            <w:tcBorders>
              <w:left w:val="single" w:sz="4" w:space="0" w:color="auto"/>
              <w:bottom w:val="double" w:sz="4" w:space="0" w:color="auto"/>
            </w:tcBorders>
            <w:shd w:val="clear" w:color="auto" w:fill="auto"/>
            <w:noWrap/>
            <w:vAlign w:val="bottom"/>
          </w:tcPr>
          <w:p w14:paraId="0E66744D" w14:textId="5B6EFD3A" w:rsidR="00AF0EBC" w:rsidRPr="002155F3" w:rsidRDefault="00AF0EBC" w:rsidP="002155F3">
            <w:pPr>
              <w:keepNext/>
              <w:keepLines/>
              <w:jc w:val="right"/>
              <w:rPr>
                <w:ins w:id="865" w:author="Katie Reytar" w:date="2019-06-25T16:41:00Z"/>
                <w:rFonts w:asciiTheme="minorHAnsi" w:eastAsia="Times New Roman" w:hAnsiTheme="minorHAnsi" w:cstheme="minorHAnsi"/>
                <w:sz w:val="22"/>
                <w:szCs w:val="22"/>
              </w:rPr>
            </w:pPr>
            <w:ins w:id="866" w:author="Katie Reytar" w:date="2019-06-25T16:50:00Z">
              <w:r w:rsidRPr="002155F3">
                <w:rPr>
                  <w:rFonts w:asciiTheme="minorHAnsi" w:eastAsia="Times New Roman" w:hAnsiTheme="minorHAnsi" w:cstheme="minorHAnsi"/>
                  <w:sz w:val="22"/>
                  <w:szCs w:val="22"/>
                </w:rPr>
                <w:t>-1.7</w:t>
              </w:r>
            </w:ins>
          </w:p>
        </w:tc>
        <w:tc>
          <w:tcPr>
            <w:tcW w:w="1871" w:type="dxa"/>
            <w:gridSpan w:val="2"/>
            <w:tcBorders>
              <w:bottom w:val="double" w:sz="4" w:space="0" w:color="auto"/>
              <w:right w:val="single" w:sz="4" w:space="0" w:color="auto"/>
            </w:tcBorders>
            <w:shd w:val="clear" w:color="auto" w:fill="auto"/>
            <w:noWrap/>
            <w:vAlign w:val="bottom"/>
          </w:tcPr>
          <w:p w14:paraId="0B8864AD" w14:textId="49843CBE" w:rsidR="00AF0EBC" w:rsidRPr="002155F3" w:rsidRDefault="00AF0EBC" w:rsidP="002155F3">
            <w:pPr>
              <w:keepNext/>
              <w:keepLines/>
              <w:jc w:val="right"/>
              <w:rPr>
                <w:ins w:id="867" w:author="Katie Reytar" w:date="2019-06-25T16:41:00Z"/>
                <w:rFonts w:asciiTheme="minorHAnsi" w:eastAsia="Times New Roman" w:hAnsiTheme="minorHAnsi" w:cstheme="minorHAnsi"/>
                <w:sz w:val="22"/>
                <w:szCs w:val="22"/>
              </w:rPr>
            </w:pPr>
            <w:ins w:id="868" w:author="Katie Reytar" w:date="2019-06-25T16:51:00Z">
              <w:r w:rsidRPr="002155F3">
                <w:rPr>
                  <w:rFonts w:asciiTheme="minorHAnsi" w:eastAsia="Times New Roman" w:hAnsiTheme="minorHAnsi" w:cstheme="minorHAnsi"/>
                  <w:sz w:val="22"/>
                  <w:szCs w:val="22"/>
                </w:rPr>
                <w:t>-2%</w:t>
              </w:r>
            </w:ins>
          </w:p>
        </w:tc>
      </w:tr>
      <w:tr w:rsidR="00AF0EBC" w:rsidRPr="00307F0B" w14:paraId="7082AA9D" w14:textId="77777777" w:rsidTr="002155F3">
        <w:trPr>
          <w:trHeight w:val="300"/>
          <w:ins w:id="869" w:author="Katie Reytar" w:date="2019-06-25T16:41:00Z"/>
        </w:trPr>
        <w:tc>
          <w:tcPr>
            <w:tcW w:w="1871" w:type="dxa"/>
            <w:gridSpan w:val="2"/>
            <w:tcBorders>
              <w:top w:val="double" w:sz="4" w:space="0" w:color="auto"/>
            </w:tcBorders>
            <w:shd w:val="clear" w:color="auto" w:fill="DEEAF6" w:themeFill="accent1" w:themeFillTint="33"/>
            <w:noWrap/>
            <w:vAlign w:val="bottom"/>
          </w:tcPr>
          <w:p w14:paraId="36C54F74" w14:textId="77777777" w:rsidR="00AF0EBC" w:rsidRPr="002155F3" w:rsidRDefault="00AF0EBC" w:rsidP="002155F3">
            <w:pPr>
              <w:keepNext/>
              <w:keepLines/>
              <w:jc w:val="right"/>
              <w:rPr>
                <w:ins w:id="870" w:author="Katie Reytar" w:date="2019-06-25T16:41:00Z"/>
                <w:rFonts w:asciiTheme="minorHAnsi" w:eastAsia="Times New Roman" w:hAnsiTheme="minorHAnsi" w:cstheme="minorHAnsi"/>
                <w:b/>
                <w:color w:val="000000"/>
                <w:sz w:val="22"/>
                <w:szCs w:val="22"/>
              </w:rPr>
            </w:pPr>
            <w:ins w:id="871" w:author="Katie Reytar" w:date="2019-06-25T16:41:00Z">
              <w:r w:rsidRPr="002155F3">
                <w:rPr>
                  <w:rFonts w:asciiTheme="minorHAnsi" w:eastAsia="Times New Roman" w:hAnsiTheme="minorHAnsi" w:cstheme="minorHAnsi"/>
                  <w:b/>
                  <w:color w:val="000000"/>
                  <w:sz w:val="22"/>
                  <w:szCs w:val="22"/>
                </w:rPr>
                <w:t xml:space="preserve">Mekong Region </w:t>
              </w:r>
            </w:ins>
          </w:p>
        </w:tc>
        <w:tc>
          <w:tcPr>
            <w:tcW w:w="1871" w:type="dxa"/>
            <w:gridSpan w:val="2"/>
            <w:tcBorders>
              <w:top w:val="double" w:sz="4" w:space="0" w:color="auto"/>
            </w:tcBorders>
            <w:shd w:val="clear" w:color="auto" w:fill="DEEAF6" w:themeFill="accent1" w:themeFillTint="33"/>
            <w:noWrap/>
            <w:vAlign w:val="bottom"/>
          </w:tcPr>
          <w:p w14:paraId="4A85DD72" w14:textId="2AF89B0F" w:rsidR="00AF0EBC" w:rsidRPr="002155F3" w:rsidRDefault="00AF0EBC" w:rsidP="002155F3">
            <w:pPr>
              <w:keepNext/>
              <w:keepLines/>
              <w:jc w:val="right"/>
              <w:rPr>
                <w:ins w:id="872" w:author="Katie Reytar" w:date="2019-06-25T16:41:00Z"/>
                <w:rFonts w:asciiTheme="minorHAnsi" w:eastAsia="Times New Roman" w:hAnsiTheme="minorHAnsi" w:cstheme="minorHAnsi"/>
                <w:sz w:val="22"/>
                <w:szCs w:val="22"/>
              </w:rPr>
            </w:pPr>
            <w:ins w:id="873" w:author="Katie Reytar" w:date="2019-06-25T16:49:00Z">
              <w:r w:rsidRPr="002155F3">
                <w:rPr>
                  <w:rFonts w:asciiTheme="minorHAnsi" w:eastAsia="Times New Roman" w:hAnsiTheme="minorHAnsi" w:cstheme="minorHAnsi"/>
                  <w:sz w:val="22"/>
                  <w:szCs w:val="22"/>
                </w:rPr>
                <w:t>25.0</w:t>
              </w:r>
            </w:ins>
          </w:p>
        </w:tc>
        <w:tc>
          <w:tcPr>
            <w:tcW w:w="1871" w:type="dxa"/>
            <w:gridSpan w:val="3"/>
            <w:tcBorders>
              <w:top w:val="double" w:sz="4" w:space="0" w:color="auto"/>
              <w:right w:val="double" w:sz="4" w:space="0" w:color="auto"/>
            </w:tcBorders>
            <w:shd w:val="clear" w:color="auto" w:fill="DEEAF6" w:themeFill="accent1" w:themeFillTint="33"/>
            <w:noWrap/>
            <w:vAlign w:val="bottom"/>
          </w:tcPr>
          <w:p w14:paraId="0C8D431F" w14:textId="2AB36940" w:rsidR="00AF0EBC" w:rsidRPr="002155F3" w:rsidRDefault="00AF0EBC" w:rsidP="002155F3">
            <w:pPr>
              <w:keepNext/>
              <w:keepLines/>
              <w:jc w:val="right"/>
              <w:rPr>
                <w:ins w:id="874" w:author="Katie Reytar" w:date="2019-06-25T16:41:00Z"/>
                <w:rFonts w:asciiTheme="minorHAnsi" w:eastAsia="Times New Roman" w:hAnsiTheme="minorHAnsi" w:cstheme="minorHAnsi"/>
                <w:sz w:val="22"/>
                <w:szCs w:val="22"/>
              </w:rPr>
            </w:pPr>
            <w:ins w:id="875" w:author="Katie Reytar" w:date="2019-06-25T16:50:00Z">
              <w:r w:rsidRPr="002155F3">
                <w:rPr>
                  <w:rFonts w:asciiTheme="minorHAnsi" w:eastAsia="Times New Roman" w:hAnsiTheme="minorHAnsi" w:cstheme="minorHAnsi"/>
                  <w:sz w:val="22"/>
                  <w:szCs w:val="22"/>
                </w:rPr>
                <w:t>17.8</w:t>
              </w:r>
            </w:ins>
          </w:p>
        </w:tc>
        <w:tc>
          <w:tcPr>
            <w:tcW w:w="1871" w:type="dxa"/>
            <w:gridSpan w:val="2"/>
            <w:tcBorders>
              <w:top w:val="double" w:sz="4" w:space="0" w:color="auto"/>
            </w:tcBorders>
            <w:shd w:val="clear" w:color="auto" w:fill="DEEAF6" w:themeFill="accent1" w:themeFillTint="33"/>
            <w:noWrap/>
            <w:vAlign w:val="bottom"/>
          </w:tcPr>
          <w:p w14:paraId="2254B489" w14:textId="3511D1B2" w:rsidR="00AF0EBC" w:rsidRPr="002155F3" w:rsidRDefault="00AF0EBC" w:rsidP="002155F3">
            <w:pPr>
              <w:keepNext/>
              <w:keepLines/>
              <w:jc w:val="right"/>
              <w:rPr>
                <w:ins w:id="876" w:author="Katie Reytar" w:date="2019-06-25T16:41:00Z"/>
                <w:rFonts w:asciiTheme="minorHAnsi" w:eastAsia="Times New Roman" w:hAnsiTheme="minorHAnsi" w:cstheme="minorHAnsi"/>
                <w:sz w:val="22"/>
                <w:szCs w:val="22"/>
              </w:rPr>
            </w:pPr>
            <w:ins w:id="877" w:author="Katie Reytar" w:date="2019-06-25T16:50:00Z">
              <w:r w:rsidRPr="002155F3">
                <w:rPr>
                  <w:rFonts w:asciiTheme="minorHAnsi" w:eastAsia="Times New Roman" w:hAnsiTheme="minorHAnsi" w:cstheme="minorHAnsi"/>
                  <w:sz w:val="22"/>
                  <w:szCs w:val="22"/>
                </w:rPr>
                <w:t>-7.2</w:t>
              </w:r>
            </w:ins>
          </w:p>
        </w:tc>
        <w:tc>
          <w:tcPr>
            <w:tcW w:w="1871" w:type="dxa"/>
            <w:gridSpan w:val="2"/>
            <w:tcBorders>
              <w:top w:val="double" w:sz="4" w:space="0" w:color="auto"/>
              <w:right w:val="double" w:sz="4" w:space="0" w:color="auto"/>
            </w:tcBorders>
            <w:shd w:val="clear" w:color="auto" w:fill="DEEAF6" w:themeFill="accent1" w:themeFillTint="33"/>
            <w:noWrap/>
            <w:vAlign w:val="bottom"/>
          </w:tcPr>
          <w:p w14:paraId="269EAF0F" w14:textId="0F98A26C" w:rsidR="00AF0EBC" w:rsidRPr="002155F3" w:rsidRDefault="00AF0EBC" w:rsidP="002155F3">
            <w:pPr>
              <w:keepNext/>
              <w:keepLines/>
              <w:jc w:val="right"/>
              <w:rPr>
                <w:ins w:id="878" w:author="Katie Reytar" w:date="2019-06-25T16:41:00Z"/>
                <w:rFonts w:asciiTheme="minorHAnsi" w:eastAsia="Times New Roman" w:hAnsiTheme="minorHAnsi" w:cstheme="minorHAnsi"/>
                <w:sz w:val="22"/>
                <w:szCs w:val="22"/>
              </w:rPr>
            </w:pPr>
            <w:ins w:id="879" w:author="Katie Reytar" w:date="2019-06-25T16:51:00Z">
              <w:r w:rsidRPr="002155F3">
                <w:rPr>
                  <w:rFonts w:asciiTheme="minorHAnsi" w:eastAsia="Times New Roman" w:hAnsiTheme="minorHAnsi" w:cstheme="minorHAnsi"/>
                  <w:sz w:val="22"/>
                  <w:szCs w:val="22"/>
                </w:rPr>
                <w:t>-2%</w:t>
              </w:r>
            </w:ins>
          </w:p>
        </w:tc>
      </w:tr>
    </w:tbl>
    <w:p w14:paraId="5FD82CFD" w14:textId="1BE89D8F" w:rsidR="00207E8E" w:rsidRDefault="00207E8E" w:rsidP="00207E8E">
      <w:pPr>
        <w:rPr>
          <w:ins w:id="880" w:author="Katie Reytar" w:date="2019-06-26T14:01:00Z"/>
        </w:rPr>
      </w:pPr>
    </w:p>
    <w:p w14:paraId="57C7B293" w14:textId="4D1CE3E7" w:rsidR="00207E8E" w:rsidRDefault="00803928" w:rsidP="000A6B3E">
      <w:pPr>
        <w:rPr>
          <w:ins w:id="881" w:author="Katie Reytar" w:date="2019-06-26T14:23:00Z"/>
          <w:rFonts w:ascii="Calibri" w:hAnsi="Calibri"/>
        </w:rPr>
      </w:pPr>
      <w:ins w:id="882" w:author="Katie Reytar" w:date="2019-06-26T14:01:00Z">
        <w:r>
          <w:rPr>
            <w:rFonts w:ascii="Calibri" w:hAnsi="Calibri"/>
          </w:rPr>
          <w:t xml:space="preserve">The map in </w:t>
        </w:r>
      </w:ins>
      <w:ins w:id="883" w:author="Katie Reytar" w:date="2019-06-28T15:07:00Z">
        <w:r w:rsidR="00E14E1C">
          <w:rPr>
            <w:rFonts w:ascii="Calibri" w:hAnsi="Calibri"/>
          </w:rPr>
          <w:t>F</w:t>
        </w:r>
      </w:ins>
      <w:ins w:id="884" w:author="Katie Reytar" w:date="2019-06-26T14:01:00Z">
        <w:r>
          <w:rPr>
            <w:rFonts w:ascii="Calibri" w:hAnsi="Calibri"/>
          </w:rPr>
          <w:t xml:space="preserve">igure </w:t>
        </w:r>
      </w:ins>
      <w:ins w:id="885" w:author="Katie Reytar" w:date="2019-06-28T15:07:00Z">
        <w:r w:rsidR="00E14E1C">
          <w:rPr>
            <w:rFonts w:ascii="Calibri" w:hAnsi="Calibri"/>
          </w:rPr>
          <w:t>3</w:t>
        </w:r>
      </w:ins>
      <w:ins w:id="886" w:author="Katie Reytar" w:date="2019-06-26T14:01:00Z">
        <w:r w:rsidR="00D213F1">
          <w:rPr>
            <w:rFonts w:ascii="Calibri" w:hAnsi="Calibri"/>
          </w:rPr>
          <w:t xml:space="preserve"> provides a more spatially-explicit </w:t>
        </w:r>
      </w:ins>
      <w:ins w:id="887" w:author="Katie Reytar" w:date="2019-06-26T14:14:00Z">
        <w:r w:rsidR="007C23D0">
          <w:rPr>
            <w:rFonts w:ascii="Calibri" w:hAnsi="Calibri"/>
          </w:rPr>
          <w:t xml:space="preserve">visualization of the </w:t>
        </w:r>
        <w:r w:rsidR="00301D04">
          <w:rPr>
            <w:rFonts w:ascii="Calibri" w:hAnsi="Calibri"/>
          </w:rPr>
          <w:t>gain and loss of tree cover inside the forest</w:t>
        </w:r>
      </w:ins>
      <w:ins w:id="888" w:author="Katie Reytar" w:date="2019-06-28T12:16:00Z">
        <w:r w:rsidR="00A20ADA">
          <w:rPr>
            <w:rFonts w:ascii="Calibri" w:hAnsi="Calibri"/>
          </w:rPr>
          <w:t xml:space="preserve">, and in </w:t>
        </w:r>
      </w:ins>
      <w:ins w:id="889" w:author="Katie Reytar" w:date="2019-06-28T15:08:00Z">
        <w:r w:rsidR="00E14E1C">
          <w:rPr>
            <w:rFonts w:ascii="Calibri" w:hAnsi="Calibri"/>
          </w:rPr>
          <w:t>F</w:t>
        </w:r>
      </w:ins>
      <w:ins w:id="890" w:author="Katie Reytar" w:date="2019-06-28T12:16:00Z">
        <w:r w:rsidR="00A20ADA">
          <w:rPr>
            <w:rFonts w:ascii="Calibri" w:hAnsi="Calibri"/>
          </w:rPr>
          <w:t xml:space="preserve">igure </w:t>
        </w:r>
      </w:ins>
      <w:ins w:id="891" w:author="Katie Reytar" w:date="2019-06-28T15:07:00Z">
        <w:r w:rsidR="00E14E1C">
          <w:rPr>
            <w:rFonts w:ascii="Calibri" w:hAnsi="Calibri"/>
          </w:rPr>
          <w:t>4</w:t>
        </w:r>
      </w:ins>
      <w:ins w:id="892" w:author="Katie Reytar" w:date="2019-06-28T12:16:00Z">
        <w:r w:rsidR="00A20ADA">
          <w:rPr>
            <w:rFonts w:ascii="Calibri" w:hAnsi="Calibri"/>
          </w:rPr>
          <w:t>, t</w:t>
        </w:r>
      </w:ins>
      <w:ins w:id="893" w:author="Katie Reytar" w:date="2019-06-26T14:15:00Z">
        <w:r w:rsidR="00301D04">
          <w:rPr>
            <w:rFonts w:ascii="Calibri" w:hAnsi="Calibri"/>
          </w:rPr>
          <w:t>he data are summarized by province (or</w:t>
        </w:r>
      </w:ins>
      <w:ins w:id="894" w:author="Katie Reytar" w:date="2019-06-26T14:21:00Z">
        <w:r w:rsidR="00E01DF7">
          <w:rPr>
            <w:rFonts w:ascii="Calibri" w:hAnsi="Calibri"/>
          </w:rPr>
          <w:t>, in Myanmar,</w:t>
        </w:r>
      </w:ins>
      <w:ins w:id="895" w:author="Katie Reytar" w:date="2019-06-26T14:15:00Z">
        <w:r w:rsidR="00301D04">
          <w:rPr>
            <w:rFonts w:ascii="Calibri" w:hAnsi="Calibri"/>
          </w:rPr>
          <w:t xml:space="preserve"> district</w:t>
        </w:r>
      </w:ins>
      <w:ins w:id="896" w:author="Katie Reytar" w:date="2019-06-26T14:21:00Z">
        <w:r w:rsidR="00E01DF7">
          <w:rPr>
            <w:rFonts w:ascii="Calibri" w:hAnsi="Calibri"/>
          </w:rPr>
          <w:t>)</w:t>
        </w:r>
      </w:ins>
      <w:ins w:id="897" w:author="Katie Reytar" w:date="2019-06-26T14:15:00Z">
        <w:r w:rsidR="00722154">
          <w:rPr>
            <w:rFonts w:ascii="Calibri" w:hAnsi="Calibri"/>
          </w:rPr>
          <w:t xml:space="preserve">. Any subnational area with </w:t>
        </w:r>
      </w:ins>
      <w:ins w:id="898" w:author="Katie Reytar" w:date="2019-06-26T14:17:00Z">
        <w:r w:rsidR="007F3E3E">
          <w:rPr>
            <w:rFonts w:ascii="Calibri" w:hAnsi="Calibri"/>
          </w:rPr>
          <w:t>a net</w:t>
        </w:r>
        <w:r w:rsidR="00EA4AEC">
          <w:rPr>
            <w:rFonts w:ascii="Calibri" w:hAnsi="Calibri"/>
          </w:rPr>
          <w:t xml:space="preserve"> change of </w:t>
        </w:r>
      </w:ins>
      <w:ins w:id="899" w:author="Katie Reytar" w:date="2019-06-26T14:18:00Z">
        <w:r w:rsidR="00BA6DA9">
          <w:rPr>
            <w:rFonts w:ascii="Calibri" w:hAnsi="Calibri"/>
          </w:rPr>
          <w:t>+</w:t>
        </w:r>
        <w:r w:rsidR="00E02366">
          <w:rPr>
            <w:rFonts w:ascii="Calibri" w:hAnsi="Calibri"/>
          </w:rPr>
          <w:t xml:space="preserve">/- 2% </w:t>
        </w:r>
      </w:ins>
      <w:ins w:id="900" w:author="Katie Reytar" w:date="2019-06-26T14:19:00Z">
        <w:r w:rsidR="001509EC">
          <w:rPr>
            <w:rFonts w:ascii="Calibri" w:hAnsi="Calibri"/>
          </w:rPr>
          <w:t xml:space="preserve">tree cover </w:t>
        </w:r>
      </w:ins>
      <w:ins w:id="901" w:author="Katie Reytar" w:date="2019-06-26T14:18:00Z">
        <w:r w:rsidR="00E02366">
          <w:rPr>
            <w:rFonts w:ascii="Calibri" w:hAnsi="Calibri"/>
          </w:rPr>
          <w:t>was categorized as “</w:t>
        </w:r>
      </w:ins>
      <w:ins w:id="902" w:author="Katie Reytar" w:date="2019-06-26T14:19:00Z">
        <w:r w:rsidR="00E02366">
          <w:rPr>
            <w:rFonts w:ascii="Calibri" w:hAnsi="Calibri"/>
          </w:rPr>
          <w:t>increase” or “decrease”</w:t>
        </w:r>
      </w:ins>
      <w:ins w:id="903" w:author="Katie Reytar" w:date="2019-06-26T14:21:00Z">
        <w:r w:rsidR="00546400">
          <w:rPr>
            <w:rFonts w:ascii="Calibri" w:hAnsi="Calibri"/>
          </w:rPr>
          <w:t>, respectively</w:t>
        </w:r>
      </w:ins>
      <w:ins w:id="904" w:author="Katie Reytar" w:date="2019-06-26T14:31:00Z">
        <w:r w:rsidR="00EC5E73">
          <w:rPr>
            <w:rFonts w:ascii="Calibri" w:hAnsi="Calibri"/>
          </w:rPr>
          <w:t xml:space="preserve">, while </w:t>
        </w:r>
      </w:ins>
      <w:ins w:id="905" w:author="Katie Reytar" w:date="2019-06-26T14:21:00Z">
        <w:r w:rsidR="00546400">
          <w:rPr>
            <w:rFonts w:ascii="Calibri" w:hAnsi="Calibri"/>
          </w:rPr>
          <w:t>inside this</w:t>
        </w:r>
      </w:ins>
      <w:ins w:id="906" w:author="Katie Reytar" w:date="2019-06-26T14:20:00Z">
        <w:r w:rsidR="00B36093">
          <w:rPr>
            <w:rFonts w:ascii="Calibri" w:hAnsi="Calibri"/>
          </w:rPr>
          <w:t xml:space="preserve"> range was categorized as “stable”. </w:t>
        </w:r>
        <w:r w:rsidR="00E01DF7">
          <w:rPr>
            <w:rFonts w:ascii="Calibri" w:hAnsi="Calibri"/>
          </w:rPr>
          <w:t xml:space="preserve">As shown in the map, </w:t>
        </w:r>
      </w:ins>
      <w:ins w:id="907" w:author="Katie Reytar" w:date="2019-06-26T14:22:00Z">
        <w:r w:rsidR="00D53407">
          <w:rPr>
            <w:rFonts w:ascii="Calibri" w:hAnsi="Calibri"/>
          </w:rPr>
          <w:t>every province in Laos has exceeded a 2% loss in tree cover, as has the majority of Cambodia</w:t>
        </w:r>
        <w:r w:rsidR="00963780">
          <w:rPr>
            <w:rFonts w:ascii="Calibri" w:hAnsi="Calibri"/>
          </w:rPr>
          <w:t xml:space="preserve">, with the exception of the </w:t>
        </w:r>
        <w:proofErr w:type="spellStart"/>
        <w:r w:rsidR="00963780">
          <w:rPr>
            <w:rFonts w:ascii="Calibri" w:hAnsi="Calibri"/>
          </w:rPr>
          <w:t>southeastern</w:t>
        </w:r>
        <w:proofErr w:type="spellEnd"/>
        <w:r w:rsidR="00963780">
          <w:rPr>
            <w:rFonts w:ascii="Calibri" w:hAnsi="Calibri"/>
          </w:rPr>
          <w:t xml:space="preserve"> portion.  </w:t>
        </w:r>
      </w:ins>
      <w:ins w:id="908" w:author="Katie Reytar" w:date="2019-06-26T14:23:00Z">
        <w:r w:rsidR="00963780">
          <w:rPr>
            <w:rFonts w:ascii="Calibri" w:hAnsi="Calibri"/>
          </w:rPr>
          <w:t xml:space="preserve">Central and eastern Thailand demonstrates the </w:t>
        </w:r>
      </w:ins>
      <w:ins w:id="909" w:author="Katie Reytar" w:date="2019-06-26T14:24:00Z">
        <w:r w:rsidR="00AC593F">
          <w:rPr>
            <w:rFonts w:ascii="Calibri" w:hAnsi="Calibri"/>
          </w:rPr>
          <w:t xml:space="preserve">most widespread net gain in tree cover. </w:t>
        </w:r>
      </w:ins>
      <w:ins w:id="910" w:author="Katie Reytar" w:date="2019-06-26T14:31:00Z">
        <w:r w:rsidR="00EC5E73">
          <w:rPr>
            <w:rFonts w:ascii="Calibri" w:hAnsi="Calibri"/>
          </w:rPr>
          <w:t>Provinces in s</w:t>
        </w:r>
      </w:ins>
      <w:ins w:id="911" w:author="Katie Reytar" w:date="2019-06-26T14:24:00Z">
        <w:r w:rsidR="00CC1810">
          <w:rPr>
            <w:rFonts w:ascii="Calibri" w:hAnsi="Calibri"/>
          </w:rPr>
          <w:t xml:space="preserve">outhern Vietnam and several scattered districts in Myanmar </w:t>
        </w:r>
      </w:ins>
      <w:ins w:id="912" w:author="Katie Reytar" w:date="2019-06-26T14:31:00Z">
        <w:r w:rsidR="000207FE">
          <w:rPr>
            <w:rFonts w:ascii="Calibri" w:hAnsi="Calibri"/>
          </w:rPr>
          <w:t xml:space="preserve">also </w:t>
        </w:r>
        <w:r w:rsidR="00EC5E73">
          <w:rPr>
            <w:rFonts w:ascii="Calibri" w:hAnsi="Calibri"/>
          </w:rPr>
          <w:t xml:space="preserve">demonstrate net gain. </w:t>
        </w:r>
      </w:ins>
      <w:ins w:id="913" w:author="Katie Reytar" w:date="2019-06-26T14:24:00Z">
        <w:r w:rsidR="00CC1810">
          <w:rPr>
            <w:rFonts w:ascii="Calibri" w:hAnsi="Calibri"/>
          </w:rPr>
          <w:t xml:space="preserve"> </w:t>
        </w:r>
      </w:ins>
      <w:ins w:id="914" w:author="Katie Reytar" w:date="2019-06-26T14:23:00Z">
        <w:r w:rsidR="00AC593F">
          <w:rPr>
            <w:rFonts w:ascii="Calibri" w:hAnsi="Calibri"/>
          </w:rPr>
          <w:t xml:space="preserve"> </w:t>
        </w:r>
      </w:ins>
    </w:p>
    <w:p w14:paraId="00BBD8C6" w14:textId="4EA73FD2" w:rsidR="00963780" w:rsidRDefault="00963780" w:rsidP="000A6B3E">
      <w:pPr>
        <w:rPr>
          <w:ins w:id="915" w:author="Katie Reytar" w:date="2019-06-26T16:18:00Z"/>
          <w:rFonts w:ascii="Calibri" w:hAnsi="Calibri"/>
        </w:rPr>
      </w:pPr>
    </w:p>
    <w:p w14:paraId="62DE046F" w14:textId="6B8BE4A7" w:rsidR="00EB0F69" w:rsidRDefault="00EB0F69" w:rsidP="002155F3">
      <w:pPr>
        <w:pStyle w:val="Caption"/>
        <w:keepNext/>
        <w:rPr>
          <w:ins w:id="916" w:author="Katie Reytar" w:date="2019-06-28T12:15:00Z"/>
        </w:rPr>
      </w:pPr>
      <w:ins w:id="917" w:author="Katie Reytar" w:date="2019-06-28T12:15:00Z">
        <w:r>
          <w:lastRenderedPageBreak/>
          <w:t xml:space="preserve">Figure </w:t>
        </w:r>
        <w:r>
          <w:fldChar w:fldCharType="begin"/>
        </w:r>
        <w:r>
          <w:instrText xml:space="preserve"> SEQ Figure \* ARABIC </w:instrText>
        </w:r>
      </w:ins>
      <w:r>
        <w:fldChar w:fldCharType="separate"/>
      </w:r>
      <w:ins w:id="918" w:author="Katie Reytar" w:date="2019-06-28T15:05:00Z">
        <w:r w:rsidR="00810B36">
          <w:rPr>
            <w:noProof/>
          </w:rPr>
          <w:t>3</w:t>
        </w:r>
      </w:ins>
      <w:ins w:id="919" w:author="Katie Reytar" w:date="2019-06-28T12:15:00Z">
        <w:r>
          <w:fldChar w:fldCharType="end"/>
        </w:r>
        <w:r>
          <w:t xml:space="preserve">. </w:t>
        </w:r>
        <w:r w:rsidR="00A20ADA">
          <w:t>Extent</w:t>
        </w:r>
        <w:r>
          <w:t xml:space="preserve"> of increase and decrease of trees inside the forest, 2010-2017</w:t>
        </w:r>
      </w:ins>
    </w:p>
    <w:p w14:paraId="110E6765" w14:textId="036DBE62" w:rsidR="00A72DF8" w:rsidRDefault="00C371DB" w:rsidP="002155F3">
      <w:pPr>
        <w:pStyle w:val="Caption"/>
        <w:keepNext/>
        <w:spacing w:before="0"/>
        <w:rPr>
          <w:ins w:id="920" w:author="Katie Reytar" w:date="2019-06-28T12:13:00Z"/>
        </w:rPr>
      </w:pPr>
      <w:ins w:id="921" w:author="Katie Reytar" w:date="2019-06-28T12:14:00Z">
        <w:r>
          <w:rPr>
            <w:noProof/>
          </w:rPr>
          <w:drawing>
            <wp:inline distT="0" distB="0" distL="0" distR="0" wp14:anchorId="52F6DE97" wp14:editId="52543478">
              <wp:extent cx="5972175" cy="772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972175" cy="7724775"/>
                      </a:xfrm>
                      <a:prstGeom prst="rect">
                        <a:avLst/>
                      </a:prstGeom>
                      <a:noFill/>
                      <a:ln>
                        <a:noFill/>
                      </a:ln>
                    </pic:spPr>
                  </pic:pic>
                </a:graphicData>
              </a:graphic>
            </wp:inline>
          </w:drawing>
        </w:r>
      </w:ins>
    </w:p>
    <w:p w14:paraId="74650AC4" w14:textId="4177747F" w:rsidR="00A72DF8" w:rsidRDefault="00A72DF8">
      <w:pPr>
        <w:pStyle w:val="Caption"/>
        <w:keepNext/>
        <w:rPr>
          <w:ins w:id="922" w:author="Katie Reytar" w:date="2019-06-28T15:08:00Z"/>
        </w:rPr>
      </w:pPr>
    </w:p>
    <w:p w14:paraId="1EBD127E" w14:textId="77777777" w:rsidR="00E14E1C" w:rsidRPr="002155F3" w:rsidRDefault="00E14E1C" w:rsidP="002155F3">
      <w:pPr>
        <w:rPr>
          <w:ins w:id="923" w:author="Katie Reytar" w:date="2019-06-28T12:13:00Z"/>
          <w:lang w:val="en-US" w:eastAsia="en-US"/>
        </w:rPr>
      </w:pPr>
    </w:p>
    <w:p w14:paraId="1AA34612" w14:textId="4D32A5C8" w:rsidR="000975EF" w:rsidRDefault="000975EF" w:rsidP="002155F3">
      <w:pPr>
        <w:pStyle w:val="Caption"/>
        <w:keepNext/>
        <w:keepLines/>
        <w:rPr>
          <w:ins w:id="924" w:author="Katie Reytar" w:date="2019-06-26T16:20:00Z"/>
        </w:rPr>
      </w:pPr>
      <w:ins w:id="925" w:author="Katie Reytar" w:date="2019-06-26T16:20:00Z">
        <w:r>
          <w:lastRenderedPageBreak/>
          <w:t xml:space="preserve">Figure </w:t>
        </w:r>
      </w:ins>
      <w:ins w:id="926" w:author="Katie Reytar" w:date="2019-06-28T11:43:00Z">
        <w:r w:rsidR="009E0326">
          <w:fldChar w:fldCharType="begin"/>
        </w:r>
        <w:r w:rsidR="009E0326">
          <w:instrText xml:space="preserve"> SEQ Figure \* ARABIC </w:instrText>
        </w:r>
      </w:ins>
      <w:r w:rsidR="009E0326">
        <w:fldChar w:fldCharType="separate"/>
      </w:r>
      <w:ins w:id="927" w:author="Katie Reytar" w:date="2019-06-28T15:05:00Z">
        <w:r w:rsidR="00810B36">
          <w:rPr>
            <w:noProof/>
          </w:rPr>
          <w:t>4</w:t>
        </w:r>
      </w:ins>
      <w:ins w:id="928" w:author="Katie Reytar" w:date="2019-06-28T11:43:00Z">
        <w:r w:rsidR="009E0326">
          <w:fldChar w:fldCharType="end"/>
        </w:r>
      </w:ins>
      <w:ins w:id="929" w:author="Katie Reytar" w:date="2019-06-26T16:20:00Z">
        <w:r>
          <w:t xml:space="preserve">. </w:t>
        </w:r>
        <w:r w:rsidRPr="000975EF">
          <w:t>Summary of change in tree cover inside the forest by subnational jurisdiction.</w:t>
        </w:r>
      </w:ins>
    </w:p>
    <w:p w14:paraId="3E0D60CA" w14:textId="77777777" w:rsidR="00803928" w:rsidRDefault="00803928">
      <w:pPr>
        <w:keepNext/>
        <w:keepLines/>
        <w:pPrChange w:id="930" w:author="Ingrid Schulte" w:date="2019-07-10T09:14:00Z">
          <w:pPr/>
        </w:pPrChange>
      </w:pPr>
      <w:ins w:id="931" w:author="Katie Reytar" w:date="2019-06-26T14:01:00Z">
        <w:r>
          <w:rPr>
            <w:noProof/>
            <w:lang w:val="en-US" w:eastAsia="en-US"/>
          </w:rPr>
          <w:drawing>
            <wp:inline distT="0" distB="0" distL="0" distR="0" wp14:anchorId="025B6832" wp14:editId="64409A7D">
              <wp:extent cx="5197019" cy="672555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5197019" cy="6725554"/>
                      </a:xfrm>
                      <a:prstGeom prst="rect">
                        <a:avLst/>
                      </a:prstGeom>
                      <a:noFill/>
                      <a:ln>
                        <a:noFill/>
                      </a:ln>
                    </pic:spPr>
                  </pic:pic>
                </a:graphicData>
              </a:graphic>
            </wp:inline>
          </w:drawing>
        </w:r>
      </w:ins>
    </w:p>
    <w:p w14:paraId="6ED1AEEC" w14:textId="77777777" w:rsidR="008614EC" w:rsidRDefault="008614EC" w:rsidP="008614EC">
      <w:pPr>
        <w:pStyle w:val="Heading4"/>
        <w:rPr>
          <w:rStyle w:val="normaltextrun"/>
        </w:rPr>
      </w:pPr>
      <w:r>
        <w:rPr>
          <w:rStyle w:val="normaltextrun"/>
        </w:rPr>
        <w:t xml:space="preserve">Trees Outside the Forest: </w:t>
      </w:r>
      <w:r w:rsidRPr="00DA345C">
        <w:rPr>
          <w:rStyle w:val="normaltextrun"/>
        </w:rPr>
        <w:t>Collect Earth</w:t>
      </w:r>
    </w:p>
    <w:p w14:paraId="06F94BE4" w14:textId="77777777" w:rsidR="008614EC" w:rsidRPr="008614EC" w:rsidRDefault="008614EC" w:rsidP="008614EC"/>
    <w:p w14:paraId="7D3094FB" w14:textId="6A909CD6" w:rsidR="008614EC" w:rsidRPr="008614EC" w:rsidRDefault="008614EC" w:rsidP="008614EC">
      <w:pPr>
        <w:rPr>
          <w:rFonts w:ascii="Calibri" w:hAnsi="Calibri"/>
        </w:rPr>
      </w:pPr>
      <w:r w:rsidRPr="008614EC">
        <w:rPr>
          <w:rFonts w:ascii="Calibri" w:hAnsi="Calibri"/>
        </w:rPr>
        <w:t xml:space="preserve">Collect Earth was used to measure tree cover that exists on multiple types of </w:t>
      </w:r>
      <w:ins w:id="932" w:author="Katie Reytar" w:date="2019-06-26T13:59:00Z">
        <w:r w:rsidR="00C9679F">
          <w:rPr>
            <w:rFonts w:ascii="Calibri" w:hAnsi="Calibri"/>
          </w:rPr>
          <w:t xml:space="preserve">non-forest </w:t>
        </w:r>
      </w:ins>
      <w:r w:rsidRPr="008614EC">
        <w:rPr>
          <w:rFonts w:ascii="Calibri" w:hAnsi="Calibri"/>
        </w:rPr>
        <w:t xml:space="preserve">land uses and for varying densities of tree cover. As a tool, Collect Earth is suited for this type of data collection because it relies on very-high-resolution imagery and human interpretation, which can distinguish subtleties in tree cover and land use that are often undetected using algorithm-based remote sensing techniques. </w:t>
      </w:r>
    </w:p>
    <w:p w14:paraId="24E126E6" w14:textId="77777777" w:rsidR="008614EC" w:rsidRPr="008614EC" w:rsidRDefault="008614EC" w:rsidP="008614EC">
      <w:pPr>
        <w:rPr>
          <w:rFonts w:ascii="Calibri" w:hAnsi="Calibri"/>
        </w:rPr>
      </w:pPr>
    </w:p>
    <w:p w14:paraId="4BD06E20" w14:textId="3CD92B3C" w:rsidR="008614EC" w:rsidRPr="008614EC" w:rsidRDefault="008614EC" w:rsidP="008614EC">
      <w:pPr>
        <w:rPr>
          <w:rFonts w:ascii="Calibri" w:hAnsi="Calibri"/>
        </w:rPr>
      </w:pPr>
      <w:r w:rsidRPr="008614EC">
        <w:rPr>
          <w:rFonts w:ascii="Calibri" w:hAnsi="Calibri"/>
        </w:rPr>
        <w:lastRenderedPageBreak/>
        <w:t xml:space="preserve">For this pilot study, a Collect Earth </w:t>
      </w:r>
      <w:proofErr w:type="spellStart"/>
      <w:r w:rsidRPr="008614EC">
        <w:rPr>
          <w:rFonts w:ascii="Calibri" w:hAnsi="Calibri"/>
        </w:rPr>
        <w:t>mapathon</w:t>
      </w:r>
      <w:proofErr w:type="spellEnd"/>
      <w:r w:rsidRPr="008614EC">
        <w:rPr>
          <w:rFonts w:ascii="Calibri" w:hAnsi="Calibri"/>
        </w:rPr>
        <w:t xml:space="preserve"> was undertaken that collected data for more than 16,000 survey plots in the Mekong region.  The plots spanned each of the five Mekong-region countries at equal intervals of either 10 or 12 km. </w:t>
      </w:r>
      <w:del w:id="933" w:author="Ingrid Schulte" w:date="2019-07-04T15:04:00Z">
        <w:r w:rsidRPr="008614EC">
          <w:rPr>
            <w:rFonts w:ascii="Calibri" w:hAnsi="Calibri"/>
          </w:rPr>
          <w:delText xml:space="preserve">Six districts in Vietnam and Cambodia were selected for in-depth analysis at 1- or 2-km intervals. </w:delText>
        </w:r>
      </w:del>
      <w:r w:rsidRPr="008614EC">
        <w:rPr>
          <w:rFonts w:ascii="Calibri" w:hAnsi="Calibri"/>
        </w:rPr>
        <w:t xml:space="preserve">The survey collected data on land use/land cover, tree count, and percent tree cover for three points in time: 2000, 2010, and 2018, so that change could be detected and quantified between these time periods to provide information on restoration progress. </w:t>
      </w:r>
      <w:ins w:id="934" w:author="Katie Reytar" w:date="2019-06-26T13:50:00Z">
        <w:r w:rsidR="00EA5FD6">
          <w:rPr>
            <w:rFonts w:ascii="Calibri" w:hAnsi="Calibri"/>
          </w:rPr>
          <w:t xml:space="preserve">After analysing the collected </w:t>
        </w:r>
      </w:ins>
      <w:ins w:id="935" w:author="Katie Reytar" w:date="2019-06-26T15:38:00Z">
        <w:r w:rsidR="00485878">
          <w:rPr>
            <w:rFonts w:ascii="Calibri" w:hAnsi="Calibri"/>
          </w:rPr>
          <w:t>data and aggregate sample set</w:t>
        </w:r>
      </w:ins>
      <w:ins w:id="936" w:author="Katie Reytar" w:date="2019-06-26T13:50:00Z">
        <w:r w:rsidR="00EA5FD6">
          <w:rPr>
            <w:rFonts w:ascii="Calibri" w:hAnsi="Calibri"/>
          </w:rPr>
          <w:t xml:space="preserve">, </w:t>
        </w:r>
      </w:ins>
      <w:ins w:id="937" w:author="Katie Reytar" w:date="2019-06-26T13:51:00Z">
        <w:r w:rsidR="00430D68">
          <w:rPr>
            <w:rFonts w:ascii="Calibri" w:hAnsi="Calibri"/>
          </w:rPr>
          <w:t xml:space="preserve">there </w:t>
        </w:r>
      </w:ins>
      <w:ins w:id="938" w:author="Katie Reytar" w:date="2019-06-26T13:52:00Z">
        <w:r w:rsidR="00C1472C">
          <w:rPr>
            <w:rFonts w:ascii="Calibri" w:hAnsi="Calibri"/>
          </w:rPr>
          <w:t>were not enough sample points with</w:t>
        </w:r>
      </w:ins>
      <w:ins w:id="939" w:author="Katie Reytar" w:date="2019-06-26T13:51:00Z">
        <w:r w:rsidR="00430D68">
          <w:rPr>
            <w:rFonts w:ascii="Calibri" w:hAnsi="Calibri"/>
          </w:rPr>
          <w:t xml:space="preserve"> </w:t>
        </w:r>
      </w:ins>
      <w:ins w:id="940" w:author="Katie Reytar" w:date="2019-06-26T13:50:00Z">
        <w:r w:rsidR="000E6D2A">
          <w:rPr>
            <w:rFonts w:ascii="Calibri" w:hAnsi="Calibri"/>
          </w:rPr>
          <w:t xml:space="preserve">imagery available representing the year 2000 </w:t>
        </w:r>
      </w:ins>
      <w:ins w:id="941" w:author="Katie Reytar" w:date="2019-06-26T13:51:00Z">
        <w:r w:rsidR="00E43889">
          <w:rPr>
            <w:rFonts w:ascii="Calibri" w:hAnsi="Calibri"/>
          </w:rPr>
          <w:t>to provide statistically significant results</w:t>
        </w:r>
      </w:ins>
      <w:ins w:id="942" w:author="Katie Reytar" w:date="2019-06-26T13:52:00Z">
        <w:r w:rsidR="00E43889">
          <w:rPr>
            <w:rFonts w:ascii="Calibri" w:hAnsi="Calibri"/>
          </w:rPr>
          <w:t>;</w:t>
        </w:r>
      </w:ins>
      <w:ins w:id="943" w:author="Katie Reytar" w:date="2019-06-26T13:51:00Z">
        <w:r w:rsidR="00E43889">
          <w:rPr>
            <w:rFonts w:ascii="Calibri" w:hAnsi="Calibri"/>
          </w:rPr>
          <w:t xml:space="preserve"> therefore, </w:t>
        </w:r>
      </w:ins>
      <w:ins w:id="944" w:author="Katie Reytar" w:date="2019-06-26T13:52:00Z">
        <w:r w:rsidR="00E43889">
          <w:rPr>
            <w:rFonts w:ascii="Calibri" w:hAnsi="Calibri"/>
          </w:rPr>
          <w:t>the analysis focused only on the</w:t>
        </w:r>
        <w:r w:rsidR="00C1472C">
          <w:rPr>
            <w:rFonts w:ascii="Calibri" w:hAnsi="Calibri"/>
          </w:rPr>
          <w:t xml:space="preserve"> data for </w:t>
        </w:r>
      </w:ins>
      <w:ins w:id="945" w:author="Katie Reytar" w:date="2019-06-26T15:38:00Z">
        <w:r w:rsidR="00847E00">
          <w:rPr>
            <w:rFonts w:ascii="Calibri" w:hAnsi="Calibri"/>
          </w:rPr>
          <w:t xml:space="preserve">years </w:t>
        </w:r>
      </w:ins>
      <w:ins w:id="946" w:author="Katie Reytar" w:date="2019-06-26T13:52:00Z">
        <w:r w:rsidR="00C1472C">
          <w:rPr>
            <w:rFonts w:ascii="Calibri" w:hAnsi="Calibri"/>
          </w:rPr>
          <w:t xml:space="preserve">2010 </w:t>
        </w:r>
      </w:ins>
      <w:ins w:id="947" w:author="Katie Reytar" w:date="2019-06-26T13:53:00Z">
        <w:r w:rsidR="00A3660B">
          <w:rPr>
            <w:rFonts w:ascii="Calibri" w:hAnsi="Calibri"/>
          </w:rPr>
          <w:t>and 2018.</w:t>
        </w:r>
      </w:ins>
      <w:del w:id="948" w:author="Katie Reytar" w:date="2019-06-26T13:51:00Z">
        <w:r w:rsidRPr="008614EC" w:rsidDel="00E43889">
          <w:rPr>
            <w:rFonts w:ascii="Calibri" w:hAnsi="Calibri"/>
          </w:rPr>
          <w:delText xml:space="preserve">  </w:delText>
        </w:r>
      </w:del>
      <w:del w:id="949" w:author="Katie Reytar" w:date="2019-06-26T13:52:00Z">
        <w:r w:rsidRPr="008614EC" w:rsidDel="00C1472C">
          <w:rPr>
            <w:rFonts w:ascii="Calibri" w:hAnsi="Calibri"/>
          </w:rPr>
          <w:delText xml:space="preserve">  </w:delText>
        </w:r>
      </w:del>
    </w:p>
    <w:p w14:paraId="6C9DFA74" w14:textId="77777777" w:rsidR="008614EC" w:rsidRPr="008614EC" w:rsidRDefault="008614EC" w:rsidP="008614EC">
      <w:pPr>
        <w:rPr>
          <w:rFonts w:ascii="Calibri" w:hAnsi="Calibri"/>
        </w:rPr>
      </w:pPr>
    </w:p>
    <w:p w14:paraId="161D8EBB" w14:textId="28C319CF" w:rsidR="008614EC" w:rsidRDefault="008614EC" w:rsidP="008614EC">
      <w:pPr>
        <w:rPr>
          <w:rFonts w:ascii="Calibri" w:hAnsi="Calibri"/>
        </w:rPr>
      </w:pPr>
      <w:del w:id="950" w:author="Katie Reytar" w:date="2019-06-26T15:40:00Z">
        <w:r w:rsidRPr="008614EC" w:rsidDel="00847E00">
          <w:rPr>
            <w:rFonts w:ascii="Calibri" w:hAnsi="Calibri"/>
          </w:rPr>
          <w:delText>Consistent with</w:delText>
        </w:r>
      </w:del>
      <w:ins w:id="951" w:author="Katie Reytar" w:date="2019-06-26T15:40:00Z">
        <w:r w:rsidR="00847E00">
          <w:rPr>
            <w:rFonts w:ascii="Calibri" w:hAnsi="Calibri"/>
          </w:rPr>
          <w:t>Similar to</w:t>
        </w:r>
      </w:ins>
      <w:r w:rsidRPr="008614EC">
        <w:rPr>
          <w:rFonts w:ascii="Calibri" w:hAnsi="Calibri"/>
        </w:rPr>
        <w:t xml:space="preserve"> the results from the GLAD tree cover canopy and height dynamics data</w:t>
      </w:r>
      <w:ins w:id="952" w:author="Katie Reytar" w:date="2019-06-26T15:39:00Z">
        <w:r w:rsidR="00847E00">
          <w:rPr>
            <w:rFonts w:ascii="Calibri" w:hAnsi="Calibri"/>
          </w:rPr>
          <w:t xml:space="preserve"> for trees inside the forest</w:t>
        </w:r>
      </w:ins>
      <w:r w:rsidRPr="008614EC">
        <w:rPr>
          <w:rFonts w:ascii="Calibri" w:hAnsi="Calibri"/>
        </w:rPr>
        <w:t xml:space="preserve">, among the Mekong region countries, </w:t>
      </w:r>
      <w:del w:id="953" w:author="Katie Reytar" w:date="2019-06-26T15:40:00Z">
        <w:r w:rsidRPr="008614EC" w:rsidDel="00847E00">
          <w:rPr>
            <w:rFonts w:ascii="Calibri" w:hAnsi="Calibri"/>
          </w:rPr>
          <w:delText>Thailand has exhibited the most consistent gain in tree cover for each time period</w:delText>
        </w:r>
      </w:del>
      <w:ins w:id="954" w:author="Katie Reytar" w:date="2019-06-26T15:40:00Z">
        <w:r w:rsidR="00847E00">
          <w:rPr>
            <w:rFonts w:ascii="Calibri" w:hAnsi="Calibri"/>
          </w:rPr>
          <w:t>both Cambodia and Laos demonstrated a decline in average tree cover on non-forest land use types</w:t>
        </w:r>
        <w:r w:rsidR="00BA1C83">
          <w:rPr>
            <w:rFonts w:ascii="Calibri" w:hAnsi="Calibri"/>
          </w:rPr>
          <w:t>, while Tha</w:t>
        </w:r>
      </w:ins>
      <w:ins w:id="955" w:author="Katie Reytar" w:date="2019-06-26T15:41:00Z">
        <w:r w:rsidR="00BA1C83">
          <w:rPr>
            <w:rFonts w:ascii="Calibri" w:hAnsi="Calibri"/>
          </w:rPr>
          <w:t>iland</w:t>
        </w:r>
      </w:ins>
      <w:ins w:id="956" w:author="Katie Reytar" w:date="2019-06-26T15:42:00Z">
        <w:r w:rsidR="008A3A9B">
          <w:rPr>
            <w:rFonts w:ascii="Calibri" w:hAnsi="Calibri"/>
          </w:rPr>
          <w:t>, Myanmar, and Vietnam demonstrated an increase.</w:t>
        </w:r>
      </w:ins>
      <w:ins w:id="957" w:author="Katie Reytar" w:date="2019-06-26T15:43:00Z">
        <w:r w:rsidR="00112017">
          <w:rPr>
            <w:rFonts w:ascii="Calibri" w:hAnsi="Calibri"/>
          </w:rPr>
          <w:t xml:space="preserve"> Vietnam had the largest increase between the two time periods, with </w:t>
        </w:r>
      </w:ins>
      <w:ins w:id="958" w:author="Katie Reytar" w:date="2019-06-26T15:44:00Z">
        <w:r w:rsidR="00492B0D">
          <w:rPr>
            <w:rFonts w:ascii="Calibri" w:hAnsi="Calibri"/>
          </w:rPr>
          <w:t>an increase in tree cover of 2.5% on non-</w:t>
        </w:r>
      </w:ins>
      <w:ins w:id="959" w:author="Katie Reytar" w:date="2019-06-26T15:45:00Z">
        <w:r w:rsidR="00492B0D">
          <w:rPr>
            <w:rFonts w:ascii="Calibri" w:hAnsi="Calibri"/>
          </w:rPr>
          <w:t>forest land use types.</w:t>
        </w:r>
      </w:ins>
      <w:del w:id="960" w:author="Katie Reytar" w:date="2019-06-26T15:40:00Z">
        <w:r w:rsidRPr="008614EC" w:rsidDel="00847E00">
          <w:rPr>
            <w:rFonts w:ascii="Calibri" w:hAnsi="Calibri"/>
          </w:rPr>
          <w:delText xml:space="preserve">. </w:delText>
        </w:r>
      </w:del>
    </w:p>
    <w:p w14:paraId="3D886F3C" w14:textId="362028C3" w:rsidR="00513C98" w:rsidRDefault="00513C98" w:rsidP="008614EC">
      <w:pPr>
        <w:rPr>
          <w:rFonts w:ascii="Calibri" w:hAnsi="Calibri"/>
        </w:rPr>
      </w:pPr>
    </w:p>
    <w:p w14:paraId="6363759C" w14:textId="77777777" w:rsidR="00A44A84" w:rsidRDefault="00A44A84" w:rsidP="008614EC">
      <w:pPr>
        <w:rPr>
          <w:rFonts w:ascii="Calibri" w:hAnsi="Calibri"/>
        </w:rPr>
        <w:sectPr w:rsidR="00A44A84" w:rsidSect="0085543C">
          <w:headerReference w:type="even" r:id="rId25"/>
          <w:headerReference w:type="default" r:id="rId26"/>
          <w:footerReference w:type="even" r:id="rId27"/>
          <w:footerReference w:type="default" r:id="rId28"/>
          <w:headerReference w:type="first" r:id="rId29"/>
          <w:footerReference w:type="first" r:id="rId30"/>
          <w:pgSz w:w="12240" w:h="15840"/>
          <w:pgMar w:top="1417" w:right="1417" w:bottom="1085" w:left="1417" w:header="432" w:footer="567" w:gutter="0"/>
          <w:cols w:space="708"/>
          <w:titlePg/>
          <w:docGrid w:linePitch="360"/>
        </w:sectPr>
      </w:pPr>
    </w:p>
    <w:p w14:paraId="3D886407" w14:textId="25A51E15" w:rsidR="00A44A84" w:rsidRPr="00F349F6" w:rsidRDefault="00A44A84" w:rsidP="00A44A84">
      <w:pPr>
        <w:pStyle w:val="Caption"/>
        <w:keepNext/>
        <w:rPr>
          <w:i/>
        </w:rPr>
      </w:pPr>
      <w:r w:rsidRPr="00F349F6">
        <w:rPr>
          <w:i/>
        </w:rPr>
        <w:lastRenderedPageBreak/>
        <w:t xml:space="preserve">Table </w:t>
      </w:r>
      <w:r w:rsidRPr="00F349F6">
        <w:rPr>
          <w:i/>
          <w:noProof/>
        </w:rPr>
        <w:fldChar w:fldCharType="begin"/>
      </w:r>
      <w:r w:rsidRPr="00F349F6">
        <w:rPr>
          <w:i/>
          <w:noProof/>
        </w:rPr>
        <w:instrText xml:space="preserve"> SEQ Table \* ARABIC </w:instrText>
      </w:r>
      <w:r w:rsidRPr="00F349F6">
        <w:rPr>
          <w:i/>
          <w:noProof/>
        </w:rPr>
        <w:fldChar w:fldCharType="separate"/>
      </w:r>
      <w:r w:rsidR="00F127B2">
        <w:rPr>
          <w:i/>
          <w:noProof/>
        </w:rPr>
        <w:t>2</w:t>
      </w:r>
      <w:r w:rsidRPr="00F349F6">
        <w:rPr>
          <w:i/>
          <w:noProof/>
        </w:rPr>
        <w:fldChar w:fldCharType="end"/>
      </w:r>
      <w:r w:rsidRPr="00F349F6">
        <w:rPr>
          <w:i/>
        </w:rPr>
        <w:t xml:space="preserve">. Comparison of average percent tree cover per hectare by country and land use type for </w:t>
      </w:r>
      <w:del w:id="964" w:author="Katie Reytar" w:date="2019-06-26T15:37:00Z">
        <w:r w:rsidRPr="00F349F6" w:rsidDel="00B314B3">
          <w:rPr>
            <w:i/>
          </w:rPr>
          <w:delText xml:space="preserve">three </w:delText>
        </w:r>
      </w:del>
      <w:ins w:id="965" w:author="Katie Reytar" w:date="2019-06-26T15:37:00Z">
        <w:r w:rsidR="00B314B3">
          <w:rPr>
            <w:i/>
          </w:rPr>
          <w:t>two</w:t>
        </w:r>
        <w:r w:rsidR="00B314B3" w:rsidRPr="00F349F6">
          <w:rPr>
            <w:i/>
          </w:rPr>
          <w:t xml:space="preserve"> </w:t>
        </w:r>
      </w:ins>
      <w:r w:rsidRPr="00F349F6">
        <w:rPr>
          <w:i/>
        </w:rPr>
        <w:t xml:space="preserve">time periods: </w:t>
      </w:r>
      <w:del w:id="966" w:author="Katie Reytar" w:date="2019-06-26T15:37:00Z">
        <w:r w:rsidRPr="00F349F6" w:rsidDel="00B314B3">
          <w:rPr>
            <w:i/>
          </w:rPr>
          <w:delText>2000,</w:delText>
        </w:r>
      </w:del>
      <w:r w:rsidRPr="00F349F6">
        <w:rPr>
          <w:i/>
        </w:rPr>
        <w:t xml:space="preserve"> 2010</w:t>
      </w:r>
      <w:ins w:id="967" w:author="Katie Reytar" w:date="2019-06-26T15:37:00Z">
        <w:r w:rsidR="00B314B3">
          <w:rPr>
            <w:i/>
          </w:rPr>
          <w:t xml:space="preserve"> and</w:t>
        </w:r>
      </w:ins>
      <w:del w:id="968" w:author="Katie Reytar" w:date="2019-06-26T15:37:00Z">
        <w:r w:rsidRPr="00F349F6" w:rsidDel="00B314B3">
          <w:rPr>
            <w:i/>
          </w:rPr>
          <w:delText>,</w:delText>
        </w:r>
      </w:del>
      <w:r w:rsidRPr="00F349F6">
        <w:rPr>
          <w:i/>
        </w:rPr>
        <w:t xml:space="preserve"> 2018 based on Collect Earth surveys. </w:t>
      </w:r>
      <w:del w:id="969" w:author="Katie Reytar" w:date="2019-06-28T15:08:00Z">
        <w:r w:rsidRPr="00F349F6" w:rsidDel="00583F4D">
          <w:rPr>
            <w:b/>
            <w:i/>
            <w:color w:val="auto"/>
          </w:rPr>
          <w:delText>DRAFT – DO NOT CITE NUMBERS – ANALYSIS NOT FINAL</w:delText>
        </w:r>
      </w:del>
    </w:p>
    <w:tbl>
      <w:tblPr>
        <w:tblW w:w="8797" w:type="dxa"/>
        <w:tblLook w:val="04A0" w:firstRow="1" w:lastRow="0" w:firstColumn="1" w:lastColumn="0" w:noHBand="0" w:noVBand="1"/>
      </w:tblPr>
      <w:tblGrid>
        <w:gridCol w:w="649"/>
        <w:gridCol w:w="395"/>
        <w:gridCol w:w="265"/>
        <w:gridCol w:w="265"/>
        <w:gridCol w:w="394"/>
        <w:gridCol w:w="160"/>
        <w:gridCol w:w="659"/>
        <w:gridCol w:w="159"/>
        <w:gridCol w:w="159"/>
        <w:gridCol w:w="159"/>
        <w:gridCol w:w="159"/>
        <w:gridCol w:w="366"/>
        <w:gridCol w:w="159"/>
        <w:gridCol w:w="194"/>
        <w:gridCol w:w="247"/>
        <w:gridCol w:w="307"/>
        <w:gridCol w:w="159"/>
        <w:gridCol w:w="398"/>
        <w:gridCol w:w="206"/>
        <w:gridCol w:w="589"/>
        <w:gridCol w:w="732"/>
        <w:gridCol w:w="159"/>
        <w:gridCol w:w="159"/>
        <w:gridCol w:w="398"/>
        <w:gridCol w:w="159"/>
        <w:gridCol w:w="159"/>
        <w:gridCol w:w="234"/>
        <w:gridCol w:w="243"/>
        <w:gridCol w:w="309"/>
        <w:gridCol w:w="246"/>
        <w:gridCol w:w="468"/>
      </w:tblGrid>
      <w:tr w:rsidR="00F127B2" w:rsidRPr="003C7EAC" w14:paraId="332B8A5D" w14:textId="77777777" w:rsidTr="002155F3">
        <w:trPr>
          <w:gridAfter w:val="1"/>
          <w:wAfter w:w="1254" w:type="dxa"/>
          <w:trHeight w:val="315"/>
        </w:trPr>
        <w:tc>
          <w:tcPr>
            <w:tcW w:w="0" w:type="auto"/>
            <w:gridSpan w:val="2"/>
            <w:tcBorders>
              <w:top w:val="double" w:sz="6" w:space="0" w:color="auto"/>
              <w:left w:val="double" w:sz="6" w:space="0" w:color="auto"/>
              <w:bottom w:val="single" w:sz="4" w:space="0" w:color="auto"/>
              <w:right w:val="single" w:sz="4" w:space="0" w:color="auto"/>
            </w:tcBorders>
            <w:shd w:val="clear" w:color="auto" w:fill="auto"/>
            <w:noWrap/>
            <w:vAlign w:val="bottom"/>
          </w:tcPr>
          <w:p w14:paraId="347231EB" w14:textId="77777777" w:rsidR="00762B74" w:rsidRPr="003C7EAC" w:rsidRDefault="00762B74" w:rsidP="00442549">
            <w:pPr>
              <w:rPr>
                <w:rFonts w:eastAsia="Times New Roman" w:cstheme="minorHAnsi"/>
                <w:color w:val="000000"/>
                <w:sz w:val="20"/>
                <w:szCs w:val="20"/>
              </w:rPr>
            </w:pPr>
          </w:p>
        </w:tc>
        <w:tc>
          <w:tcPr>
            <w:tcW w:w="1976" w:type="dxa"/>
            <w:gridSpan w:val="4"/>
            <w:tcBorders>
              <w:top w:val="double" w:sz="6" w:space="0" w:color="auto"/>
              <w:left w:val="nil"/>
              <w:bottom w:val="single" w:sz="4" w:space="0" w:color="auto"/>
              <w:right w:val="single" w:sz="4" w:space="0" w:color="auto"/>
            </w:tcBorders>
            <w:cellDel w:id="970" w:author="Charlotte Streck" w:date="2019-07-04T15:04:00Z"/>
          </w:tcPr>
          <w:p w14:paraId="1BF1C1E4" w14:textId="77777777" w:rsidR="00A44A84" w:rsidRPr="003C7EAC" w:rsidRDefault="00A44A84" w:rsidP="00442549">
            <w:pPr>
              <w:jc w:val="center"/>
              <w:rPr>
                <w:rFonts w:eastAsia="Times New Roman" w:cstheme="minorHAnsi"/>
                <w:b/>
                <w:bCs/>
                <w:color w:val="000000"/>
                <w:sz w:val="20"/>
                <w:szCs w:val="20"/>
              </w:rPr>
            </w:pPr>
            <w:del w:id="971" w:author="Ingrid Schulte" w:date="2019-07-04T15:04:00Z">
              <w:r w:rsidRPr="003C7EAC">
                <w:rPr>
                  <w:rFonts w:eastAsia="Times New Roman" w:cstheme="minorHAnsi"/>
                  <w:b/>
                  <w:bCs/>
                  <w:color w:val="000000"/>
                  <w:sz w:val="20"/>
                  <w:szCs w:val="20"/>
                </w:rPr>
                <w:delText>2000</w:delText>
              </w:r>
            </w:del>
          </w:p>
        </w:tc>
        <w:tc>
          <w:tcPr>
            <w:tcW w:w="1886" w:type="dxa"/>
            <w:gridSpan w:val="4"/>
            <w:tcBorders>
              <w:top w:val="double" w:sz="6" w:space="0" w:color="auto"/>
              <w:left w:val="nil"/>
              <w:bottom w:val="single" w:sz="4" w:space="0" w:color="auto"/>
              <w:right w:val="single" w:sz="4" w:space="0" w:color="auto"/>
            </w:tcBorders>
            <w:shd w:val="clear" w:color="auto" w:fill="auto"/>
            <w:vAlign w:val="bottom"/>
          </w:tcPr>
          <w:p w14:paraId="24A8002D" w14:textId="3C4A4B6E" w:rsidR="00762B74" w:rsidRPr="003C7EAC" w:rsidRDefault="00762B74" w:rsidP="00442549">
            <w:pPr>
              <w:jc w:val="center"/>
              <w:rPr>
                <w:rFonts w:eastAsia="Times New Roman" w:cstheme="minorHAnsi"/>
                <w:b/>
                <w:bCs/>
                <w:color w:val="000000"/>
                <w:sz w:val="20"/>
                <w:szCs w:val="20"/>
              </w:rPr>
            </w:pPr>
            <w:ins w:id="972" w:author="Katie Reytar" w:date="2019-06-26T15:28:00Z">
              <w:r w:rsidRPr="003C7EAC">
                <w:rPr>
                  <w:rFonts w:eastAsia="Times New Roman" w:cstheme="minorHAnsi"/>
                  <w:b/>
                  <w:bCs/>
                  <w:color w:val="000000"/>
                  <w:sz w:val="20"/>
                  <w:szCs w:val="20"/>
                </w:rPr>
                <w:t>2010</w:t>
              </w:r>
            </w:ins>
          </w:p>
        </w:tc>
        <w:tc>
          <w:tcPr>
            <w:tcW w:w="1080" w:type="dxa"/>
            <w:gridSpan w:val="8"/>
            <w:tcBorders>
              <w:top w:val="double" w:sz="6" w:space="0" w:color="auto"/>
              <w:left w:val="nil"/>
              <w:bottom w:val="single" w:sz="4" w:space="0" w:color="auto"/>
              <w:right w:val="single" w:sz="4" w:space="0" w:color="auto"/>
            </w:tcBorders>
            <w:cellDel w:id="973" w:author="Charlotte Streck" w:date="2019-07-04T15:04:00Z"/>
          </w:tcPr>
          <w:p w14:paraId="5C1B889A" w14:textId="77777777" w:rsidR="00A44A84" w:rsidRPr="003C7EAC" w:rsidRDefault="00A44A84" w:rsidP="00442549">
            <w:pPr>
              <w:jc w:val="center"/>
              <w:rPr>
                <w:rFonts w:eastAsia="Times New Roman" w:cstheme="minorHAnsi"/>
                <w:b/>
                <w:bCs/>
                <w:color w:val="000000"/>
                <w:sz w:val="20"/>
                <w:szCs w:val="20"/>
              </w:rPr>
            </w:pPr>
          </w:p>
        </w:tc>
        <w:tc>
          <w:tcPr>
            <w:tcW w:w="1800" w:type="dxa"/>
            <w:gridSpan w:val="2"/>
            <w:tcBorders>
              <w:top w:val="double" w:sz="6" w:space="0" w:color="auto"/>
              <w:left w:val="nil"/>
              <w:bottom w:val="single" w:sz="4" w:space="0" w:color="auto"/>
              <w:right w:val="single" w:sz="4" w:space="0" w:color="auto"/>
            </w:tcBorders>
            <w:shd w:val="clear" w:color="auto" w:fill="auto"/>
            <w:vAlign w:val="bottom"/>
          </w:tcPr>
          <w:p w14:paraId="27545603" w14:textId="5C550061" w:rsidR="00762B74" w:rsidRPr="003C7EAC" w:rsidRDefault="00762B74" w:rsidP="00442549">
            <w:pPr>
              <w:jc w:val="center"/>
              <w:rPr>
                <w:rFonts w:eastAsia="Times New Roman" w:cstheme="minorHAnsi"/>
                <w:b/>
                <w:bCs/>
                <w:color w:val="000000"/>
                <w:sz w:val="20"/>
                <w:szCs w:val="20"/>
              </w:rPr>
            </w:pPr>
            <w:ins w:id="974" w:author="Katie Reytar" w:date="2019-06-26T15:28:00Z">
              <w:r w:rsidRPr="003C7EAC">
                <w:rPr>
                  <w:rFonts w:eastAsia="Times New Roman" w:cstheme="minorHAnsi"/>
                  <w:b/>
                  <w:bCs/>
                  <w:color w:val="000000"/>
                  <w:sz w:val="20"/>
                  <w:szCs w:val="20"/>
                </w:rPr>
                <w:t>2018</w:t>
              </w:r>
            </w:ins>
          </w:p>
        </w:tc>
        <w:tc>
          <w:tcPr>
            <w:tcW w:w="2160" w:type="dxa"/>
            <w:gridSpan w:val="10"/>
            <w:tcBorders>
              <w:top w:val="double" w:sz="6" w:space="0" w:color="auto"/>
              <w:left w:val="nil"/>
              <w:bottom w:val="single" w:sz="4" w:space="0" w:color="auto"/>
              <w:right w:val="double" w:sz="6" w:space="0" w:color="auto"/>
            </w:tcBorders>
            <w:shd w:val="clear" w:color="auto" w:fill="auto"/>
            <w:noWrap/>
            <w:vAlign w:val="bottom"/>
          </w:tcPr>
          <w:p w14:paraId="6974714D" w14:textId="77777777" w:rsidR="00762B74" w:rsidRPr="003C7EAC" w:rsidRDefault="00762B74" w:rsidP="00442549">
            <w:pPr>
              <w:jc w:val="center"/>
              <w:rPr>
                <w:rFonts w:eastAsia="Times New Roman" w:cstheme="minorHAnsi"/>
                <w:color w:val="000000"/>
                <w:sz w:val="20"/>
                <w:szCs w:val="20"/>
              </w:rPr>
            </w:pPr>
          </w:p>
        </w:tc>
      </w:tr>
      <w:tr w:rsidR="00F127B2" w:rsidRPr="003C7EAC" w14:paraId="786F8F3E" w14:textId="77777777" w:rsidTr="002155F3">
        <w:trPr>
          <w:gridAfter w:val="1"/>
          <w:wAfter w:w="1254" w:type="dxa"/>
          <w:trHeight w:val="530"/>
        </w:trPr>
        <w:tc>
          <w:tcPr>
            <w:tcW w:w="0" w:type="auto"/>
            <w:tcBorders>
              <w:top w:val="nil"/>
              <w:left w:val="double" w:sz="6" w:space="0" w:color="auto"/>
              <w:bottom w:val="double" w:sz="6" w:space="0" w:color="auto"/>
              <w:right w:val="single" w:sz="4" w:space="0" w:color="auto"/>
            </w:tcBorders>
            <w:shd w:val="clear" w:color="auto" w:fill="auto"/>
            <w:vAlign w:val="bottom"/>
          </w:tcPr>
          <w:p w14:paraId="2867E123" w14:textId="60D7E0BB"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Country</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and</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Land</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Use</w:t>
            </w:r>
            <w:r>
              <w:rPr>
                <w:rFonts w:eastAsia="Times New Roman" w:cstheme="minorHAnsi"/>
                <w:b/>
                <w:bCs/>
                <w:color w:val="000000"/>
                <w:sz w:val="20"/>
                <w:szCs w:val="20"/>
              </w:rPr>
              <w:t xml:space="preserve"> Type</w:t>
            </w:r>
          </w:p>
        </w:tc>
        <w:tc>
          <w:tcPr>
            <w:tcW w:w="895" w:type="dxa"/>
            <w:tcBorders>
              <w:top w:val="nil"/>
              <w:left w:val="nil"/>
              <w:bottom w:val="double" w:sz="6" w:space="0" w:color="auto"/>
              <w:right w:val="single" w:sz="4" w:space="0" w:color="auto"/>
            </w:tcBorders>
            <w:cellDel w:id="975" w:author="Charlotte Streck" w:date="2019-07-04T15:04:00Z"/>
          </w:tcPr>
          <w:p w14:paraId="3434BCE7" w14:textId="77777777" w:rsidR="00A44A84" w:rsidRPr="003C7EAC" w:rsidRDefault="00A44A84" w:rsidP="00442549">
            <w:pPr>
              <w:rPr>
                <w:rFonts w:eastAsia="Times New Roman" w:cstheme="minorHAnsi"/>
                <w:b/>
                <w:bCs/>
                <w:color w:val="000000"/>
                <w:sz w:val="20"/>
                <w:szCs w:val="20"/>
              </w:rPr>
            </w:pPr>
            <w:del w:id="976" w:author="Ingrid Schulte" w:date="2019-07-04T15:04:00Z">
              <w:r w:rsidRPr="003C7EAC">
                <w:rPr>
                  <w:rFonts w:eastAsia="Times New Roman" w:cstheme="minorHAnsi"/>
                  <w:b/>
                  <w:bCs/>
                  <w:color w:val="000000"/>
                  <w:sz w:val="20"/>
                  <w:szCs w:val="20"/>
                </w:rPr>
                <w:delText>No.</w:delText>
              </w:r>
              <w:r>
                <w:rPr>
                  <w:rFonts w:eastAsia="Times New Roman" w:cstheme="minorHAnsi"/>
                  <w:b/>
                  <w:bCs/>
                  <w:color w:val="000000"/>
                  <w:sz w:val="20"/>
                  <w:szCs w:val="20"/>
                </w:rPr>
                <w:delText xml:space="preserve"> </w:delText>
              </w:r>
              <w:r w:rsidRPr="003C7EAC">
                <w:rPr>
                  <w:rFonts w:eastAsia="Times New Roman" w:cstheme="minorHAnsi"/>
                  <w:b/>
                  <w:bCs/>
                  <w:color w:val="000000"/>
                  <w:sz w:val="20"/>
                  <w:szCs w:val="20"/>
                </w:rPr>
                <w:delText>samples</w:delText>
              </w:r>
            </w:del>
          </w:p>
        </w:tc>
        <w:tc>
          <w:tcPr>
            <w:tcW w:w="1081" w:type="dxa"/>
            <w:gridSpan w:val="2"/>
            <w:tcBorders>
              <w:top w:val="nil"/>
              <w:left w:val="nil"/>
              <w:bottom w:val="double" w:sz="6" w:space="0" w:color="auto"/>
              <w:right w:val="single" w:sz="4" w:space="0" w:color="auto"/>
            </w:tcBorders>
            <w:cellDel w:id="977" w:author="Charlotte Streck" w:date="2019-07-04T15:04:00Z"/>
          </w:tcPr>
          <w:p w14:paraId="663FC4CE" w14:textId="77777777" w:rsidR="00A44A84" w:rsidRPr="003C7EAC" w:rsidRDefault="00A44A84" w:rsidP="00442549">
            <w:pPr>
              <w:rPr>
                <w:rFonts w:eastAsia="Times New Roman" w:cstheme="minorHAnsi"/>
                <w:b/>
                <w:bCs/>
                <w:color w:val="000000"/>
                <w:sz w:val="20"/>
                <w:szCs w:val="20"/>
              </w:rPr>
            </w:pPr>
            <w:del w:id="978" w:author="Ingrid Schulte" w:date="2019-07-04T15:04:00Z">
              <w:r w:rsidRPr="003C7EAC">
                <w:rPr>
                  <w:rFonts w:eastAsia="Times New Roman" w:cstheme="minorHAnsi"/>
                  <w:b/>
                  <w:bCs/>
                  <w:color w:val="000000"/>
                  <w:sz w:val="20"/>
                  <w:szCs w:val="20"/>
                </w:rPr>
                <w:delText>Avg.%</w:delText>
              </w:r>
              <w:r>
                <w:rPr>
                  <w:rFonts w:eastAsia="Times New Roman" w:cstheme="minorHAnsi"/>
                  <w:b/>
                  <w:bCs/>
                  <w:color w:val="000000"/>
                  <w:sz w:val="20"/>
                  <w:szCs w:val="20"/>
                </w:rPr>
                <w:delText xml:space="preserve"> </w:delText>
              </w:r>
              <w:r w:rsidRPr="003C7EAC">
                <w:rPr>
                  <w:rFonts w:eastAsia="Times New Roman" w:cstheme="minorHAnsi"/>
                  <w:b/>
                  <w:bCs/>
                  <w:color w:val="000000"/>
                  <w:sz w:val="20"/>
                  <w:szCs w:val="20"/>
                </w:rPr>
                <w:delText>tree</w:delText>
              </w:r>
              <w:r>
                <w:rPr>
                  <w:rFonts w:eastAsia="Times New Roman" w:cstheme="minorHAnsi"/>
                  <w:b/>
                  <w:bCs/>
                  <w:color w:val="000000"/>
                  <w:sz w:val="20"/>
                  <w:szCs w:val="20"/>
                </w:rPr>
                <w:delText xml:space="preserve"> </w:delText>
              </w:r>
              <w:r w:rsidRPr="003C7EAC">
                <w:rPr>
                  <w:rFonts w:eastAsia="Times New Roman" w:cstheme="minorHAnsi"/>
                  <w:b/>
                  <w:bCs/>
                  <w:color w:val="000000"/>
                  <w:sz w:val="20"/>
                  <w:szCs w:val="20"/>
                </w:rPr>
                <w:delText>cover</w:delText>
              </w:r>
            </w:del>
          </w:p>
        </w:tc>
        <w:tc>
          <w:tcPr>
            <w:tcW w:w="900" w:type="dxa"/>
            <w:gridSpan w:val="2"/>
            <w:tcBorders>
              <w:top w:val="nil"/>
              <w:left w:val="nil"/>
              <w:bottom w:val="double" w:sz="6" w:space="0" w:color="auto"/>
              <w:right w:val="single" w:sz="4" w:space="0" w:color="auto"/>
            </w:tcBorders>
            <w:cellDel w:id="979" w:author="Charlotte Streck" w:date="2019-07-04T15:04:00Z"/>
          </w:tcPr>
          <w:p w14:paraId="376DF957" w14:textId="77777777" w:rsidR="00A44A84" w:rsidRPr="003C7EAC" w:rsidRDefault="00A44A84" w:rsidP="00442549">
            <w:pPr>
              <w:rPr>
                <w:rFonts w:eastAsia="Times New Roman" w:cstheme="minorHAnsi"/>
                <w:b/>
                <w:bCs/>
                <w:color w:val="000000"/>
                <w:sz w:val="20"/>
                <w:szCs w:val="20"/>
              </w:rPr>
            </w:pPr>
            <w:del w:id="980" w:author="Ingrid Schulte" w:date="2019-07-04T15:04:00Z">
              <w:r w:rsidRPr="003C7EAC">
                <w:rPr>
                  <w:rFonts w:eastAsia="Times New Roman" w:cstheme="minorHAnsi"/>
                  <w:b/>
                  <w:bCs/>
                  <w:color w:val="000000"/>
                  <w:sz w:val="20"/>
                  <w:szCs w:val="20"/>
                </w:rPr>
                <w:delText>No.</w:delText>
              </w:r>
              <w:r>
                <w:rPr>
                  <w:rFonts w:eastAsia="Times New Roman" w:cstheme="minorHAnsi"/>
                  <w:b/>
                  <w:bCs/>
                  <w:color w:val="000000"/>
                  <w:sz w:val="20"/>
                  <w:szCs w:val="20"/>
                </w:rPr>
                <w:delText xml:space="preserve"> </w:delText>
              </w:r>
              <w:r w:rsidRPr="003C7EAC">
                <w:rPr>
                  <w:rFonts w:eastAsia="Times New Roman" w:cstheme="minorHAnsi"/>
                  <w:b/>
                  <w:bCs/>
                  <w:color w:val="000000"/>
                  <w:sz w:val="20"/>
                  <w:szCs w:val="20"/>
                </w:rPr>
                <w:delText>samples</w:delText>
              </w:r>
            </w:del>
          </w:p>
        </w:tc>
        <w:tc>
          <w:tcPr>
            <w:tcW w:w="1886" w:type="dxa"/>
            <w:gridSpan w:val="2"/>
            <w:tcBorders>
              <w:top w:val="nil"/>
              <w:left w:val="nil"/>
              <w:bottom w:val="double" w:sz="6" w:space="0" w:color="auto"/>
              <w:right w:val="single" w:sz="4" w:space="0" w:color="auto"/>
            </w:tcBorders>
            <w:shd w:val="clear" w:color="auto" w:fill="auto"/>
            <w:vAlign w:val="bottom"/>
          </w:tcPr>
          <w:p w14:paraId="110344AB" w14:textId="40DBAA3D"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Avg.</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tree</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cover</w:t>
            </w:r>
          </w:p>
        </w:tc>
        <w:tc>
          <w:tcPr>
            <w:tcW w:w="1080" w:type="dxa"/>
            <w:gridSpan w:val="6"/>
            <w:tcBorders>
              <w:top w:val="nil"/>
              <w:left w:val="nil"/>
              <w:bottom w:val="double" w:sz="6" w:space="0" w:color="auto"/>
              <w:right w:val="single" w:sz="4" w:space="0" w:color="auto"/>
            </w:tcBorders>
            <w:cellDel w:id="981" w:author="Charlotte Streck" w:date="2019-07-04T15:04:00Z"/>
          </w:tcPr>
          <w:p w14:paraId="456E013A" w14:textId="77777777" w:rsidR="00A44A84" w:rsidRPr="003C7EAC" w:rsidRDefault="00A44A84" w:rsidP="00442549">
            <w:pPr>
              <w:jc w:val="center"/>
              <w:rPr>
                <w:rFonts w:eastAsia="Times New Roman" w:cstheme="minorHAnsi"/>
                <w:b/>
                <w:bCs/>
                <w:color w:val="000000"/>
                <w:sz w:val="20"/>
                <w:szCs w:val="20"/>
              </w:rPr>
            </w:pPr>
            <w:del w:id="982" w:author="Ingrid Schulte" w:date="2019-07-04T15:04:00Z">
              <w:r w:rsidRPr="003C7EAC">
                <w:rPr>
                  <w:rFonts w:eastAsia="Times New Roman" w:cstheme="minorHAnsi"/>
                  <w:b/>
                  <w:bCs/>
                  <w:color w:val="000000"/>
                  <w:sz w:val="20"/>
                  <w:szCs w:val="20"/>
                </w:rPr>
                <w:delText>Change</w:delText>
              </w:r>
              <w:r>
                <w:rPr>
                  <w:rFonts w:eastAsia="Times New Roman" w:cstheme="minorHAnsi"/>
                  <w:b/>
                  <w:bCs/>
                  <w:color w:val="000000"/>
                  <w:sz w:val="20"/>
                  <w:szCs w:val="20"/>
                </w:rPr>
                <w:delText xml:space="preserve"> </w:delText>
              </w:r>
              <w:r w:rsidRPr="003C7EAC">
                <w:rPr>
                  <w:rFonts w:eastAsia="Times New Roman" w:cstheme="minorHAnsi"/>
                  <w:b/>
                  <w:bCs/>
                  <w:color w:val="000000"/>
                  <w:sz w:val="20"/>
                  <w:szCs w:val="20"/>
                </w:rPr>
                <w:delText>from</w:delText>
              </w:r>
              <w:r>
                <w:rPr>
                  <w:rFonts w:eastAsia="Times New Roman" w:cstheme="minorHAnsi"/>
                  <w:b/>
                  <w:bCs/>
                  <w:color w:val="000000"/>
                  <w:sz w:val="20"/>
                  <w:szCs w:val="20"/>
                </w:rPr>
                <w:delText xml:space="preserve"> </w:delText>
              </w:r>
              <w:r w:rsidRPr="003C7EAC">
                <w:rPr>
                  <w:rFonts w:eastAsia="Times New Roman" w:cstheme="minorHAnsi"/>
                  <w:b/>
                  <w:bCs/>
                  <w:color w:val="000000"/>
                  <w:sz w:val="20"/>
                  <w:szCs w:val="20"/>
                </w:rPr>
                <w:delText>2000</w:delText>
              </w:r>
            </w:del>
          </w:p>
        </w:tc>
        <w:tc>
          <w:tcPr>
            <w:tcW w:w="900" w:type="dxa"/>
            <w:gridSpan w:val="4"/>
            <w:tcBorders>
              <w:top w:val="nil"/>
              <w:left w:val="nil"/>
              <w:bottom w:val="double" w:sz="6" w:space="0" w:color="auto"/>
              <w:right w:val="single" w:sz="4" w:space="0" w:color="auto"/>
            </w:tcBorders>
            <w:cellDel w:id="983" w:author="Charlotte Streck" w:date="2019-07-04T15:04:00Z"/>
          </w:tcPr>
          <w:p w14:paraId="2831F540" w14:textId="77777777" w:rsidR="00A44A84" w:rsidRPr="003C7EAC" w:rsidRDefault="00A44A84" w:rsidP="00442549">
            <w:pPr>
              <w:rPr>
                <w:rFonts w:eastAsia="Times New Roman" w:cstheme="minorHAnsi"/>
                <w:b/>
                <w:bCs/>
                <w:color w:val="000000"/>
                <w:sz w:val="20"/>
                <w:szCs w:val="20"/>
              </w:rPr>
            </w:pPr>
            <w:del w:id="984" w:author="Ingrid Schulte" w:date="2019-07-04T15:04:00Z">
              <w:r w:rsidRPr="003C7EAC">
                <w:rPr>
                  <w:rFonts w:eastAsia="Times New Roman" w:cstheme="minorHAnsi"/>
                  <w:b/>
                  <w:bCs/>
                  <w:color w:val="000000"/>
                  <w:sz w:val="20"/>
                  <w:szCs w:val="20"/>
                </w:rPr>
                <w:delText>No.</w:delText>
              </w:r>
              <w:r>
                <w:rPr>
                  <w:rFonts w:eastAsia="Times New Roman" w:cstheme="minorHAnsi"/>
                  <w:b/>
                  <w:bCs/>
                  <w:color w:val="000000"/>
                  <w:sz w:val="20"/>
                  <w:szCs w:val="20"/>
                </w:rPr>
                <w:delText xml:space="preserve"> </w:delText>
              </w:r>
              <w:r w:rsidRPr="003C7EAC">
                <w:rPr>
                  <w:rFonts w:eastAsia="Times New Roman" w:cstheme="minorHAnsi"/>
                  <w:b/>
                  <w:bCs/>
                  <w:color w:val="000000"/>
                  <w:sz w:val="20"/>
                  <w:szCs w:val="20"/>
                </w:rPr>
                <w:delText>samples</w:delText>
              </w:r>
            </w:del>
          </w:p>
        </w:tc>
        <w:tc>
          <w:tcPr>
            <w:tcW w:w="1800" w:type="dxa"/>
            <w:gridSpan w:val="2"/>
            <w:tcBorders>
              <w:top w:val="nil"/>
              <w:left w:val="nil"/>
              <w:bottom w:val="double" w:sz="6" w:space="0" w:color="auto"/>
              <w:right w:val="single" w:sz="4" w:space="0" w:color="auto"/>
            </w:tcBorders>
            <w:shd w:val="clear" w:color="auto" w:fill="auto"/>
            <w:vAlign w:val="bottom"/>
          </w:tcPr>
          <w:p w14:paraId="1F9A504C" w14:textId="02E1FC38"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Avg.</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tree</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cover</w:t>
            </w:r>
          </w:p>
        </w:tc>
        <w:tc>
          <w:tcPr>
            <w:tcW w:w="2160" w:type="dxa"/>
            <w:gridSpan w:val="10"/>
            <w:tcBorders>
              <w:top w:val="nil"/>
              <w:left w:val="nil"/>
              <w:bottom w:val="double" w:sz="6" w:space="0" w:color="auto"/>
              <w:right w:val="double" w:sz="6" w:space="0" w:color="auto"/>
            </w:tcBorders>
            <w:shd w:val="clear" w:color="auto" w:fill="auto"/>
            <w:vAlign w:val="bottom"/>
          </w:tcPr>
          <w:p w14:paraId="7E07485A" w14:textId="33D6F62B" w:rsidR="00762B74" w:rsidRPr="003C7EAC" w:rsidRDefault="00762B74" w:rsidP="00442549">
            <w:pPr>
              <w:jc w:val="center"/>
              <w:rPr>
                <w:rFonts w:eastAsia="Times New Roman" w:cstheme="minorHAnsi"/>
                <w:b/>
                <w:bCs/>
                <w:color w:val="000000"/>
                <w:sz w:val="20"/>
                <w:szCs w:val="20"/>
              </w:rPr>
            </w:pPr>
            <w:r w:rsidRPr="003C7EAC">
              <w:rPr>
                <w:rFonts w:eastAsia="Times New Roman" w:cstheme="minorHAnsi"/>
                <w:b/>
                <w:bCs/>
                <w:color w:val="000000"/>
                <w:sz w:val="20"/>
                <w:szCs w:val="20"/>
              </w:rPr>
              <w:t>Change</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from</w:t>
            </w:r>
            <w:r>
              <w:rPr>
                <w:rFonts w:eastAsia="Times New Roman" w:cstheme="minorHAnsi"/>
                <w:b/>
                <w:bCs/>
                <w:color w:val="000000"/>
                <w:sz w:val="20"/>
                <w:szCs w:val="20"/>
              </w:rPr>
              <w:t xml:space="preserve"> </w:t>
            </w:r>
            <w:r w:rsidRPr="003C7EAC">
              <w:rPr>
                <w:rFonts w:eastAsia="Times New Roman" w:cstheme="minorHAnsi"/>
                <w:b/>
                <w:bCs/>
                <w:color w:val="000000"/>
                <w:sz w:val="20"/>
                <w:szCs w:val="20"/>
              </w:rPr>
              <w:t>2010</w:t>
            </w:r>
          </w:p>
        </w:tc>
      </w:tr>
      <w:tr w:rsidR="00F127B2" w:rsidRPr="003C7EAC" w14:paraId="7F51D2E6" w14:textId="69D7B6AB" w:rsidTr="002155F3">
        <w:trPr>
          <w:gridAfter w:val="1"/>
          <w:wAfter w:w="1254" w:type="dxa"/>
          <w:trHeight w:val="243"/>
        </w:trPr>
        <w:tc>
          <w:tcPr>
            <w:tcW w:w="0" w:type="auto"/>
            <w:gridSpan w:val="6"/>
            <w:tcBorders>
              <w:top w:val="nil"/>
              <w:left w:val="double" w:sz="6" w:space="0" w:color="auto"/>
              <w:bottom w:val="nil"/>
              <w:right w:val="nil"/>
            </w:tcBorders>
            <w:shd w:val="clear" w:color="auto" w:fill="DEEAF6" w:themeFill="accent1" w:themeFillTint="33"/>
            <w:noWrap/>
            <w:vAlign w:val="bottom"/>
          </w:tcPr>
          <w:p w14:paraId="6AD722C0" w14:textId="54D56310"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Cambodia</w:t>
            </w:r>
          </w:p>
        </w:tc>
        <w:tc>
          <w:tcPr>
            <w:tcW w:w="1886" w:type="dxa"/>
            <w:gridSpan w:val="12"/>
            <w:tcBorders>
              <w:top w:val="nil"/>
              <w:left w:val="nil"/>
              <w:bottom w:val="nil"/>
              <w:right w:val="nil"/>
            </w:tcBorders>
            <w:shd w:val="clear" w:color="auto" w:fill="DEEAF6" w:themeFill="accent1" w:themeFillTint="33"/>
            <w:noWrap/>
            <w:vAlign w:val="bottom"/>
          </w:tcPr>
          <w:p w14:paraId="178766CF" w14:textId="434C0870" w:rsidR="00762B74" w:rsidRPr="003C7EAC" w:rsidRDefault="0027043F">
            <w:pPr>
              <w:jc w:val="right"/>
              <w:rPr>
                <w:rFonts w:eastAsia="Times New Roman" w:cstheme="minorHAnsi"/>
                <w:b/>
                <w:bCs/>
                <w:color w:val="000000"/>
                <w:sz w:val="20"/>
                <w:szCs w:val="20"/>
              </w:rPr>
              <w:pPrChange w:id="985" w:author="CF" w:date="2019-07-10T09:14:00Z">
                <w:pPr/>
              </w:pPrChange>
            </w:pPr>
            <w:ins w:id="986" w:author="Ingrid Schulte" w:date="2019-07-04T15:04:00Z">
              <w:r>
                <w:rPr>
                  <w:rFonts w:eastAsia="Times New Roman" w:cstheme="minorHAnsi"/>
                  <w:b/>
                  <w:bCs/>
                  <w:color w:val="000000"/>
                  <w:sz w:val="20"/>
                  <w:szCs w:val="20"/>
                </w:rPr>
                <w:t>3.</w:t>
              </w:r>
              <w:r w:rsidR="007C5620">
                <w:rPr>
                  <w:rFonts w:eastAsia="Times New Roman" w:cstheme="minorHAnsi"/>
                  <w:b/>
                  <w:bCs/>
                  <w:color w:val="000000"/>
                  <w:sz w:val="20"/>
                  <w:szCs w:val="20"/>
                </w:rPr>
                <w:t>3</w:t>
              </w:r>
            </w:ins>
          </w:p>
        </w:tc>
        <w:tc>
          <w:tcPr>
            <w:tcW w:w="1800" w:type="dxa"/>
            <w:gridSpan w:val="2"/>
            <w:tcBorders>
              <w:top w:val="nil"/>
              <w:left w:val="nil"/>
              <w:bottom w:val="nil"/>
              <w:right w:val="nil"/>
            </w:tcBorders>
            <w:shd w:val="clear" w:color="auto" w:fill="DEEAF6" w:themeFill="accent1" w:themeFillTint="33"/>
            <w:noWrap/>
            <w:vAlign w:val="bottom"/>
          </w:tcPr>
          <w:p w14:paraId="545AE44C" w14:textId="3141BF51" w:rsidR="00762B74" w:rsidRPr="003C7EAC" w:rsidRDefault="007C5620">
            <w:pPr>
              <w:jc w:val="right"/>
              <w:rPr>
                <w:rFonts w:eastAsia="Times New Roman" w:cstheme="minorHAnsi"/>
                <w:b/>
                <w:bCs/>
                <w:color w:val="000000"/>
                <w:sz w:val="20"/>
                <w:szCs w:val="20"/>
              </w:rPr>
              <w:pPrChange w:id="987" w:author="CF" w:date="2019-07-10T09:14:00Z">
                <w:pPr/>
              </w:pPrChange>
            </w:pPr>
            <w:ins w:id="988" w:author="Ingrid Schulte" w:date="2019-07-04T15:04:00Z">
              <w:r>
                <w:rPr>
                  <w:rFonts w:eastAsia="Times New Roman" w:cstheme="minorHAnsi"/>
                  <w:b/>
                  <w:bCs/>
                  <w:color w:val="000000"/>
                  <w:sz w:val="20"/>
                  <w:szCs w:val="20"/>
                </w:rPr>
                <w:t>2.8</w:t>
              </w:r>
            </w:ins>
          </w:p>
        </w:tc>
        <w:tc>
          <w:tcPr>
            <w:tcW w:w="2160" w:type="dxa"/>
            <w:tcBorders>
              <w:top w:val="nil"/>
              <w:left w:val="nil"/>
              <w:bottom w:val="nil"/>
              <w:right w:val="double" w:sz="6" w:space="0" w:color="auto"/>
            </w:tcBorders>
            <w:shd w:val="clear" w:color="auto" w:fill="FF0000"/>
            <w:noWrap/>
            <w:vAlign w:val="bottom"/>
          </w:tcPr>
          <w:p w14:paraId="3DF51C77" w14:textId="2819B345" w:rsidR="00762B74" w:rsidRPr="003C7EAC" w:rsidRDefault="0077540F">
            <w:pPr>
              <w:jc w:val="center"/>
              <w:rPr>
                <w:rFonts w:eastAsia="Times New Roman" w:cstheme="minorHAnsi"/>
                <w:b/>
                <w:bCs/>
                <w:color w:val="000000"/>
                <w:sz w:val="20"/>
                <w:szCs w:val="20"/>
              </w:rPr>
              <w:pPrChange w:id="989" w:author="CF" w:date="2019-07-10T09:14:00Z">
                <w:pPr/>
              </w:pPrChange>
            </w:pPr>
            <w:ins w:id="990" w:author="Ingrid Schulte" w:date="2019-07-04T15:04:00Z">
              <w:r>
                <w:rPr>
                  <w:rFonts w:eastAsia="Times New Roman" w:cstheme="minorHAnsi"/>
                  <w:b/>
                  <w:bCs/>
                  <w:color w:val="000000"/>
                  <w:sz w:val="20"/>
                  <w:szCs w:val="20"/>
                </w:rPr>
                <w:t>-</w:t>
              </w:r>
            </w:ins>
          </w:p>
        </w:tc>
        <w:tc>
          <w:tcPr>
            <w:tcW w:w="1080" w:type="dxa"/>
            <w:gridSpan w:val="3"/>
            <w:tcBorders>
              <w:top w:val="nil"/>
              <w:left w:val="nil"/>
              <w:bottom w:val="nil"/>
              <w:right w:val="nil"/>
            </w:tcBorders>
            <w:shd w:val="clear" w:color="auto" w:fill="DEEAF6" w:themeFill="accent1" w:themeFillTint="33"/>
            <w:cellDel w:id="991" w:author="Charlotte Streck" w:date="2019-07-04T15:04:00Z"/>
          </w:tcPr>
          <w:p w14:paraId="1810EE05" w14:textId="77777777" w:rsidR="00A44A84" w:rsidRPr="003C7EAC" w:rsidRDefault="00A44A84" w:rsidP="00442549">
            <w:pPr>
              <w:rPr>
                <w:rFonts w:eastAsia="Times New Roman" w:cstheme="minorHAnsi"/>
                <w:b/>
                <w:bCs/>
                <w:color w:val="000000"/>
                <w:sz w:val="20"/>
                <w:szCs w:val="20"/>
              </w:rPr>
            </w:pPr>
          </w:p>
        </w:tc>
        <w:tc>
          <w:tcPr>
            <w:tcW w:w="1080" w:type="dxa"/>
            <w:gridSpan w:val="3"/>
            <w:tcBorders>
              <w:top w:val="nil"/>
              <w:left w:val="nil"/>
              <w:bottom w:val="nil"/>
              <w:right w:val="nil"/>
            </w:tcBorders>
            <w:shd w:val="clear" w:color="auto" w:fill="DEEAF6" w:themeFill="accent1" w:themeFillTint="33"/>
            <w:cellDel w:id="992" w:author="Charlotte Streck" w:date="2019-07-04T15:04:00Z"/>
          </w:tcPr>
          <w:p w14:paraId="407FC387" w14:textId="77777777" w:rsidR="00A44A84" w:rsidRPr="003C7EAC" w:rsidRDefault="00A44A84" w:rsidP="00442549">
            <w:pPr>
              <w:jc w:val="center"/>
              <w:rPr>
                <w:rFonts w:eastAsia="Times New Roman" w:cstheme="minorHAnsi"/>
                <w:b/>
                <w:bCs/>
                <w:color w:val="000000"/>
                <w:sz w:val="20"/>
                <w:szCs w:val="20"/>
              </w:rPr>
            </w:pPr>
          </w:p>
        </w:tc>
        <w:tc>
          <w:tcPr>
            <w:tcW w:w="900" w:type="dxa"/>
            <w:tcBorders>
              <w:top w:val="nil"/>
              <w:left w:val="nil"/>
              <w:bottom w:val="nil"/>
              <w:right w:val="nil"/>
            </w:tcBorders>
            <w:shd w:val="clear" w:color="auto" w:fill="DEEAF6" w:themeFill="accent1" w:themeFillTint="33"/>
            <w:cellDel w:id="993" w:author="Charlotte Streck" w:date="2019-07-04T15:04:00Z"/>
          </w:tcPr>
          <w:p w14:paraId="007CF1F5" w14:textId="77777777" w:rsidR="00A44A84" w:rsidRPr="003C7EAC" w:rsidRDefault="00A44A84" w:rsidP="00442549">
            <w:pPr>
              <w:rPr>
                <w:rFonts w:eastAsia="Times New Roman" w:cstheme="minorHAnsi"/>
                <w:b/>
                <w:bCs/>
                <w:color w:val="000000"/>
                <w:sz w:val="20"/>
                <w:szCs w:val="20"/>
              </w:rPr>
            </w:pPr>
          </w:p>
        </w:tc>
        <w:tc>
          <w:tcPr>
            <w:tcW w:w="1080" w:type="dxa"/>
            <w:tcBorders>
              <w:top w:val="nil"/>
              <w:left w:val="nil"/>
              <w:bottom w:val="nil"/>
              <w:right w:val="nil"/>
            </w:tcBorders>
            <w:shd w:val="clear" w:color="auto" w:fill="DEEAF6" w:themeFill="accent1" w:themeFillTint="33"/>
            <w:cellDel w:id="994" w:author="Charlotte Streck" w:date="2019-07-04T15:04:00Z"/>
          </w:tcPr>
          <w:p w14:paraId="3224E2EA" w14:textId="77777777" w:rsidR="00A44A84" w:rsidRPr="003C7EAC" w:rsidRDefault="00A44A84" w:rsidP="00442549">
            <w:pPr>
              <w:rPr>
                <w:rFonts w:eastAsia="Times New Roman" w:cstheme="minorHAnsi"/>
                <w:b/>
                <w:bCs/>
                <w:color w:val="000000"/>
                <w:sz w:val="20"/>
                <w:szCs w:val="20"/>
              </w:rPr>
            </w:pPr>
          </w:p>
        </w:tc>
        <w:tc>
          <w:tcPr>
            <w:tcW w:w="1164" w:type="dxa"/>
            <w:tcBorders>
              <w:top w:val="nil"/>
              <w:left w:val="nil"/>
              <w:bottom w:val="nil"/>
              <w:right w:val="double" w:sz="6" w:space="0" w:color="auto"/>
            </w:tcBorders>
            <w:shd w:val="clear" w:color="auto" w:fill="DEEAF6" w:themeFill="accent1" w:themeFillTint="33"/>
            <w:cellDel w:id="995" w:author="Charlotte Streck" w:date="2019-07-04T15:04:00Z"/>
          </w:tcPr>
          <w:p w14:paraId="1387BC3A" w14:textId="77777777" w:rsidR="00A44A84" w:rsidRPr="003C7EAC" w:rsidRDefault="00A44A84" w:rsidP="00442549">
            <w:pPr>
              <w:jc w:val="center"/>
              <w:rPr>
                <w:rFonts w:eastAsia="Times New Roman" w:cstheme="minorHAnsi"/>
                <w:b/>
                <w:bCs/>
                <w:color w:val="000000"/>
                <w:sz w:val="20"/>
                <w:szCs w:val="20"/>
              </w:rPr>
            </w:pPr>
          </w:p>
        </w:tc>
      </w:tr>
      <w:tr w:rsidR="00F127B2" w:rsidRPr="003C7EAC" w14:paraId="4908A059" w14:textId="77777777" w:rsidTr="002155F3">
        <w:trPr>
          <w:gridAfter w:val="1"/>
          <w:wAfter w:w="1254" w:type="dxa"/>
          <w:trHeight w:val="300"/>
        </w:trPr>
        <w:tc>
          <w:tcPr>
            <w:tcW w:w="0" w:type="auto"/>
            <w:tcBorders>
              <w:top w:val="single" w:sz="4" w:space="0" w:color="auto"/>
              <w:left w:val="double" w:sz="6" w:space="0" w:color="auto"/>
              <w:bottom w:val="single" w:sz="4" w:space="0" w:color="auto"/>
              <w:right w:val="single" w:sz="4" w:space="0" w:color="auto"/>
            </w:tcBorders>
            <w:shd w:val="clear" w:color="auto" w:fill="auto"/>
            <w:noWrap/>
            <w:vAlign w:val="bottom"/>
          </w:tcPr>
          <w:p w14:paraId="0114C150" w14:textId="1582C256"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Barren</w:t>
            </w:r>
          </w:p>
        </w:tc>
        <w:tc>
          <w:tcPr>
            <w:tcW w:w="895" w:type="dxa"/>
            <w:tcBorders>
              <w:top w:val="single" w:sz="4" w:space="0" w:color="auto"/>
              <w:left w:val="nil"/>
              <w:bottom w:val="single" w:sz="4" w:space="0" w:color="auto"/>
              <w:right w:val="single" w:sz="4" w:space="0" w:color="auto"/>
            </w:tcBorders>
            <w:cellDel w:id="996" w:author="Charlotte Streck" w:date="2019-07-04T15:04:00Z"/>
          </w:tcPr>
          <w:p w14:paraId="1448C201" w14:textId="77777777" w:rsidR="00A44A84" w:rsidRPr="003C7EAC" w:rsidRDefault="00A44A84" w:rsidP="00442549">
            <w:pPr>
              <w:jc w:val="right"/>
              <w:rPr>
                <w:rFonts w:eastAsia="Times New Roman" w:cstheme="minorHAnsi"/>
                <w:color w:val="000000"/>
                <w:sz w:val="20"/>
                <w:szCs w:val="20"/>
              </w:rPr>
            </w:pPr>
            <w:del w:id="997" w:author="Ingrid Schulte" w:date="2019-07-04T15:04:00Z">
              <w:r w:rsidRPr="003C7EAC">
                <w:rPr>
                  <w:rFonts w:eastAsia="Times New Roman" w:cstheme="minorHAnsi"/>
                  <w:color w:val="000000"/>
                  <w:sz w:val="20"/>
                  <w:szCs w:val="20"/>
                </w:rPr>
                <w:delText>8</w:delText>
              </w:r>
            </w:del>
          </w:p>
        </w:tc>
        <w:tc>
          <w:tcPr>
            <w:tcW w:w="1081" w:type="dxa"/>
            <w:gridSpan w:val="2"/>
            <w:tcBorders>
              <w:top w:val="single" w:sz="4" w:space="0" w:color="auto"/>
              <w:left w:val="nil"/>
              <w:bottom w:val="single" w:sz="4" w:space="0" w:color="auto"/>
              <w:right w:val="single" w:sz="4" w:space="0" w:color="auto"/>
            </w:tcBorders>
            <w:cellDel w:id="998" w:author="Charlotte Streck" w:date="2019-07-04T15:04:00Z"/>
          </w:tcPr>
          <w:p w14:paraId="46474CB9" w14:textId="77777777" w:rsidR="00A44A84" w:rsidRPr="003C7EAC" w:rsidRDefault="00A44A84" w:rsidP="00442549">
            <w:pPr>
              <w:jc w:val="right"/>
              <w:rPr>
                <w:rFonts w:eastAsia="Times New Roman" w:cstheme="minorHAnsi"/>
                <w:color w:val="000000"/>
                <w:sz w:val="20"/>
                <w:szCs w:val="20"/>
              </w:rPr>
            </w:pPr>
            <w:del w:id="999" w:author="Ingrid Schulte" w:date="2019-07-04T15:04:00Z">
              <w:r w:rsidRPr="003C7EAC">
                <w:rPr>
                  <w:rFonts w:eastAsia="Times New Roman" w:cstheme="minorHAnsi"/>
                  <w:color w:val="000000"/>
                  <w:sz w:val="20"/>
                  <w:szCs w:val="20"/>
                </w:rPr>
                <w:delText>2.3</w:delText>
              </w:r>
            </w:del>
          </w:p>
        </w:tc>
        <w:tc>
          <w:tcPr>
            <w:tcW w:w="900" w:type="dxa"/>
            <w:gridSpan w:val="2"/>
            <w:tcBorders>
              <w:top w:val="single" w:sz="4" w:space="0" w:color="auto"/>
              <w:left w:val="nil"/>
              <w:bottom w:val="single" w:sz="4" w:space="0" w:color="auto"/>
              <w:right w:val="single" w:sz="4" w:space="0" w:color="auto"/>
            </w:tcBorders>
            <w:cellDel w:id="1000" w:author="Charlotte Streck" w:date="2019-07-04T15:04:00Z"/>
          </w:tcPr>
          <w:p w14:paraId="38572891" w14:textId="77777777" w:rsidR="00A44A84" w:rsidRPr="003C7EAC" w:rsidRDefault="00A44A84" w:rsidP="00442549">
            <w:pPr>
              <w:jc w:val="right"/>
              <w:rPr>
                <w:rFonts w:eastAsia="Times New Roman" w:cstheme="minorHAnsi"/>
                <w:color w:val="000000"/>
                <w:sz w:val="20"/>
                <w:szCs w:val="20"/>
              </w:rPr>
            </w:pPr>
            <w:del w:id="1001" w:author="Ingrid Schulte" w:date="2019-07-04T15:04:00Z">
              <w:r w:rsidRPr="003C7EAC">
                <w:rPr>
                  <w:rFonts w:eastAsia="Times New Roman" w:cstheme="minorHAnsi"/>
                  <w:color w:val="000000"/>
                  <w:sz w:val="20"/>
                  <w:szCs w:val="20"/>
                </w:rPr>
                <w:delText>25</w:delText>
              </w:r>
            </w:del>
          </w:p>
        </w:tc>
        <w:tc>
          <w:tcPr>
            <w:tcW w:w="1886" w:type="dxa"/>
            <w:gridSpan w:val="2"/>
            <w:tcBorders>
              <w:top w:val="single" w:sz="4" w:space="0" w:color="auto"/>
              <w:left w:val="nil"/>
              <w:bottom w:val="single" w:sz="4" w:space="0" w:color="auto"/>
              <w:right w:val="single" w:sz="4" w:space="0" w:color="auto"/>
            </w:tcBorders>
            <w:shd w:val="clear" w:color="auto" w:fill="auto"/>
            <w:noWrap/>
            <w:vAlign w:val="bottom"/>
          </w:tcPr>
          <w:p w14:paraId="02BC0C42" w14:textId="28CE6977"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1.1</w:t>
            </w:r>
          </w:p>
        </w:tc>
        <w:tc>
          <w:tcPr>
            <w:tcW w:w="1080" w:type="dxa"/>
            <w:gridSpan w:val="6"/>
            <w:tcBorders>
              <w:top w:val="single" w:sz="4" w:space="0" w:color="auto"/>
              <w:left w:val="nil"/>
              <w:bottom w:val="single" w:sz="4" w:space="0" w:color="auto"/>
              <w:right w:val="single" w:sz="4" w:space="0" w:color="auto"/>
            </w:tcBorders>
            <w:shd w:val="clear" w:color="000000" w:fill="FF0000"/>
            <w:cellDel w:id="1002" w:author="Charlotte Streck" w:date="2019-07-04T15:04:00Z"/>
          </w:tcPr>
          <w:p w14:paraId="032F01B1" w14:textId="77777777" w:rsidR="00A44A84" w:rsidRPr="003C7EAC" w:rsidRDefault="00A44A84" w:rsidP="00442549">
            <w:pPr>
              <w:jc w:val="center"/>
              <w:rPr>
                <w:rFonts w:eastAsia="Times New Roman" w:cstheme="minorHAnsi"/>
                <w:color w:val="000000"/>
                <w:sz w:val="20"/>
                <w:szCs w:val="20"/>
              </w:rPr>
            </w:pPr>
            <w:del w:id="1003" w:author="Ingrid Schulte" w:date="2019-07-04T15:04:00Z">
              <w:r w:rsidRPr="003C7EAC">
                <w:rPr>
                  <w:rFonts w:eastAsia="Times New Roman" w:cstheme="minorHAnsi"/>
                  <w:color w:val="000000"/>
                  <w:sz w:val="20"/>
                  <w:szCs w:val="20"/>
                </w:rPr>
                <w:delText>-</w:delText>
              </w:r>
            </w:del>
          </w:p>
        </w:tc>
        <w:tc>
          <w:tcPr>
            <w:tcW w:w="900" w:type="dxa"/>
            <w:gridSpan w:val="4"/>
            <w:tcBorders>
              <w:top w:val="single" w:sz="4" w:space="0" w:color="auto"/>
              <w:left w:val="nil"/>
              <w:bottom w:val="single" w:sz="4" w:space="0" w:color="auto"/>
              <w:right w:val="single" w:sz="4" w:space="0" w:color="auto"/>
            </w:tcBorders>
            <w:cellDel w:id="1004" w:author="Charlotte Streck" w:date="2019-07-04T15:04:00Z"/>
          </w:tcPr>
          <w:p w14:paraId="3D60A23E" w14:textId="77777777" w:rsidR="00A44A84" w:rsidRPr="003C7EAC" w:rsidRDefault="00A44A84" w:rsidP="00442549">
            <w:pPr>
              <w:jc w:val="right"/>
              <w:rPr>
                <w:rFonts w:eastAsia="Times New Roman" w:cstheme="minorHAnsi"/>
                <w:color w:val="000000"/>
                <w:sz w:val="20"/>
                <w:szCs w:val="20"/>
              </w:rPr>
            </w:pPr>
            <w:del w:id="1005" w:author="Ingrid Schulte" w:date="2019-07-04T15:04:00Z">
              <w:r w:rsidRPr="003C7EAC">
                <w:rPr>
                  <w:rFonts w:eastAsia="Times New Roman" w:cstheme="minorHAnsi"/>
                  <w:color w:val="000000"/>
                  <w:sz w:val="20"/>
                  <w:szCs w:val="20"/>
                </w:rPr>
                <w:delText>18</w:delText>
              </w:r>
            </w:del>
          </w:p>
        </w:tc>
        <w:tc>
          <w:tcPr>
            <w:tcW w:w="1800" w:type="dxa"/>
            <w:gridSpan w:val="2"/>
            <w:tcBorders>
              <w:top w:val="single" w:sz="4" w:space="0" w:color="auto"/>
              <w:left w:val="nil"/>
              <w:bottom w:val="single" w:sz="4" w:space="0" w:color="auto"/>
              <w:right w:val="single" w:sz="4" w:space="0" w:color="auto"/>
            </w:tcBorders>
            <w:shd w:val="clear" w:color="auto" w:fill="auto"/>
            <w:noWrap/>
            <w:vAlign w:val="bottom"/>
          </w:tcPr>
          <w:p w14:paraId="3F3D052D" w14:textId="4D26A0F4"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0.7</w:t>
            </w:r>
          </w:p>
        </w:tc>
        <w:tc>
          <w:tcPr>
            <w:tcW w:w="2160" w:type="dxa"/>
            <w:gridSpan w:val="10"/>
            <w:tcBorders>
              <w:top w:val="single" w:sz="4" w:space="0" w:color="auto"/>
              <w:left w:val="nil"/>
              <w:bottom w:val="single" w:sz="4" w:space="0" w:color="auto"/>
              <w:right w:val="double" w:sz="6" w:space="0" w:color="auto"/>
            </w:tcBorders>
            <w:shd w:val="clear" w:color="000000" w:fill="FF0000"/>
            <w:noWrap/>
            <w:vAlign w:val="bottom"/>
          </w:tcPr>
          <w:p w14:paraId="22FC6DAF" w14:textId="194643B1"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05947D7C"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6AFC6500" w14:textId="3BDDE31C"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Bushland/Shrubland</w:t>
            </w:r>
          </w:p>
        </w:tc>
        <w:tc>
          <w:tcPr>
            <w:tcW w:w="895" w:type="dxa"/>
            <w:tcBorders>
              <w:top w:val="nil"/>
              <w:left w:val="nil"/>
              <w:bottom w:val="single" w:sz="4" w:space="0" w:color="auto"/>
              <w:right w:val="single" w:sz="4" w:space="0" w:color="auto"/>
            </w:tcBorders>
            <w:cellDel w:id="1006" w:author="Charlotte Streck" w:date="2019-07-04T15:04:00Z"/>
          </w:tcPr>
          <w:p w14:paraId="6FBB95B3" w14:textId="77777777" w:rsidR="00A44A84" w:rsidRPr="003C7EAC" w:rsidRDefault="00A44A84" w:rsidP="00442549">
            <w:pPr>
              <w:jc w:val="right"/>
              <w:rPr>
                <w:rFonts w:eastAsia="Times New Roman" w:cstheme="minorHAnsi"/>
                <w:color w:val="000000"/>
                <w:sz w:val="20"/>
                <w:szCs w:val="20"/>
              </w:rPr>
            </w:pPr>
            <w:del w:id="1007" w:author="Ingrid Schulte" w:date="2019-07-04T15:04:00Z">
              <w:r w:rsidRPr="003C7EAC">
                <w:rPr>
                  <w:rFonts w:eastAsia="Times New Roman" w:cstheme="minorHAnsi"/>
                  <w:color w:val="000000"/>
                  <w:sz w:val="20"/>
                  <w:szCs w:val="20"/>
                </w:rPr>
                <w:delText>35</w:delText>
              </w:r>
            </w:del>
          </w:p>
        </w:tc>
        <w:tc>
          <w:tcPr>
            <w:tcW w:w="1081" w:type="dxa"/>
            <w:gridSpan w:val="2"/>
            <w:tcBorders>
              <w:top w:val="nil"/>
              <w:left w:val="nil"/>
              <w:bottom w:val="single" w:sz="4" w:space="0" w:color="auto"/>
              <w:right w:val="single" w:sz="4" w:space="0" w:color="auto"/>
            </w:tcBorders>
            <w:cellDel w:id="1008" w:author="Charlotte Streck" w:date="2019-07-04T15:04:00Z"/>
          </w:tcPr>
          <w:p w14:paraId="0A6AF907" w14:textId="77777777" w:rsidR="00A44A84" w:rsidRPr="003C7EAC" w:rsidRDefault="00A44A84" w:rsidP="00442549">
            <w:pPr>
              <w:jc w:val="right"/>
              <w:rPr>
                <w:rFonts w:eastAsia="Times New Roman" w:cstheme="minorHAnsi"/>
                <w:color w:val="000000"/>
                <w:sz w:val="20"/>
                <w:szCs w:val="20"/>
              </w:rPr>
            </w:pPr>
            <w:del w:id="1009" w:author="Ingrid Schulte" w:date="2019-07-04T15:04:00Z">
              <w:r w:rsidRPr="003C7EAC">
                <w:rPr>
                  <w:rFonts w:eastAsia="Times New Roman" w:cstheme="minorHAnsi"/>
                  <w:color w:val="000000"/>
                  <w:sz w:val="20"/>
                  <w:szCs w:val="20"/>
                </w:rPr>
                <w:delText>6.6</w:delText>
              </w:r>
            </w:del>
          </w:p>
        </w:tc>
        <w:tc>
          <w:tcPr>
            <w:tcW w:w="900" w:type="dxa"/>
            <w:gridSpan w:val="2"/>
            <w:tcBorders>
              <w:top w:val="nil"/>
              <w:left w:val="nil"/>
              <w:bottom w:val="single" w:sz="4" w:space="0" w:color="auto"/>
              <w:right w:val="single" w:sz="4" w:space="0" w:color="auto"/>
            </w:tcBorders>
            <w:cellDel w:id="1010" w:author="Charlotte Streck" w:date="2019-07-04T15:04:00Z"/>
          </w:tcPr>
          <w:p w14:paraId="44E044E7" w14:textId="77777777" w:rsidR="00A44A84" w:rsidRPr="003C7EAC" w:rsidRDefault="00A44A84" w:rsidP="00442549">
            <w:pPr>
              <w:jc w:val="right"/>
              <w:rPr>
                <w:rFonts w:eastAsia="Times New Roman" w:cstheme="minorHAnsi"/>
                <w:color w:val="000000"/>
                <w:sz w:val="20"/>
                <w:szCs w:val="20"/>
              </w:rPr>
            </w:pPr>
            <w:del w:id="1011" w:author="Ingrid Schulte" w:date="2019-07-04T15:04:00Z">
              <w:r w:rsidRPr="003C7EAC">
                <w:rPr>
                  <w:rFonts w:eastAsia="Times New Roman" w:cstheme="minorHAnsi"/>
                  <w:color w:val="000000"/>
                  <w:sz w:val="20"/>
                  <w:szCs w:val="20"/>
                </w:rPr>
                <w:delText>114</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6AC03712" w14:textId="44B13706"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7.4</w:t>
            </w:r>
          </w:p>
        </w:tc>
        <w:tc>
          <w:tcPr>
            <w:tcW w:w="1080" w:type="dxa"/>
            <w:gridSpan w:val="6"/>
            <w:tcBorders>
              <w:top w:val="nil"/>
              <w:left w:val="nil"/>
              <w:bottom w:val="single" w:sz="4" w:space="0" w:color="auto"/>
              <w:right w:val="single" w:sz="4" w:space="0" w:color="auto"/>
            </w:tcBorders>
            <w:shd w:val="clear" w:color="000000" w:fill="00B050"/>
            <w:cellDel w:id="1012" w:author="Charlotte Streck" w:date="2019-07-04T15:04:00Z"/>
          </w:tcPr>
          <w:p w14:paraId="6B0D8F9E" w14:textId="77777777" w:rsidR="00A44A84" w:rsidRPr="003C7EAC" w:rsidRDefault="00A44A84" w:rsidP="00442549">
            <w:pPr>
              <w:jc w:val="center"/>
              <w:rPr>
                <w:rFonts w:eastAsia="Times New Roman" w:cstheme="minorHAnsi"/>
                <w:color w:val="000000"/>
                <w:sz w:val="20"/>
                <w:szCs w:val="20"/>
              </w:rPr>
            </w:pPr>
            <w:del w:id="1013"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014" w:author="Charlotte Streck" w:date="2019-07-04T15:04:00Z"/>
          </w:tcPr>
          <w:p w14:paraId="024B97B0" w14:textId="77777777" w:rsidR="00A44A84" w:rsidRPr="003C7EAC" w:rsidRDefault="00A44A84" w:rsidP="00442549">
            <w:pPr>
              <w:jc w:val="right"/>
              <w:rPr>
                <w:rFonts w:eastAsia="Times New Roman" w:cstheme="minorHAnsi"/>
                <w:color w:val="000000"/>
                <w:sz w:val="20"/>
                <w:szCs w:val="20"/>
              </w:rPr>
            </w:pPr>
            <w:del w:id="1015" w:author="Ingrid Schulte" w:date="2019-07-04T15:04:00Z">
              <w:r w:rsidRPr="003C7EAC">
                <w:rPr>
                  <w:rFonts w:eastAsia="Times New Roman" w:cstheme="minorHAnsi"/>
                  <w:color w:val="000000"/>
                  <w:sz w:val="20"/>
                  <w:szCs w:val="20"/>
                </w:rPr>
                <w:delText>86</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2906F502" w14:textId="5AA90323"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7.8</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0AF21ECE" w14:textId="546621BA"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45139113" w14:textId="77777777" w:rsidTr="002155F3">
        <w:trPr>
          <w:gridAfter w:val="1"/>
          <w:wAfter w:w="1254" w:type="dxa"/>
          <w:trHeight w:val="300"/>
        </w:trPr>
        <w:tc>
          <w:tcPr>
            <w:tcW w:w="0" w:type="auto"/>
            <w:gridSpan w:val="4"/>
            <w:tcBorders>
              <w:top w:val="nil"/>
              <w:left w:val="double" w:sz="6" w:space="0" w:color="auto"/>
              <w:bottom w:val="single" w:sz="4" w:space="0" w:color="auto"/>
              <w:right w:val="single" w:sz="4" w:space="0" w:color="auto"/>
            </w:tcBorders>
            <w:shd w:val="clear" w:color="auto" w:fill="auto"/>
            <w:noWrap/>
            <w:vAlign w:val="bottom"/>
          </w:tcPr>
          <w:p w14:paraId="2C9EBDD0" w14:textId="2CD540F7"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Cropland</w:t>
            </w:r>
          </w:p>
        </w:tc>
        <w:tc>
          <w:tcPr>
            <w:tcW w:w="895" w:type="dxa"/>
            <w:gridSpan w:val="2"/>
            <w:tcBorders>
              <w:top w:val="nil"/>
              <w:left w:val="nil"/>
              <w:bottom w:val="single" w:sz="4" w:space="0" w:color="auto"/>
              <w:right w:val="single" w:sz="4" w:space="0" w:color="auto"/>
            </w:tcBorders>
            <w:cellDel w:id="1016" w:author="Charlotte Streck" w:date="2019-07-04T15:04:00Z"/>
          </w:tcPr>
          <w:p w14:paraId="60E49E24" w14:textId="77777777" w:rsidR="00A44A84" w:rsidRPr="003C7EAC" w:rsidRDefault="00A44A84" w:rsidP="00442549">
            <w:pPr>
              <w:jc w:val="right"/>
              <w:rPr>
                <w:rFonts w:eastAsia="Times New Roman" w:cstheme="minorHAnsi"/>
                <w:color w:val="000000"/>
                <w:sz w:val="20"/>
                <w:szCs w:val="20"/>
              </w:rPr>
            </w:pPr>
            <w:del w:id="1017" w:author="Ingrid Schulte" w:date="2019-07-04T15:04:00Z">
              <w:r w:rsidRPr="003C7EAC">
                <w:rPr>
                  <w:rFonts w:eastAsia="Times New Roman" w:cstheme="minorHAnsi"/>
                  <w:color w:val="000000"/>
                  <w:sz w:val="20"/>
                  <w:szCs w:val="20"/>
                </w:rPr>
                <w:delText>59</w:delText>
              </w:r>
            </w:del>
          </w:p>
        </w:tc>
        <w:tc>
          <w:tcPr>
            <w:tcW w:w="1886" w:type="dxa"/>
            <w:tcBorders>
              <w:top w:val="nil"/>
              <w:left w:val="nil"/>
              <w:bottom w:val="single" w:sz="4" w:space="0" w:color="auto"/>
              <w:right w:val="single" w:sz="4" w:space="0" w:color="auto"/>
            </w:tcBorders>
            <w:shd w:val="clear" w:color="auto" w:fill="auto"/>
            <w:noWrap/>
            <w:vAlign w:val="bottom"/>
          </w:tcPr>
          <w:p w14:paraId="2A1A1F9D" w14:textId="7F565486"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3.</w:t>
            </w:r>
            <w:del w:id="1018" w:author="Ingrid Schulte" w:date="2019-07-04T15:04:00Z">
              <w:r w:rsidR="00A44A84" w:rsidRPr="003C7EAC">
                <w:rPr>
                  <w:rFonts w:eastAsia="Times New Roman" w:cstheme="minorHAnsi"/>
                  <w:color w:val="000000"/>
                  <w:sz w:val="20"/>
                  <w:szCs w:val="20"/>
                </w:rPr>
                <w:delText>3</w:delText>
              </w:r>
            </w:del>
            <w:ins w:id="1019" w:author="Ingrid Schulte" w:date="2019-07-04T15:04:00Z">
              <w:r w:rsidRPr="003C7EAC">
                <w:rPr>
                  <w:rFonts w:eastAsia="Times New Roman" w:cstheme="minorHAnsi"/>
                  <w:color w:val="000000"/>
                  <w:sz w:val="20"/>
                  <w:szCs w:val="20"/>
                </w:rPr>
                <w:t>0</w:t>
              </w:r>
            </w:ins>
          </w:p>
        </w:tc>
        <w:tc>
          <w:tcPr>
            <w:tcW w:w="900" w:type="dxa"/>
            <w:gridSpan w:val="5"/>
            <w:tcBorders>
              <w:top w:val="nil"/>
              <w:left w:val="nil"/>
              <w:bottom w:val="single" w:sz="4" w:space="0" w:color="auto"/>
              <w:right w:val="single" w:sz="4" w:space="0" w:color="auto"/>
            </w:tcBorders>
            <w:cellDel w:id="1020" w:author="Charlotte Streck" w:date="2019-07-04T15:04:00Z"/>
          </w:tcPr>
          <w:p w14:paraId="664CC478" w14:textId="77777777" w:rsidR="00A44A84" w:rsidRPr="003C7EAC" w:rsidRDefault="00A44A84" w:rsidP="00442549">
            <w:pPr>
              <w:jc w:val="right"/>
              <w:rPr>
                <w:rFonts w:eastAsia="Times New Roman" w:cstheme="minorHAnsi"/>
                <w:color w:val="000000"/>
                <w:sz w:val="20"/>
                <w:szCs w:val="20"/>
              </w:rPr>
            </w:pPr>
            <w:del w:id="1021" w:author="Ingrid Schulte" w:date="2019-07-04T15:04:00Z">
              <w:r w:rsidRPr="003C7EAC">
                <w:rPr>
                  <w:rFonts w:eastAsia="Times New Roman" w:cstheme="minorHAnsi"/>
                  <w:color w:val="000000"/>
                  <w:sz w:val="20"/>
                  <w:szCs w:val="20"/>
                </w:rPr>
                <w:delText>291</w:delText>
              </w:r>
            </w:del>
          </w:p>
        </w:tc>
        <w:tc>
          <w:tcPr>
            <w:tcW w:w="1080" w:type="dxa"/>
            <w:gridSpan w:val="3"/>
            <w:tcBorders>
              <w:top w:val="nil"/>
              <w:left w:val="nil"/>
              <w:bottom w:val="single" w:sz="4" w:space="0" w:color="auto"/>
              <w:right w:val="single" w:sz="4" w:space="0" w:color="auto"/>
            </w:tcBorders>
            <w:cellDel w:id="1022" w:author="Charlotte Streck" w:date="2019-07-04T15:04:00Z"/>
          </w:tcPr>
          <w:p w14:paraId="6A8598D5" w14:textId="77777777" w:rsidR="00A44A84" w:rsidRPr="003C7EAC" w:rsidRDefault="00A44A84" w:rsidP="00442549">
            <w:pPr>
              <w:jc w:val="right"/>
              <w:rPr>
                <w:rFonts w:eastAsia="Times New Roman" w:cstheme="minorHAnsi"/>
                <w:color w:val="000000"/>
                <w:sz w:val="20"/>
                <w:szCs w:val="20"/>
              </w:rPr>
            </w:pPr>
            <w:del w:id="1023" w:author="Ingrid Schulte" w:date="2019-07-04T15:04:00Z">
              <w:r w:rsidRPr="003C7EAC">
                <w:rPr>
                  <w:rFonts w:eastAsia="Times New Roman" w:cstheme="minorHAnsi"/>
                  <w:color w:val="000000"/>
                  <w:sz w:val="20"/>
                  <w:szCs w:val="20"/>
                </w:rPr>
                <w:delText>3.0</w:delText>
              </w:r>
            </w:del>
          </w:p>
        </w:tc>
        <w:tc>
          <w:tcPr>
            <w:tcW w:w="1080" w:type="dxa"/>
            <w:tcBorders>
              <w:top w:val="nil"/>
              <w:left w:val="nil"/>
              <w:bottom w:val="single" w:sz="4" w:space="0" w:color="auto"/>
              <w:right w:val="single" w:sz="4" w:space="0" w:color="auto"/>
            </w:tcBorders>
            <w:shd w:val="clear" w:color="000000" w:fill="FF0000"/>
            <w:cellDel w:id="1024" w:author="Charlotte Streck" w:date="2019-07-04T15:04:00Z"/>
          </w:tcPr>
          <w:p w14:paraId="473B92B7" w14:textId="77777777" w:rsidR="00A44A84" w:rsidRPr="003C7EAC" w:rsidRDefault="00A44A84" w:rsidP="00442549">
            <w:pPr>
              <w:jc w:val="center"/>
              <w:rPr>
                <w:rFonts w:eastAsia="Times New Roman" w:cstheme="minorHAnsi"/>
                <w:color w:val="000000"/>
                <w:sz w:val="20"/>
                <w:szCs w:val="20"/>
              </w:rPr>
            </w:pPr>
            <w:del w:id="1025" w:author="Ingrid Schulte" w:date="2019-07-04T15:04:00Z">
              <w:r w:rsidRPr="003C7EAC">
                <w:rPr>
                  <w:rFonts w:eastAsia="Times New Roman" w:cstheme="minorHAnsi"/>
                  <w:color w:val="000000"/>
                  <w:sz w:val="20"/>
                  <w:szCs w:val="20"/>
                </w:rPr>
                <w:delText>-</w:delText>
              </w:r>
            </w:del>
          </w:p>
        </w:tc>
        <w:tc>
          <w:tcPr>
            <w:tcW w:w="900" w:type="dxa"/>
            <w:gridSpan w:val="2"/>
            <w:tcBorders>
              <w:top w:val="nil"/>
              <w:left w:val="nil"/>
              <w:bottom w:val="single" w:sz="4" w:space="0" w:color="auto"/>
              <w:right w:val="single" w:sz="4" w:space="0" w:color="auto"/>
            </w:tcBorders>
            <w:cellDel w:id="1026" w:author="Charlotte Streck" w:date="2019-07-04T15:04:00Z"/>
          </w:tcPr>
          <w:p w14:paraId="537857A9" w14:textId="77777777" w:rsidR="00A44A84" w:rsidRPr="003C7EAC" w:rsidRDefault="00A44A84" w:rsidP="00442549">
            <w:pPr>
              <w:jc w:val="right"/>
              <w:rPr>
                <w:rFonts w:eastAsia="Times New Roman" w:cstheme="minorHAnsi"/>
                <w:color w:val="000000"/>
                <w:sz w:val="20"/>
                <w:szCs w:val="20"/>
              </w:rPr>
            </w:pPr>
            <w:del w:id="1027" w:author="Ingrid Schulte" w:date="2019-07-04T15:04:00Z">
              <w:r w:rsidRPr="003C7EAC">
                <w:rPr>
                  <w:rFonts w:eastAsia="Times New Roman" w:cstheme="minorHAnsi"/>
                  <w:color w:val="000000"/>
                  <w:sz w:val="20"/>
                  <w:szCs w:val="20"/>
                </w:rPr>
                <w:delText>324</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4AC7DEC9" w14:textId="50A83A79"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3.5</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70BAB08A" w14:textId="4A5E8D47"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4A7FC519" w14:textId="77777777" w:rsidTr="00442549">
        <w:trPr>
          <w:trHeight w:val="300"/>
          <w:del w:id="1028" w:author="Ingrid Schulte" w:date="2019-07-04T15:04:00Z"/>
        </w:trPr>
        <w:tc>
          <w:tcPr>
            <w:tcW w:w="0" w:type="auto"/>
            <w:gridSpan w:val="3"/>
            <w:tcBorders>
              <w:top w:val="nil"/>
              <w:left w:val="double" w:sz="6" w:space="0" w:color="auto"/>
              <w:bottom w:val="single" w:sz="4" w:space="0" w:color="auto"/>
              <w:right w:val="single" w:sz="4" w:space="0" w:color="auto"/>
            </w:tcBorders>
            <w:shd w:val="clear" w:color="auto" w:fill="auto"/>
            <w:noWrap/>
            <w:vAlign w:val="bottom"/>
            <w:hideMark/>
          </w:tcPr>
          <w:p w14:paraId="1AB151F5" w14:textId="77777777" w:rsidR="00A44A84" w:rsidRPr="003C7EAC" w:rsidRDefault="00A44A84" w:rsidP="00442549">
            <w:pPr>
              <w:rPr>
                <w:del w:id="1029" w:author="Ingrid Schulte" w:date="2019-07-04T15:04:00Z"/>
                <w:rFonts w:eastAsia="Times New Roman" w:cstheme="minorHAnsi"/>
                <w:color w:val="000000"/>
                <w:sz w:val="20"/>
                <w:szCs w:val="20"/>
              </w:rPr>
            </w:pPr>
            <w:del w:id="1030" w:author="Ingrid Schulte" w:date="2019-07-04T15:04:00Z">
              <w:r w:rsidRPr="003C7EAC">
                <w:rPr>
                  <w:rFonts w:eastAsia="Times New Roman" w:cstheme="minorHAnsi"/>
                  <w:color w:val="000000"/>
                  <w:sz w:val="20"/>
                  <w:szCs w:val="20"/>
                </w:rPr>
                <w:delText>Forest</w:delText>
              </w:r>
            </w:del>
          </w:p>
        </w:tc>
        <w:tc>
          <w:tcPr>
            <w:tcW w:w="895" w:type="dxa"/>
            <w:gridSpan w:val="2"/>
            <w:tcBorders>
              <w:top w:val="nil"/>
              <w:left w:val="nil"/>
              <w:bottom w:val="single" w:sz="4" w:space="0" w:color="auto"/>
              <w:right w:val="single" w:sz="4" w:space="0" w:color="auto"/>
            </w:tcBorders>
            <w:shd w:val="clear" w:color="auto" w:fill="auto"/>
            <w:noWrap/>
            <w:vAlign w:val="bottom"/>
            <w:hideMark/>
          </w:tcPr>
          <w:p w14:paraId="1FA1E57E" w14:textId="77777777" w:rsidR="00A44A84" w:rsidRPr="003C7EAC" w:rsidRDefault="00A44A84" w:rsidP="00442549">
            <w:pPr>
              <w:jc w:val="right"/>
              <w:rPr>
                <w:del w:id="1031" w:author="Ingrid Schulte" w:date="2019-07-04T15:04:00Z"/>
                <w:rFonts w:eastAsia="Times New Roman" w:cstheme="minorHAnsi"/>
                <w:color w:val="000000"/>
                <w:sz w:val="20"/>
                <w:szCs w:val="20"/>
              </w:rPr>
            </w:pPr>
            <w:del w:id="1032" w:author="Ingrid Schulte" w:date="2019-07-04T15:04:00Z">
              <w:r w:rsidRPr="003C7EAC">
                <w:rPr>
                  <w:rFonts w:eastAsia="Times New Roman" w:cstheme="minorHAnsi"/>
                  <w:color w:val="000000"/>
                  <w:sz w:val="20"/>
                  <w:szCs w:val="20"/>
                </w:rPr>
                <w:delText>39</w:delText>
              </w:r>
            </w:del>
          </w:p>
        </w:tc>
        <w:tc>
          <w:tcPr>
            <w:tcW w:w="1081" w:type="dxa"/>
            <w:gridSpan w:val="6"/>
            <w:tcBorders>
              <w:top w:val="nil"/>
              <w:left w:val="nil"/>
              <w:bottom w:val="single" w:sz="4" w:space="0" w:color="auto"/>
              <w:right w:val="single" w:sz="4" w:space="0" w:color="auto"/>
            </w:tcBorders>
            <w:shd w:val="clear" w:color="auto" w:fill="auto"/>
            <w:noWrap/>
            <w:vAlign w:val="bottom"/>
            <w:hideMark/>
          </w:tcPr>
          <w:p w14:paraId="20EDE32C" w14:textId="77777777" w:rsidR="00A44A84" w:rsidRPr="003C7EAC" w:rsidRDefault="00A44A84" w:rsidP="00442549">
            <w:pPr>
              <w:jc w:val="right"/>
              <w:rPr>
                <w:del w:id="1033" w:author="Ingrid Schulte" w:date="2019-07-04T15:04:00Z"/>
                <w:rFonts w:eastAsia="Times New Roman" w:cstheme="minorHAnsi"/>
                <w:color w:val="000000"/>
                <w:sz w:val="20"/>
                <w:szCs w:val="20"/>
              </w:rPr>
            </w:pPr>
            <w:del w:id="1034" w:author="Ingrid Schulte" w:date="2019-07-04T15:04:00Z">
              <w:r w:rsidRPr="003C7EAC">
                <w:rPr>
                  <w:rFonts w:eastAsia="Times New Roman" w:cstheme="minorHAnsi"/>
                  <w:color w:val="000000"/>
                  <w:sz w:val="20"/>
                  <w:szCs w:val="20"/>
                </w:rPr>
                <w:delText>89.7</w:delText>
              </w:r>
            </w:del>
          </w:p>
        </w:tc>
        <w:tc>
          <w:tcPr>
            <w:tcW w:w="900" w:type="dxa"/>
            <w:gridSpan w:val="6"/>
            <w:tcBorders>
              <w:top w:val="nil"/>
              <w:left w:val="nil"/>
              <w:bottom w:val="single" w:sz="4" w:space="0" w:color="auto"/>
              <w:right w:val="single" w:sz="4" w:space="0" w:color="auto"/>
            </w:tcBorders>
            <w:shd w:val="clear" w:color="auto" w:fill="auto"/>
            <w:noWrap/>
            <w:vAlign w:val="bottom"/>
            <w:hideMark/>
          </w:tcPr>
          <w:p w14:paraId="6130E500" w14:textId="77777777" w:rsidR="00A44A84" w:rsidRPr="003C7EAC" w:rsidRDefault="00A44A84" w:rsidP="00442549">
            <w:pPr>
              <w:jc w:val="right"/>
              <w:rPr>
                <w:del w:id="1035" w:author="Ingrid Schulte" w:date="2019-07-04T15:04:00Z"/>
                <w:rFonts w:eastAsia="Times New Roman" w:cstheme="minorHAnsi"/>
                <w:color w:val="000000"/>
                <w:sz w:val="20"/>
                <w:szCs w:val="20"/>
              </w:rPr>
            </w:pPr>
            <w:del w:id="1036" w:author="Ingrid Schulte" w:date="2019-07-04T15:04:00Z">
              <w:r w:rsidRPr="003C7EAC">
                <w:rPr>
                  <w:rFonts w:eastAsia="Times New Roman" w:cstheme="minorHAnsi"/>
                  <w:color w:val="000000"/>
                  <w:sz w:val="20"/>
                  <w:szCs w:val="20"/>
                </w:rPr>
                <w:delText>399</w:delText>
              </w:r>
            </w:del>
          </w:p>
        </w:tc>
        <w:tc>
          <w:tcPr>
            <w:tcW w:w="1080" w:type="dxa"/>
            <w:gridSpan w:val="2"/>
            <w:tcBorders>
              <w:top w:val="nil"/>
              <w:left w:val="nil"/>
              <w:bottom w:val="single" w:sz="4" w:space="0" w:color="auto"/>
              <w:right w:val="single" w:sz="4" w:space="0" w:color="auto"/>
            </w:tcBorders>
            <w:shd w:val="clear" w:color="auto" w:fill="auto"/>
            <w:noWrap/>
            <w:vAlign w:val="bottom"/>
            <w:hideMark/>
          </w:tcPr>
          <w:p w14:paraId="2BCE1EEC" w14:textId="77777777" w:rsidR="00A44A84" w:rsidRPr="003C7EAC" w:rsidRDefault="00A44A84" w:rsidP="00442549">
            <w:pPr>
              <w:jc w:val="right"/>
              <w:rPr>
                <w:del w:id="1037" w:author="Ingrid Schulte" w:date="2019-07-04T15:04:00Z"/>
                <w:rFonts w:eastAsia="Times New Roman" w:cstheme="minorHAnsi"/>
                <w:color w:val="000000"/>
                <w:sz w:val="20"/>
                <w:szCs w:val="20"/>
              </w:rPr>
            </w:pPr>
            <w:del w:id="1038" w:author="Ingrid Schulte" w:date="2019-07-04T15:04:00Z">
              <w:r w:rsidRPr="003C7EAC">
                <w:rPr>
                  <w:rFonts w:eastAsia="Times New Roman" w:cstheme="minorHAnsi"/>
                  <w:color w:val="000000"/>
                  <w:sz w:val="20"/>
                  <w:szCs w:val="20"/>
                </w:rPr>
                <w:delText>91.2</w:delText>
              </w:r>
            </w:del>
          </w:p>
        </w:tc>
        <w:tc>
          <w:tcPr>
            <w:tcW w:w="1080" w:type="dxa"/>
            <w:gridSpan w:val="3"/>
            <w:tcBorders>
              <w:top w:val="nil"/>
              <w:left w:val="nil"/>
              <w:bottom w:val="single" w:sz="4" w:space="0" w:color="auto"/>
              <w:right w:val="single" w:sz="4" w:space="0" w:color="auto"/>
            </w:tcBorders>
            <w:shd w:val="clear" w:color="000000" w:fill="00B050"/>
            <w:noWrap/>
            <w:vAlign w:val="bottom"/>
            <w:hideMark/>
          </w:tcPr>
          <w:p w14:paraId="1D85091F" w14:textId="77777777" w:rsidR="00A44A84" w:rsidRPr="003C7EAC" w:rsidRDefault="00A44A84" w:rsidP="00442549">
            <w:pPr>
              <w:jc w:val="center"/>
              <w:rPr>
                <w:del w:id="1039" w:author="Ingrid Schulte" w:date="2019-07-04T15:04:00Z"/>
                <w:rFonts w:eastAsia="Times New Roman" w:cstheme="minorHAnsi"/>
                <w:color w:val="000000"/>
                <w:sz w:val="20"/>
                <w:szCs w:val="20"/>
              </w:rPr>
            </w:pPr>
            <w:del w:id="1040" w:author="Ingrid Schulte" w:date="2019-07-04T15:04:00Z">
              <w:r w:rsidRPr="003C7EAC">
                <w:rPr>
                  <w:rFonts w:eastAsia="Times New Roman" w:cstheme="minorHAnsi"/>
                  <w:color w:val="000000"/>
                  <w:sz w:val="20"/>
                  <w:szCs w:val="20"/>
                </w:rPr>
                <w:delText>+</w:delText>
              </w:r>
            </w:del>
          </w:p>
        </w:tc>
        <w:tc>
          <w:tcPr>
            <w:tcW w:w="900" w:type="dxa"/>
            <w:gridSpan w:val="3"/>
            <w:tcBorders>
              <w:top w:val="nil"/>
              <w:left w:val="nil"/>
              <w:bottom w:val="single" w:sz="4" w:space="0" w:color="auto"/>
              <w:right w:val="single" w:sz="4" w:space="0" w:color="auto"/>
            </w:tcBorders>
            <w:shd w:val="clear" w:color="auto" w:fill="auto"/>
            <w:noWrap/>
            <w:vAlign w:val="bottom"/>
            <w:hideMark/>
          </w:tcPr>
          <w:p w14:paraId="13BBA562" w14:textId="77777777" w:rsidR="00A44A84" w:rsidRPr="003C7EAC" w:rsidRDefault="00A44A84" w:rsidP="00442549">
            <w:pPr>
              <w:jc w:val="right"/>
              <w:rPr>
                <w:del w:id="1041" w:author="Ingrid Schulte" w:date="2019-07-04T15:04:00Z"/>
                <w:rFonts w:eastAsia="Times New Roman" w:cstheme="minorHAnsi"/>
                <w:color w:val="000000"/>
                <w:sz w:val="20"/>
                <w:szCs w:val="20"/>
              </w:rPr>
            </w:pPr>
            <w:del w:id="1042" w:author="Ingrid Schulte" w:date="2019-07-04T15:04:00Z">
              <w:r w:rsidRPr="003C7EAC">
                <w:rPr>
                  <w:rFonts w:eastAsia="Times New Roman" w:cstheme="minorHAnsi"/>
                  <w:color w:val="000000"/>
                  <w:sz w:val="20"/>
                  <w:szCs w:val="20"/>
                </w:rPr>
                <w:delText>225</w:delText>
              </w:r>
            </w:del>
          </w:p>
        </w:tc>
        <w:tc>
          <w:tcPr>
            <w:tcW w:w="1080" w:type="dxa"/>
            <w:gridSpan w:val="5"/>
            <w:tcBorders>
              <w:top w:val="nil"/>
              <w:left w:val="nil"/>
              <w:bottom w:val="single" w:sz="4" w:space="0" w:color="auto"/>
              <w:right w:val="single" w:sz="4" w:space="0" w:color="auto"/>
            </w:tcBorders>
            <w:shd w:val="clear" w:color="auto" w:fill="auto"/>
            <w:noWrap/>
            <w:vAlign w:val="bottom"/>
            <w:hideMark/>
          </w:tcPr>
          <w:p w14:paraId="20C46025" w14:textId="77777777" w:rsidR="00A44A84" w:rsidRPr="003C7EAC" w:rsidRDefault="00A44A84" w:rsidP="00442549">
            <w:pPr>
              <w:jc w:val="right"/>
              <w:rPr>
                <w:del w:id="1043" w:author="Ingrid Schulte" w:date="2019-07-04T15:04:00Z"/>
                <w:rFonts w:eastAsia="Times New Roman" w:cstheme="minorHAnsi"/>
                <w:color w:val="000000"/>
                <w:sz w:val="20"/>
                <w:szCs w:val="20"/>
              </w:rPr>
            </w:pPr>
            <w:del w:id="1044" w:author="Ingrid Schulte" w:date="2019-07-04T15:04:00Z">
              <w:r w:rsidRPr="003C7EAC">
                <w:rPr>
                  <w:rFonts w:eastAsia="Times New Roman" w:cstheme="minorHAnsi"/>
                  <w:color w:val="000000"/>
                  <w:sz w:val="20"/>
                  <w:szCs w:val="20"/>
                </w:rPr>
                <w:delText>87.9</w:delText>
              </w:r>
            </w:del>
          </w:p>
        </w:tc>
        <w:tc>
          <w:tcPr>
            <w:tcW w:w="1164" w:type="dxa"/>
            <w:tcBorders>
              <w:top w:val="nil"/>
              <w:left w:val="nil"/>
              <w:bottom w:val="single" w:sz="4" w:space="0" w:color="auto"/>
              <w:right w:val="double" w:sz="6" w:space="0" w:color="auto"/>
            </w:tcBorders>
            <w:shd w:val="clear" w:color="000000" w:fill="FF0000"/>
            <w:noWrap/>
            <w:vAlign w:val="bottom"/>
            <w:hideMark/>
          </w:tcPr>
          <w:p w14:paraId="28A9201E" w14:textId="77777777" w:rsidR="00A44A84" w:rsidRPr="003C7EAC" w:rsidRDefault="00A44A84" w:rsidP="00442549">
            <w:pPr>
              <w:jc w:val="center"/>
              <w:rPr>
                <w:del w:id="1045" w:author="Ingrid Schulte" w:date="2019-07-04T15:04:00Z"/>
                <w:rFonts w:eastAsia="Times New Roman" w:cstheme="minorHAnsi"/>
                <w:color w:val="000000"/>
                <w:sz w:val="20"/>
                <w:szCs w:val="20"/>
              </w:rPr>
            </w:pPr>
            <w:del w:id="1046" w:author="Ingrid Schulte" w:date="2019-07-04T15:04:00Z">
              <w:r w:rsidRPr="003C7EAC">
                <w:rPr>
                  <w:rFonts w:eastAsia="Times New Roman" w:cstheme="minorHAnsi"/>
                  <w:color w:val="000000"/>
                  <w:sz w:val="20"/>
                  <w:szCs w:val="20"/>
                </w:rPr>
                <w:delText>-</w:delText>
              </w:r>
            </w:del>
          </w:p>
        </w:tc>
      </w:tr>
      <w:tr w:rsidR="00F127B2" w:rsidRPr="003C7EAC" w14:paraId="62E50731"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2B2CF0A3" w14:textId="57559040"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Grassland</w:t>
            </w:r>
          </w:p>
        </w:tc>
        <w:tc>
          <w:tcPr>
            <w:tcW w:w="895" w:type="dxa"/>
            <w:tcBorders>
              <w:top w:val="nil"/>
              <w:left w:val="nil"/>
              <w:bottom w:val="single" w:sz="4" w:space="0" w:color="auto"/>
              <w:right w:val="single" w:sz="4" w:space="0" w:color="auto"/>
            </w:tcBorders>
            <w:cellDel w:id="1047" w:author="Charlotte Streck" w:date="2019-07-04T15:04:00Z"/>
          </w:tcPr>
          <w:p w14:paraId="76187182" w14:textId="77777777" w:rsidR="00A44A84" w:rsidRPr="003C7EAC" w:rsidRDefault="00A44A84" w:rsidP="00442549">
            <w:pPr>
              <w:jc w:val="right"/>
              <w:rPr>
                <w:rFonts w:eastAsia="Times New Roman" w:cstheme="minorHAnsi"/>
                <w:color w:val="000000"/>
                <w:sz w:val="20"/>
                <w:szCs w:val="20"/>
              </w:rPr>
            </w:pPr>
            <w:del w:id="1048" w:author="Ingrid Schulte" w:date="2019-07-04T15:04:00Z">
              <w:r w:rsidRPr="003C7EAC">
                <w:rPr>
                  <w:rFonts w:eastAsia="Times New Roman" w:cstheme="minorHAnsi"/>
                  <w:color w:val="000000"/>
                  <w:sz w:val="20"/>
                  <w:szCs w:val="20"/>
                </w:rPr>
                <w:delText>16</w:delText>
              </w:r>
            </w:del>
          </w:p>
        </w:tc>
        <w:tc>
          <w:tcPr>
            <w:tcW w:w="1081" w:type="dxa"/>
            <w:gridSpan w:val="2"/>
            <w:tcBorders>
              <w:top w:val="nil"/>
              <w:left w:val="nil"/>
              <w:bottom w:val="single" w:sz="4" w:space="0" w:color="auto"/>
              <w:right w:val="single" w:sz="4" w:space="0" w:color="auto"/>
            </w:tcBorders>
            <w:cellDel w:id="1049" w:author="Charlotte Streck" w:date="2019-07-04T15:04:00Z"/>
          </w:tcPr>
          <w:p w14:paraId="22C76F54" w14:textId="77777777" w:rsidR="00A44A84" w:rsidRPr="003C7EAC" w:rsidRDefault="00A44A84" w:rsidP="00442549">
            <w:pPr>
              <w:jc w:val="right"/>
              <w:rPr>
                <w:rFonts w:eastAsia="Times New Roman" w:cstheme="minorHAnsi"/>
                <w:color w:val="000000"/>
                <w:sz w:val="20"/>
                <w:szCs w:val="20"/>
              </w:rPr>
            </w:pPr>
            <w:del w:id="1050" w:author="Ingrid Schulte" w:date="2019-07-04T15:04:00Z">
              <w:r w:rsidRPr="003C7EAC">
                <w:rPr>
                  <w:rFonts w:eastAsia="Times New Roman" w:cstheme="minorHAnsi"/>
                  <w:color w:val="000000"/>
                  <w:sz w:val="20"/>
                  <w:szCs w:val="20"/>
                </w:rPr>
                <w:delText>1.6</w:delText>
              </w:r>
            </w:del>
          </w:p>
        </w:tc>
        <w:tc>
          <w:tcPr>
            <w:tcW w:w="900" w:type="dxa"/>
            <w:gridSpan w:val="2"/>
            <w:tcBorders>
              <w:top w:val="nil"/>
              <w:left w:val="nil"/>
              <w:bottom w:val="single" w:sz="4" w:space="0" w:color="auto"/>
              <w:right w:val="single" w:sz="4" w:space="0" w:color="auto"/>
            </w:tcBorders>
            <w:cellDel w:id="1051" w:author="Charlotte Streck" w:date="2019-07-04T15:04:00Z"/>
          </w:tcPr>
          <w:p w14:paraId="5806C0F5" w14:textId="77777777" w:rsidR="00A44A84" w:rsidRPr="003C7EAC" w:rsidRDefault="00A44A84" w:rsidP="00442549">
            <w:pPr>
              <w:jc w:val="right"/>
              <w:rPr>
                <w:rFonts w:eastAsia="Times New Roman" w:cstheme="minorHAnsi"/>
                <w:color w:val="000000"/>
                <w:sz w:val="20"/>
                <w:szCs w:val="20"/>
              </w:rPr>
            </w:pPr>
            <w:del w:id="1052" w:author="Ingrid Schulte" w:date="2019-07-04T15:04:00Z">
              <w:r w:rsidRPr="003C7EAC">
                <w:rPr>
                  <w:rFonts w:eastAsia="Times New Roman" w:cstheme="minorHAnsi"/>
                  <w:color w:val="000000"/>
                  <w:sz w:val="20"/>
                  <w:szCs w:val="20"/>
                </w:rPr>
                <w:delText>148</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16254FDF" w14:textId="1925071F"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5.4</w:t>
            </w:r>
          </w:p>
        </w:tc>
        <w:tc>
          <w:tcPr>
            <w:tcW w:w="1080" w:type="dxa"/>
            <w:gridSpan w:val="6"/>
            <w:tcBorders>
              <w:top w:val="nil"/>
              <w:left w:val="nil"/>
              <w:bottom w:val="single" w:sz="4" w:space="0" w:color="auto"/>
              <w:right w:val="single" w:sz="4" w:space="0" w:color="auto"/>
            </w:tcBorders>
            <w:shd w:val="clear" w:color="000000" w:fill="00B050"/>
            <w:cellDel w:id="1053" w:author="Charlotte Streck" w:date="2019-07-04T15:04:00Z"/>
          </w:tcPr>
          <w:p w14:paraId="3075E1D3" w14:textId="77777777" w:rsidR="00A44A84" w:rsidRPr="003C7EAC" w:rsidRDefault="00A44A84" w:rsidP="00442549">
            <w:pPr>
              <w:jc w:val="center"/>
              <w:rPr>
                <w:rFonts w:eastAsia="Times New Roman" w:cstheme="minorHAnsi"/>
                <w:color w:val="000000"/>
                <w:sz w:val="20"/>
                <w:szCs w:val="20"/>
              </w:rPr>
            </w:pPr>
            <w:del w:id="1054"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055" w:author="Charlotte Streck" w:date="2019-07-04T15:04:00Z"/>
          </w:tcPr>
          <w:p w14:paraId="35651DE4" w14:textId="77777777" w:rsidR="00A44A84" w:rsidRPr="003C7EAC" w:rsidRDefault="00A44A84" w:rsidP="00442549">
            <w:pPr>
              <w:jc w:val="right"/>
              <w:rPr>
                <w:rFonts w:eastAsia="Times New Roman" w:cstheme="minorHAnsi"/>
                <w:color w:val="000000"/>
                <w:sz w:val="20"/>
                <w:szCs w:val="20"/>
              </w:rPr>
            </w:pPr>
            <w:del w:id="1056" w:author="Ingrid Schulte" w:date="2019-07-04T15:04:00Z">
              <w:r w:rsidRPr="003C7EAC">
                <w:rPr>
                  <w:rFonts w:eastAsia="Times New Roman" w:cstheme="minorHAnsi"/>
                  <w:color w:val="000000"/>
                  <w:sz w:val="20"/>
                  <w:szCs w:val="20"/>
                </w:rPr>
                <w:delText>121</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03387D30" w14:textId="3B12EB3A"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6.0</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2927473F" w14:textId="0C2A18B4"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0EF65C42" w14:textId="74A3C93A" w:rsidTr="002155F3">
        <w:trPr>
          <w:gridAfter w:val="1"/>
          <w:wAfter w:w="1254" w:type="dxa"/>
          <w:trHeight w:val="300"/>
        </w:trPr>
        <w:tc>
          <w:tcPr>
            <w:tcW w:w="0" w:type="auto"/>
            <w:gridSpan w:val="6"/>
            <w:tcBorders>
              <w:top w:val="nil"/>
              <w:left w:val="double" w:sz="6" w:space="0" w:color="auto"/>
              <w:bottom w:val="single" w:sz="4" w:space="0" w:color="auto"/>
              <w:right w:val="single" w:sz="4" w:space="0" w:color="auto"/>
            </w:tcBorders>
            <w:shd w:val="clear" w:color="auto" w:fill="auto"/>
            <w:noWrap/>
            <w:vAlign w:val="bottom"/>
          </w:tcPr>
          <w:p w14:paraId="0751C257" w14:textId="1DD896C7"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Settlement</w:t>
            </w:r>
          </w:p>
        </w:tc>
        <w:tc>
          <w:tcPr>
            <w:tcW w:w="1886" w:type="dxa"/>
            <w:gridSpan w:val="12"/>
            <w:tcBorders>
              <w:top w:val="nil"/>
              <w:left w:val="nil"/>
              <w:bottom w:val="single" w:sz="4" w:space="0" w:color="auto"/>
              <w:right w:val="single" w:sz="4" w:space="0" w:color="auto"/>
            </w:tcBorders>
            <w:shd w:val="clear" w:color="auto" w:fill="auto"/>
            <w:noWrap/>
            <w:vAlign w:val="bottom"/>
          </w:tcPr>
          <w:p w14:paraId="3B353CA2" w14:textId="0908854E" w:rsidR="00762B74" w:rsidRPr="003C7EAC" w:rsidRDefault="00A44A84" w:rsidP="00442549">
            <w:pPr>
              <w:jc w:val="right"/>
              <w:rPr>
                <w:rFonts w:eastAsia="Times New Roman" w:cstheme="minorHAnsi"/>
                <w:color w:val="000000"/>
                <w:sz w:val="20"/>
                <w:szCs w:val="20"/>
              </w:rPr>
            </w:pPr>
            <w:del w:id="1057" w:author="Ingrid Schulte" w:date="2019-07-04T15:04:00Z">
              <w:r w:rsidRPr="003C7EAC">
                <w:rPr>
                  <w:rFonts w:eastAsia="Times New Roman" w:cstheme="minorHAnsi"/>
                  <w:color w:val="000000"/>
                  <w:sz w:val="20"/>
                  <w:szCs w:val="20"/>
                </w:rPr>
                <w:delText>1</w:delText>
              </w:r>
            </w:del>
            <w:ins w:id="1058" w:author="Ingrid Schulte" w:date="2019-07-04T15:04:00Z">
              <w:r w:rsidR="00762B74">
                <w:rPr>
                  <w:rFonts w:eastAsia="Times New Roman" w:cstheme="minorHAnsi"/>
                  <w:color w:val="000000"/>
                  <w:sz w:val="20"/>
                  <w:szCs w:val="20"/>
                </w:rPr>
                <w:t>ND</w:t>
              </w:r>
            </w:ins>
          </w:p>
        </w:tc>
        <w:tc>
          <w:tcPr>
            <w:tcW w:w="1800" w:type="dxa"/>
            <w:gridSpan w:val="2"/>
            <w:tcBorders>
              <w:top w:val="nil"/>
              <w:left w:val="nil"/>
              <w:bottom w:val="single" w:sz="4" w:space="0" w:color="auto"/>
              <w:right w:val="single" w:sz="4" w:space="0" w:color="auto"/>
            </w:tcBorders>
            <w:shd w:val="clear" w:color="auto" w:fill="auto"/>
            <w:noWrap/>
            <w:vAlign w:val="bottom"/>
          </w:tcPr>
          <w:p w14:paraId="79C902E7" w14:textId="26EEB9AF" w:rsidR="00762B74" w:rsidRPr="003C7EAC" w:rsidRDefault="00A44A84" w:rsidP="00442549">
            <w:pPr>
              <w:jc w:val="right"/>
              <w:rPr>
                <w:rFonts w:eastAsia="Times New Roman" w:cstheme="minorHAnsi"/>
                <w:color w:val="000000"/>
                <w:sz w:val="20"/>
                <w:szCs w:val="20"/>
              </w:rPr>
            </w:pPr>
            <w:del w:id="1059" w:author="Ingrid Schulte" w:date="2019-07-04T15:04:00Z">
              <w:r w:rsidRPr="003C7EAC">
                <w:rPr>
                  <w:rFonts w:eastAsia="Times New Roman" w:cstheme="minorHAnsi"/>
                  <w:color w:val="000000"/>
                  <w:sz w:val="20"/>
                  <w:szCs w:val="20"/>
                </w:rPr>
                <w:delText>18.0</w:delText>
              </w:r>
            </w:del>
            <w:ins w:id="1060" w:author="Ingrid Schulte" w:date="2019-07-04T15:04:00Z">
              <w:r w:rsidR="00762B74">
                <w:rPr>
                  <w:rFonts w:eastAsia="Times New Roman" w:cstheme="minorHAnsi"/>
                  <w:color w:val="000000"/>
                  <w:sz w:val="20"/>
                  <w:szCs w:val="20"/>
                </w:rPr>
                <w:t>ND</w:t>
              </w:r>
            </w:ins>
          </w:p>
        </w:tc>
        <w:tc>
          <w:tcPr>
            <w:tcW w:w="2160" w:type="dxa"/>
            <w:tcBorders>
              <w:top w:val="nil"/>
              <w:left w:val="nil"/>
              <w:bottom w:val="single" w:sz="4" w:space="0" w:color="auto"/>
              <w:right w:val="double" w:sz="6" w:space="0" w:color="auto"/>
            </w:tcBorders>
            <w:shd w:val="clear" w:color="auto" w:fill="A6A6A6" w:themeFill="background1" w:themeFillShade="A6"/>
            <w:noWrap/>
            <w:vAlign w:val="bottom"/>
          </w:tcPr>
          <w:p w14:paraId="2F815067" w14:textId="2F5638D4" w:rsidR="00762B74" w:rsidRPr="003C7EAC" w:rsidRDefault="00A44A84">
            <w:pPr>
              <w:jc w:val="center"/>
              <w:rPr>
                <w:rFonts w:eastAsia="Times New Roman" w:cstheme="minorHAnsi"/>
                <w:color w:val="000000"/>
                <w:sz w:val="20"/>
                <w:szCs w:val="20"/>
              </w:rPr>
              <w:pPrChange w:id="1061" w:author="CF" w:date="2019-07-10T09:14:00Z">
                <w:pPr>
                  <w:jc w:val="right"/>
                </w:pPr>
              </w:pPrChange>
            </w:pPr>
            <w:del w:id="1062" w:author="Ingrid Schulte" w:date="2019-07-04T15:04:00Z">
              <w:r w:rsidRPr="003C7EAC">
                <w:rPr>
                  <w:rFonts w:eastAsia="Times New Roman" w:cstheme="minorHAnsi"/>
                  <w:color w:val="000000"/>
                  <w:sz w:val="20"/>
                  <w:szCs w:val="20"/>
                </w:rPr>
                <w:delText>4</w:delText>
              </w:r>
            </w:del>
          </w:p>
        </w:tc>
        <w:tc>
          <w:tcPr>
            <w:tcW w:w="1080" w:type="dxa"/>
            <w:gridSpan w:val="3"/>
            <w:tcBorders>
              <w:top w:val="nil"/>
              <w:left w:val="nil"/>
              <w:bottom w:val="single" w:sz="4" w:space="0" w:color="auto"/>
              <w:right w:val="single" w:sz="4" w:space="0" w:color="auto"/>
            </w:tcBorders>
            <w:cellDel w:id="1063" w:author="Charlotte Streck" w:date="2019-07-04T15:04:00Z"/>
          </w:tcPr>
          <w:p w14:paraId="733A1DD7" w14:textId="77777777" w:rsidR="00A44A84" w:rsidRPr="003C7EAC" w:rsidRDefault="00A44A84" w:rsidP="00442549">
            <w:pPr>
              <w:jc w:val="right"/>
              <w:rPr>
                <w:rFonts w:eastAsia="Times New Roman" w:cstheme="minorHAnsi"/>
                <w:color w:val="000000"/>
                <w:sz w:val="20"/>
                <w:szCs w:val="20"/>
              </w:rPr>
            </w:pPr>
            <w:del w:id="1064" w:author="Ingrid Schulte" w:date="2019-07-04T15:04:00Z">
              <w:r w:rsidRPr="003C7EAC">
                <w:rPr>
                  <w:rFonts w:eastAsia="Times New Roman" w:cstheme="minorHAnsi"/>
                  <w:color w:val="000000"/>
                  <w:sz w:val="20"/>
                  <w:szCs w:val="20"/>
                </w:rPr>
                <w:delText>11.0</w:delText>
              </w:r>
            </w:del>
          </w:p>
        </w:tc>
        <w:tc>
          <w:tcPr>
            <w:tcW w:w="1080" w:type="dxa"/>
            <w:gridSpan w:val="3"/>
            <w:tcBorders>
              <w:top w:val="nil"/>
              <w:left w:val="nil"/>
              <w:bottom w:val="single" w:sz="4" w:space="0" w:color="auto"/>
              <w:right w:val="single" w:sz="4" w:space="0" w:color="auto"/>
            </w:tcBorders>
            <w:shd w:val="clear" w:color="000000" w:fill="FF0000"/>
            <w:cellDel w:id="1065" w:author="Charlotte Streck" w:date="2019-07-04T15:04:00Z"/>
          </w:tcPr>
          <w:p w14:paraId="0463E5CD" w14:textId="77777777" w:rsidR="00A44A84" w:rsidRPr="003C7EAC" w:rsidRDefault="00A44A84" w:rsidP="00442549">
            <w:pPr>
              <w:jc w:val="center"/>
              <w:rPr>
                <w:rFonts w:eastAsia="Times New Roman" w:cstheme="minorHAnsi"/>
                <w:color w:val="000000"/>
                <w:sz w:val="20"/>
                <w:szCs w:val="20"/>
              </w:rPr>
            </w:pPr>
            <w:del w:id="1066" w:author="Ingrid Schulte" w:date="2019-07-04T15:04:00Z">
              <w:r w:rsidRPr="003C7EAC">
                <w:rPr>
                  <w:rFonts w:eastAsia="Times New Roman" w:cstheme="minorHAnsi"/>
                  <w:color w:val="000000"/>
                  <w:sz w:val="20"/>
                  <w:szCs w:val="20"/>
                </w:rPr>
                <w:delText>-</w:delText>
              </w:r>
            </w:del>
          </w:p>
        </w:tc>
        <w:tc>
          <w:tcPr>
            <w:tcW w:w="900" w:type="dxa"/>
            <w:tcBorders>
              <w:top w:val="nil"/>
              <w:left w:val="nil"/>
              <w:bottom w:val="single" w:sz="4" w:space="0" w:color="auto"/>
              <w:right w:val="single" w:sz="4" w:space="0" w:color="auto"/>
            </w:tcBorders>
            <w:cellDel w:id="1067" w:author="Charlotte Streck" w:date="2019-07-04T15:04:00Z"/>
          </w:tcPr>
          <w:p w14:paraId="07739FE0" w14:textId="77777777" w:rsidR="00A44A84" w:rsidRPr="003C7EAC" w:rsidRDefault="00A44A84" w:rsidP="00442549">
            <w:pPr>
              <w:jc w:val="right"/>
              <w:rPr>
                <w:rFonts w:eastAsia="Times New Roman" w:cstheme="minorHAnsi"/>
                <w:color w:val="000000"/>
                <w:sz w:val="20"/>
                <w:szCs w:val="20"/>
              </w:rPr>
            </w:pPr>
            <w:del w:id="1068" w:author="Ingrid Schulte" w:date="2019-07-04T15:04:00Z">
              <w:r w:rsidRPr="003C7EAC">
                <w:rPr>
                  <w:rFonts w:eastAsia="Times New Roman" w:cstheme="minorHAnsi"/>
                  <w:color w:val="000000"/>
                  <w:sz w:val="20"/>
                  <w:szCs w:val="20"/>
                </w:rPr>
                <w:delText>7</w:delText>
              </w:r>
            </w:del>
          </w:p>
        </w:tc>
        <w:tc>
          <w:tcPr>
            <w:tcW w:w="1080" w:type="dxa"/>
            <w:tcBorders>
              <w:top w:val="nil"/>
              <w:left w:val="nil"/>
              <w:bottom w:val="single" w:sz="4" w:space="0" w:color="auto"/>
              <w:right w:val="single" w:sz="4" w:space="0" w:color="auto"/>
            </w:tcBorders>
            <w:cellDel w:id="1069" w:author="Charlotte Streck" w:date="2019-07-04T15:04:00Z"/>
          </w:tcPr>
          <w:p w14:paraId="7A8DB78C" w14:textId="77777777" w:rsidR="00A44A84" w:rsidRPr="003C7EAC" w:rsidRDefault="00A44A84" w:rsidP="00442549">
            <w:pPr>
              <w:jc w:val="right"/>
              <w:rPr>
                <w:rFonts w:eastAsia="Times New Roman" w:cstheme="minorHAnsi"/>
                <w:color w:val="000000"/>
                <w:sz w:val="20"/>
                <w:szCs w:val="20"/>
              </w:rPr>
            </w:pPr>
            <w:del w:id="1070" w:author="Ingrid Schulte" w:date="2019-07-04T15:04:00Z">
              <w:r w:rsidRPr="003C7EAC">
                <w:rPr>
                  <w:rFonts w:eastAsia="Times New Roman" w:cstheme="minorHAnsi"/>
                  <w:color w:val="000000"/>
                  <w:sz w:val="20"/>
                  <w:szCs w:val="20"/>
                </w:rPr>
                <w:delText>16.9</w:delText>
              </w:r>
            </w:del>
          </w:p>
        </w:tc>
        <w:tc>
          <w:tcPr>
            <w:tcW w:w="1164" w:type="dxa"/>
            <w:tcBorders>
              <w:top w:val="nil"/>
              <w:left w:val="nil"/>
              <w:bottom w:val="single" w:sz="4" w:space="0" w:color="auto"/>
              <w:right w:val="double" w:sz="6" w:space="0" w:color="auto"/>
            </w:tcBorders>
            <w:shd w:val="clear" w:color="000000" w:fill="00B050"/>
            <w:cellDel w:id="1071" w:author="Charlotte Streck" w:date="2019-07-04T15:04:00Z"/>
          </w:tcPr>
          <w:p w14:paraId="4A6BA2F1" w14:textId="77777777" w:rsidR="00A44A84" w:rsidRPr="003C7EAC" w:rsidRDefault="00A44A84" w:rsidP="00442549">
            <w:pPr>
              <w:jc w:val="center"/>
              <w:rPr>
                <w:rFonts w:eastAsia="Times New Roman" w:cstheme="minorHAnsi"/>
                <w:color w:val="000000"/>
                <w:sz w:val="20"/>
                <w:szCs w:val="20"/>
              </w:rPr>
            </w:pPr>
            <w:del w:id="1072" w:author="Ingrid Schulte" w:date="2019-07-04T15:04:00Z">
              <w:r w:rsidRPr="003C7EAC">
                <w:rPr>
                  <w:rFonts w:eastAsia="Times New Roman" w:cstheme="minorHAnsi"/>
                  <w:color w:val="000000"/>
                  <w:sz w:val="20"/>
                  <w:szCs w:val="20"/>
                </w:rPr>
                <w:delText>+</w:delText>
              </w:r>
            </w:del>
          </w:p>
        </w:tc>
      </w:tr>
      <w:tr w:rsidR="00F127B2" w:rsidRPr="003C7EAC" w14:paraId="0D6BF7AD" w14:textId="77777777" w:rsidTr="002155F3">
        <w:trPr>
          <w:gridAfter w:val="1"/>
          <w:wAfter w:w="1254" w:type="dxa"/>
          <w:trHeight w:val="315"/>
        </w:trPr>
        <w:tc>
          <w:tcPr>
            <w:tcW w:w="0" w:type="auto"/>
            <w:gridSpan w:val="4"/>
            <w:tcBorders>
              <w:top w:val="nil"/>
              <w:left w:val="double" w:sz="6" w:space="0" w:color="auto"/>
              <w:bottom w:val="double" w:sz="6" w:space="0" w:color="auto"/>
              <w:right w:val="single" w:sz="4" w:space="0" w:color="auto"/>
            </w:tcBorders>
            <w:shd w:val="clear" w:color="auto" w:fill="auto"/>
            <w:noWrap/>
            <w:vAlign w:val="bottom"/>
          </w:tcPr>
          <w:p w14:paraId="1C3E057A" w14:textId="06A6CED7"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Wetland</w:t>
            </w:r>
          </w:p>
        </w:tc>
        <w:tc>
          <w:tcPr>
            <w:tcW w:w="895" w:type="dxa"/>
            <w:gridSpan w:val="2"/>
            <w:tcBorders>
              <w:top w:val="nil"/>
              <w:left w:val="nil"/>
              <w:bottom w:val="double" w:sz="6" w:space="0" w:color="auto"/>
              <w:right w:val="single" w:sz="4" w:space="0" w:color="auto"/>
            </w:tcBorders>
            <w:cellDel w:id="1073" w:author="Charlotte Streck" w:date="2019-07-04T15:04:00Z"/>
          </w:tcPr>
          <w:p w14:paraId="1264E753" w14:textId="77777777" w:rsidR="00A44A84" w:rsidRPr="003C7EAC" w:rsidRDefault="00A44A84" w:rsidP="00442549">
            <w:pPr>
              <w:jc w:val="right"/>
              <w:rPr>
                <w:rFonts w:eastAsia="Times New Roman" w:cstheme="minorHAnsi"/>
                <w:color w:val="000000"/>
                <w:sz w:val="20"/>
                <w:szCs w:val="20"/>
              </w:rPr>
            </w:pPr>
            <w:del w:id="1074" w:author="Ingrid Schulte" w:date="2019-07-04T15:04:00Z">
              <w:r w:rsidRPr="003C7EAC">
                <w:rPr>
                  <w:rFonts w:eastAsia="Times New Roman" w:cstheme="minorHAnsi"/>
                  <w:color w:val="000000"/>
                  <w:sz w:val="20"/>
                  <w:szCs w:val="20"/>
                </w:rPr>
                <w:delText>13</w:delText>
              </w:r>
            </w:del>
          </w:p>
        </w:tc>
        <w:tc>
          <w:tcPr>
            <w:tcW w:w="1886" w:type="dxa"/>
            <w:tcBorders>
              <w:top w:val="nil"/>
              <w:left w:val="nil"/>
              <w:bottom w:val="double" w:sz="6" w:space="0" w:color="auto"/>
              <w:right w:val="single" w:sz="4" w:space="0" w:color="auto"/>
            </w:tcBorders>
            <w:shd w:val="clear" w:color="auto" w:fill="auto"/>
            <w:noWrap/>
            <w:vAlign w:val="bottom"/>
          </w:tcPr>
          <w:p w14:paraId="5DCF835D" w14:textId="0FBE108C" w:rsidR="00762B74" w:rsidRPr="003C7EAC" w:rsidRDefault="00A44A84" w:rsidP="00442549">
            <w:pPr>
              <w:jc w:val="right"/>
              <w:rPr>
                <w:rFonts w:eastAsia="Times New Roman" w:cstheme="minorHAnsi"/>
                <w:color w:val="000000"/>
                <w:sz w:val="20"/>
                <w:szCs w:val="20"/>
              </w:rPr>
            </w:pPr>
            <w:del w:id="1075" w:author="Ingrid Schulte" w:date="2019-07-04T15:04:00Z">
              <w:r>
                <w:rPr>
                  <w:rFonts w:eastAsia="Times New Roman" w:cstheme="minorHAnsi"/>
                  <w:color w:val="000000"/>
                  <w:sz w:val="20"/>
                  <w:szCs w:val="20"/>
                </w:rPr>
                <w:delText>0</w:delText>
              </w:r>
            </w:del>
            <w:ins w:id="1076" w:author="Ingrid Schulte" w:date="2019-07-04T15:04:00Z">
              <w:r w:rsidR="00762B74" w:rsidRPr="003C7EAC">
                <w:rPr>
                  <w:rFonts w:eastAsia="Times New Roman" w:cstheme="minorHAnsi"/>
                  <w:color w:val="000000"/>
                  <w:sz w:val="20"/>
                  <w:szCs w:val="20"/>
                </w:rPr>
                <w:t>2</w:t>
              </w:r>
            </w:ins>
            <w:r w:rsidR="00762B74" w:rsidRPr="003C7EAC">
              <w:rPr>
                <w:rFonts w:eastAsia="Times New Roman" w:cstheme="minorHAnsi"/>
                <w:color w:val="000000"/>
                <w:sz w:val="20"/>
                <w:szCs w:val="20"/>
              </w:rPr>
              <w:t>.0</w:t>
            </w:r>
          </w:p>
        </w:tc>
        <w:tc>
          <w:tcPr>
            <w:tcW w:w="900" w:type="dxa"/>
            <w:gridSpan w:val="5"/>
            <w:tcBorders>
              <w:top w:val="nil"/>
              <w:left w:val="nil"/>
              <w:bottom w:val="double" w:sz="6" w:space="0" w:color="auto"/>
              <w:right w:val="single" w:sz="4" w:space="0" w:color="auto"/>
            </w:tcBorders>
            <w:cellDel w:id="1077" w:author="Charlotte Streck" w:date="2019-07-04T15:04:00Z"/>
          </w:tcPr>
          <w:p w14:paraId="77BE6256" w14:textId="77777777" w:rsidR="00A44A84" w:rsidRPr="003C7EAC" w:rsidRDefault="00A44A84" w:rsidP="00442549">
            <w:pPr>
              <w:jc w:val="right"/>
              <w:rPr>
                <w:rFonts w:eastAsia="Times New Roman" w:cstheme="minorHAnsi"/>
                <w:color w:val="000000"/>
                <w:sz w:val="20"/>
                <w:szCs w:val="20"/>
              </w:rPr>
            </w:pPr>
            <w:del w:id="1078" w:author="Ingrid Schulte" w:date="2019-07-04T15:04:00Z">
              <w:r w:rsidRPr="003C7EAC">
                <w:rPr>
                  <w:rFonts w:eastAsia="Times New Roman" w:cstheme="minorHAnsi"/>
                  <w:color w:val="000000"/>
                  <w:sz w:val="20"/>
                  <w:szCs w:val="20"/>
                </w:rPr>
                <w:delText>36</w:delText>
              </w:r>
            </w:del>
          </w:p>
        </w:tc>
        <w:tc>
          <w:tcPr>
            <w:tcW w:w="1080" w:type="dxa"/>
            <w:gridSpan w:val="3"/>
            <w:tcBorders>
              <w:top w:val="nil"/>
              <w:left w:val="nil"/>
              <w:bottom w:val="double" w:sz="6" w:space="0" w:color="auto"/>
              <w:right w:val="single" w:sz="4" w:space="0" w:color="auto"/>
            </w:tcBorders>
            <w:cellDel w:id="1079" w:author="Charlotte Streck" w:date="2019-07-04T15:04:00Z"/>
          </w:tcPr>
          <w:p w14:paraId="10EC1E88" w14:textId="77777777" w:rsidR="00A44A84" w:rsidRPr="003C7EAC" w:rsidRDefault="00A44A84" w:rsidP="00442549">
            <w:pPr>
              <w:jc w:val="right"/>
              <w:rPr>
                <w:rFonts w:eastAsia="Times New Roman" w:cstheme="minorHAnsi"/>
                <w:color w:val="000000"/>
                <w:sz w:val="20"/>
                <w:szCs w:val="20"/>
              </w:rPr>
            </w:pPr>
            <w:del w:id="1080" w:author="Ingrid Schulte" w:date="2019-07-04T15:04:00Z">
              <w:r w:rsidRPr="003C7EAC">
                <w:rPr>
                  <w:rFonts w:eastAsia="Times New Roman" w:cstheme="minorHAnsi"/>
                  <w:color w:val="000000"/>
                  <w:sz w:val="20"/>
                  <w:szCs w:val="20"/>
                </w:rPr>
                <w:delText>2.0</w:delText>
              </w:r>
            </w:del>
          </w:p>
        </w:tc>
        <w:tc>
          <w:tcPr>
            <w:tcW w:w="1080" w:type="dxa"/>
            <w:tcBorders>
              <w:top w:val="nil"/>
              <w:left w:val="nil"/>
              <w:bottom w:val="double" w:sz="6" w:space="0" w:color="auto"/>
              <w:right w:val="single" w:sz="4" w:space="0" w:color="auto"/>
            </w:tcBorders>
            <w:shd w:val="clear" w:color="auto" w:fill="00B050"/>
            <w:cellDel w:id="1081" w:author="Charlotte Streck" w:date="2019-07-04T15:04:00Z"/>
          </w:tcPr>
          <w:p w14:paraId="7CEF6604" w14:textId="77777777" w:rsidR="00A44A84" w:rsidRDefault="00A44A84" w:rsidP="00442549">
            <w:pPr>
              <w:jc w:val="center"/>
              <w:rPr>
                <w:rFonts w:eastAsia="Times New Roman" w:cstheme="minorHAnsi"/>
                <w:color w:val="000000"/>
                <w:sz w:val="20"/>
                <w:szCs w:val="20"/>
              </w:rPr>
            </w:pPr>
            <w:del w:id="1082" w:author="Ingrid Schulte" w:date="2019-07-04T15:04:00Z">
              <w:r>
                <w:rPr>
                  <w:rFonts w:eastAsia="Times New Roman" w:cstheme="minorHAnsi"/>
                  <w:color w:val="000000"/>
                  <w:sz w:val="20"/>
                  <w:szCs w:val="20"/>
                </w:rPr>
                <w:delText>+</w:delText>
              </w:r>
            </w:del>
          </w:p>
        </w:tc>
        <w:tc>
          <w:tcPr>
            <w:tcW w:w="900" w:type="dxa"/>
            <w:gridSpan w:val="2"/>
            <w:tcBorders>
              <w:top w:val="nil"/>
              <w:left w:val="nil"/>
              <w:bottom w:val="double" w:sz="6" w:space="0" w:color="auto"/>
              <w:right w:val="single" w:sz="4" w:space="0" w:color="auto"/>
            </w:tcBorders>
            <w:cellDel w:id="1083" w:author="Charlotte Streck" w:date="2019-07-04T15:04:00Z"/>
          </w:tcPr>
          <w:p w14:paraId="0729A27D" w14:textId="77777777" w:rsidR="00A44A84" w:rsidRPr="003C7EAC" w:rsidRDefault="00A44A84" w:rsidP="00442549">
            <w:pPr>
              <w:jc w:val="right"/>
              <w:rPr>
                <w:rFonts w:eastAsia="Times New Roman" w:cstheme="minorHAnsi"/>
                <w:color w:val="000000"/>
                <w:sz w:val="20"/>
                <w:szCs w:val="20"/>
              </w:rPr>
            </w:pPr>
            <w:del w:id="1084" w:author="Ingrid Schulte" w:date="2019-07-04T15:04:00Z">
              <w:r w:rsidRPr="003C7EAC">
                <w:rPr>
                  <w:rFonts w:eastAsia="Times New Roman" w:cstheme="minorHAnsi"/>
                  <w:color w:val="000000"/>
                  <w:sz w:val="20"/>
                  <w:szCs w:val="20"/>
                </w:rPr>
                <w:delText>41</w:delText>
              </w:r>
            </w:del>
          </w:p>
        </w:tc>
        <w:tc>
          <w:tcPr>
            <w:tcW w:w="1800" w:type="dxa"/>
            <w:gridSpan w:val="2"/>
            <w:tcBorders>
              <w:top w:val="nil"/>
              <w:left w:val="nil"/>
              <w:bottom w:val="double" w:sz="6" w:space="0" w:color="auto"/>
              <w:right w:val="single" w:sz="4" w:space="0" w:color="auto"/>
            </w:tcBorders>
            <w:shd w:val="clear" w:color="auto" w:fill="auto"/>
            <w:noWrap/>
            <w:vAlign w:val="bottom"/>
          </w:tcPr>
          <w:p w14:paraId="634B52C6" w14:textId="5FB6D868"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1.6</w:t>
            </w:r>
          </w:p>
        </w:tc>
        <w:tc>
          <w:tcPr>
            <w:tcW w:w="2160" w:type="dxa"/>
            <w:gridSpan w:val="10"/>
            <w:tcBorders>
              <w:top w:val="nil"/>
              <w:left w:val="nil"/>
              <w:bottom w:val="double" w:sz="6" w:space="0" w:color="auto"/>
              <w:right w:val="double" w:sz="6" w:space="0" w:color="auto"/>
            </w:tcBorders>
            <w:shd w:val="clear" w:color="000000" w:fill="FF0000"/>
            <w:noWrap/>
            <w:vAlign w:val="bottom"/>
          </w:tcPr>
          <w:p w14:paraId="5BB36D10" w14:textId="191D245D"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3F9A0C4B" w14:textId="16D3E7C1" w:rsidTr="002155F3">
        <w:trPr>
          <w:gridAfter w:val="1"/>
          <w:wAfter w:w="1254" w:type="dxa"/>
          <w:trHeight w:val="198"/>
        </w:trPr>
        <w:tc>
          <w:tcPr>
            <w:tcW w:w="0" w:type="auto"/>
            <w:gridSpan w:val="6"/>
            <w:tcBorders>
              <w:top w:val="nil"/>
              <w:left w:val="double" w:sz="6" w:space="0" w:color="auto"/>
              <w:bottom w:val="single" w:sz="4" w:space="0" w:color="auto"/>
              <w:right w:val="nil"/>
            </w:tcBorders>
            <w:shd w:val="clear" w:color="auto" w:fill="DEEAF6" w:themeFill="accent1" w:themeFillTint="33"/>
            <w:noWrap/>
            <w:vAlign w:val="bottom"/>
          </w:tcPr>
          <w:p w14:paraId="02095ACE" w14:textId="4859B96A"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Laos</w:t>
            </w:r>
          </w:p>
        </w:tc>
        <w:tc>
          <w:tcPr>
            <w:tcW w:w="1886" w:type="dxa"/>
            <w:gridSpan w:val="12"/>
            <w:tcBorders>
              <w:top w:val="nil"/>
              <w:left w:val="nil"/>
              <w:bottom w:val="single" w:sz="4" w:space="0" w:color="auto"/>
              <w:right w:val="nil"/>
            </w:tcBorders>
            <w:shd w:val="clear" w:color="auto" w:fill="DEEAF6" w:themeFill="accent1" w:themeFillTint="33"/>
            <w:noWrap/>
            <w:vAlign w:val="bottom"/>
          </w:tcPr>
          <w:p w14:paraId="3EA2D72D" w14:textId="25EE7A66" w:rsidR="00762B74" w:rsidRPr="003C7EAC" w:rsidRDefault="007C5620" w:rsidP="00442549">
            <w:pPr>
              <w:jc w:val="right"/>
              <w:rPr>
                <w:rFonts w:eastAsia="Times New Roman" w:cstheme="minorHAnsi"/>
                <w:b/>
                <w:bCs/>
                <w:color w:val="000000"/>
                <w:sz w:val="20"/>
                <w:szCs w:val="20"/>
              </w:rPr>
            </w:pPr>
            <w:ins w:id="1085" w:author="Ingrid Schulte" w:date="2019-07-04T15:04:00Z">
              <w:r>
                <w:rPr>
                  <w:rFonts w:eastAsia="Times New Roman" w:cstheme="minorHAnsi"/>
                  <w:b/>
                  <w:bCs/>
                  <w:color w:val="000000"/>
                  <w:sz w:val="20"/>
                  <w:szCs w:val="20"/>
                </w:rPr>
                <w:t>3.9</w:t>
              </w:r>
            </w:ins>
          </w:p>
        </w:tc>
        <w:tc>
          <w:tcPr>
            <w:tcW w:w="1800" w:type="dxa"/>
            <w:gridSpan w:val="2"/>
            <w:tcBorders>
              <w:top w:val="nil"/>
              <w:left w:val="nil"/>
              <w:bottom w:val="single" w:sz="4" w:space="0" w:color="auto"/>
              <w:right w:val="nil"/>
            </w:tcBorders>
            <w:shd w:val="clear" w:color="auto" w:fill="DEEAF6" w:themeFill="accent1" w:themeFillTint="33"/>
            <w:noWrap/>
            <w:vAlign w:val="bottom"/>
          </w:tcPr>
          <w:p w14:paraId="41D7D409" w14:textId="13D78D52" w:rsidR="00762B74" w:rsidRPr="003C7EAC" w:rsidRDefault="007C5620" w:rsidP="00442549">
            <w:pPr>
              <w:jc w:val="right"/>
              <w:rPr>
                <w:rFonts w:eastAsia="Times New Roman" w:cstheme="minorHAnsi"/>
                <w:b/>
                <w:bCs/>
                <w:color w:val="000000"/>
                <w:sz w:val="20"/>
                <w:szCs w:val="20"/>
              </w:rPr>
            </w:pPr>
            <w:ins w:id="1086" w:author="Ingrid Schulte" w:date="2019-07-04T15:04:00Z">
              <w:r>
                <w:rPr>
                  <w:rFonts w:eastAsia="Times New Roman" w:cstheme="minorHAnsi"/>
                  <w:b/>
                  <w:bCs/>
                  <w:color w:val="000000"/>
                  <w:sz w:val="20"/>
                  <w:szCs w:val="20"/>
                </w:rPr>
                <w:t>2.4</w:t>
              </w:r>
            </w:ins>
          </w:p>
        </w:tc>
        <w:tc>
          <w:tcPr>
            <w:tcW w:w="2160" w:type="dxa"/>
            <w:tcBorders>
              <w:top w:val="nil"/>
              <w:left w:val="nil"/>
              <w:bottom w:val="single" w:sz="4" w:space="0" w:color="auto"/>
              <w:right w:val="double" w:sz="6" w:space="0" w:color="auto"/>
            </w:tcBorders>
            <w:shd w:val="clear" w:color="auto" w:fill="FF0000"/>
            <w:noWrap/>
            <w:vAlign w:val="bottom"/>
          </w:tcPr>
          <w:p w14:paraId="0FEE2F52" w14:textId="7CFF374D" w:rsidR="00762B74" w:rsidRPr="003C7EAC" w:rsidRDefault="0077540F">
            <w:pPr>
              <w:jc w:val="center"/>
              <w:rPr>
                <w:rFonts w:eastAsia="Times New Roman" w:cstheme="minorHAnsi"/>
                <w:b/>
                <w:bCs/>
                <w:color w:val="000000"/>
                <w:sz w:val="20"/>
                <w:szCs w:val="20"/>
              </w:rPr>
              <w:pPrChange w:id="1087" w:author="CF" w:date="2019-07-10T09:14:00Z">
                <w:pPr>
                  <w:jc w:val="right"/>
                </w:pPr>
              </w:pPrChange>
            </w:pPr>
            <w:ins w:id="1088" w:author="Ingrid Schulte" w:date="2019-07-04T15:04:00Z">
              <w:r>
                <w:rPr>
                  <w:rFonts w:eastAsia="Times New Roman" w:cstheme="minorHAnsi"/>
                  <w:b/>
                  <w:bCs/>
                  <w:color w:val="000000"/>
                  <w:sz w:val="20"/>
                  <w:szCs w:val="20"/>
                </w:rPr>
                <w:t>-</w:t>
              </w:r>
            </w:ins>
          </w:p>
        </w:tc>
        <w:tc>
          <w:tcPr>
            <w:tcW w:w="1080" w:type="dxa"/>
            <w:gridSpan w:val="3"/>
            <w:tcBorders>
              <w:top w:val="nil"/>
              <w:left w:val="nil"/>
              <w:bottom w:val="single" w:sz="4" w:space="0" w:color="auto"/>
              <w:right w:val="nil"/>
            </w:tcBorders>
            <w:shd w:val="clear" w:color="auto" w:fill="DEEAF6" w:themeFill="accent1" w:themeFillTint="33"/>
            <w:cellDel w:id="1089" w:author="Charlotte Streck" w:date="2019-07-04T15:04:00Z"/>
          </w:tcPr>
          <w:p w14:paraId="61B82434" w14:textId="77777777" w:rsidR="00A44A84" w:rsidRPr="003C7EAC" w:rsidRDefault="00A44A84" w:rsidP="00442549">
            <w:pPr>
              <w:jc w:val="right"/>
              <w:rPr>
                <w:rFonts w:eastAsia="Times New Roman" w:cstheme="minorHAnsi"/>
                <w:b/>
                <w:bCs/>
                <w:color w:val="000000"/>
                <w:sz w:val="20"/>
                <w:szCs w:val="20"/>
              </w:rPr>
            </w:pPr>
          </w:p>
        </w:tc>
        <w:tc>
          <w:tcPr>
            <w:tcW w:w="1080" w:type="dxa"/>
            <w:gridSpan w:val="3"/>
            <w:tcBorders>
              <w:top w:val="nil"/>
              <w:left w:val="nil"/>
              <w:bottom w:val="single" w:sz="4" w:space="0" w:color="auto"/>
              <w:right w:val="nil"/>
            </w:tcBorders>
            <w:shd w:val="clear" w:color="auto" w:fill="DEEAF6" w:themeFill="accent1" w:themeFillTint="33"/>
            <w:cellDel w:id="1090" w:author="Charlotte Streck" w:date="2019-07-04T15:04:00Z"/>
          </w:tcPr>
          <w:p w14:paraId="08259CF0" w14:textId="77777777" w:rsidR="00A44A84" w:rsidRPr="003C7EAC" w:rsidRDefault="00A44A84" w:rsidP="00442549">
            <w:pPr>
              <w:jc w:val="center"/>
              <w:rPr>
                <w:rFonts w:eastAsia="Times New Roman" w:cstheme="minorHAnsi"/>
                <w:b/>
                <w:bCs/>
                <w:color w:val="000000"/>
                <w:sz w:val="20"/>
                <w:szCs w:val="20"/>
              </w:rPr>
            </w:pPr>
          </w:p>
        </w:tc>
        <w:tc>
          <w:tcPr>
            <w:tcW w:w="900" w:type="dxa"/>
            <w:tcBorders>
              <w:top w:val="nil"/>
              <w:left w:val="nil"/>
              <w:bottom w:val="single" w:sz="4" w:space="0" w:color="auto"/>
              <w:right w:val="nil"/>
            </w:tcBorders>
            <w:shd w:val="clear" w:color="auto" w:fill="DEEAF6" w:themeFill="accent1" w:themeFillTint="33"/>
            <w:cellDel w:id="1091" w:author="Charlotte Streck" w:date="2019-07-04T15:04:00Z"/>
          </w:tcPr>
          <w:p w14:paraId="26025085" w14:textId="77777777" w:rsidR="00A44A84" w:rsidRPr="003C7EAC" w:rsidRDefault="00A44A84" w:rsidP="00442549">
            <w:pPr>
              <w:jc w:val="right"/>
              <w:rPr>
                <w:rFonts w:eastAsia="Times New Roman" w:cstheme="minorHAnsi"/>
                <w:b/>
                <w:bCs/>
                <w:color w:val="000000"/>
                <w:sz w:val="20"/>
                <w:szCs w:val="20"/>
              </w:rPr>
            </w:pPr>
          </w:p>
        </w:tc>
        <w:tc>
          <w:tcPr>
            <w:tcW w:w="1080" w:type="dxa"/>
            <w:tcBorders>
              <w:top w:val="nil"/>
              <w:left w:val="nil"/>
              <w:bottom w:val="single" w:sz="4" w:space="0" w:color="auto"/>
              <w:right w:val="nil"/>
            </w:tcBorders>
            <w:shd w:val="clear" w:color="auto" w:fill="DEEAF6" w:themeFill="accent1" w:themeFillTint="33"/>
            <w:cellDel w:id="1092" w:author="Charlotte Streck" w:date="2019-07-04T15:04:00Z"/>
          </w:tcPr>
          <w:p w14:paraId="0A300D09" w14:textId="77777777" w:rsidR="00A44A84" w:rsidRPr="003C7EAC" w:rsidRDefault="00A44A84" w:rsidP="00442549">
            <w:pPr>
              <w:jc w:val="right"/>
              <w:rPr>
                <w:rFonts w:eastAsia="Times New Roman" w:cstheme="minorHAnsi"/>
                <w:b/>
                <w:bCs/>
                <w:color w:val="000000"/>
                <w:sz w:val="20"/>
                <w:szCs w:val="20"/>
              </w:rPr>
            </w:pPr>
          </w:p>
        </w:tc>
        <w:tc>
          <w:tcPr>
            <w:tcW w:w="1164" w:type="dxa"/>
            <w:tcBorders>
              <w:top w:val="nil"/>
              <w:left w:val="nil"/>
              <w:bottom w:val="single" w:sz="4" w:space="0" w:color="auto"/>
              <w:right w:val="double" w:sz="6" w:space="0" w:color="auto"/>
            </w:tcBorders>
            <w:shd w:val="clear" w:color="auto" w:fill="DEEAF6" w:themeFill="accent1" w:themeFillTint="33"/>
            <w:cellDel w:id="1093" w:author="Charlotte Streck" w:date="2019-07-04T15:04:00Z"/>
          </w:tcPr>
          <w:p w14:paraId="5A6E8C50" w14:textId="77777777" w:rsidR="00A44A84" w:rsidRPr="003C7EAC" w:rsidRDefault="00A44A84" w:rsidP="00442549">
            <w:pPr>
              <w:jc w:val="center"/>
              <w:rPr>
                <w:rFonts w:eastAsia="Times New Roman" w:cstheme="minorHAnsi"/>
                <w:b/>
                <w:bCs/>
                <w:color w:val="000000"/>
                <w:sz w:val="20"/>
                <w:szCs w:val="20"/>
              </w:rPr>
            </w:pPr>
          </w:p>
        </w:tc>
      </w:tr>
      <w:tr w:rsidR="00F127B2" w:rsidRPr="003C7EAC" w14:paraId="57031567"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13D6793B" w14:textId="10733A94"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Barren</w:t>
            </w:r>
          </w:p>
        </w:tc>
        <w:tc>
          <w:tcPr>
            <w:tcW w:w="895" w:type="dxa"/>
            <w:tcBorders>
              <w:top w:val="nil"/>
              <w:left w:val="nil"/>
              <w:bottom w:val="single" w:sz="4" w:space="0" w:color="auto"/>
              <w:right w:val="single" w:sz="4" w:space="0" w:color="auto"/>
            </w:tcBorders>
            <w:cellDel w:id="1094" w:author="Charlotte Streck" w:date="2019-07-04T15:04:00Z"/>
          </w:tcPr>
          <w:p w14:paraId="25F59A10" w14:textId="77777777" w:rsidR="00A44A84" w:rsidRPr="003C7EAC" w:rsidRDefault="00A44A84" w:rsidP="00442549">
            <w:pPr>
              <w:jc w:val="right"/>
              <w:rPr>
                <w:rFonts w:eastAsia="Times New Roman" w:cstheme="minorHAnsi"/>
                <w:color w:val="000000"/>
                <w:sz w:val="20"/>
                <w:szCs w:val="20"/>
              </w:rPr>
            </w:pPr>
            <w:del w:id="1095" w:author="Ingrid Schulte" w:date="2019-07-04T15:04:00Z">
              <w:r w:rsidRPr="003C7EAC">
                <w:rPr>
                  <w:rFonts w:eastAsia="Times New Roman" w:cstheme="minorHAnsi"/>
                  <w:color w:val="000000"/>
                  <w:sz w:val="20"/>
                  <w:szCs w:val="20"/>
                </w:rPr>
                <w:delText>10</w:delText>
              </w:r>
            </w:del>
          </w:p>
        </w:tc>
        <w:tc>
          <w:tcPr>
            <w:tcW w:w="1081" w:type="dxa"/>
            <w:gridSpan w:val="2"/>
            <w:tcBorders>
              <w:top w:val="nil"/>
              <w:left w:val="nil"/>
              <w:bottom w:val="single" w:sz="4" w:space="0" w:color="auto"/>
              <w:right w:val="single" w:sz="4" w:space="0" w:color="auto"/>
            </w:tcBorders>
            <w:cellDel w:id="1096" w:author="Charlotte Streck" w:date="2019-07-04T15:04:00Z"/>
          </w:tcPr>
          <w:p w14:paraId="5A24122E" w14:textId="77777777" w:rsidR="00A44A84" w:rsidRPr="003C7EAC" w:rsidRDefault="00A44A84" w:rsidP="00442549">
            <w:pPr>
              <w:jc w:val="right"/>
              <w:rPr>
                <w:rFonts w:eastAsia="Times New Roman" w:cstheme="minorHAnsi"/>
                <w:color w:val="000000"/>
                <w:sz w:val="20"/>
                <w:szCs w:val="20"/>
              </w:rPr>
            </w:pPr>
            <w:del w:id="1097" w:author="Ingrid Schulte" w:date="2019-07-04T15:04:00Z">
              <w:r w:rsidRPr="003C7EAC">
                <w:rPr>
                  <w:rFonts w:eastAsia="Times New Roman" w:cstheme="minorHAnsi"/>
                  <w:color w:val="000000"/>
                  <w:sz w:val="20"/>
                  <w:szCs w:val="20"/>
                </w:rPr>
                <w:delText>3.0</w:delText>
              </w:r>
            </w:del>
          </w:p>
        </w:tc>
        <w:tc>
          <w:tcPr>
            <w:tcW w:w="900" w:type="dxa"/>
            <w:gridSpan w:val="2"/>
            <w:tcBorders>
              <w:top w:val="nil"/>
              <w:left w:val="nil"/>
              <w:bottom w:val="single" w:sz="4" w:space="0" w:color="auto"/>
              <w:right w:val="single" w:sz="4" w:space="0" w:color="auto"/>
            </w:tcBorders>
            <w:cellDel w:id="1098" w:author="Charlotte Streck" w:date="2019-07-04T15:04:00Z"/>
          </w:tcPr>
          <w:p w14:paraId="34DA5BA8" w14:textId="77777777" w:rsidR="00A44A84" w:rsidRPr="003C7EAC" w:rsidRDefault="00A44A84" w:rsidP="00442549">
            <w:pPr>
              <w:jc w:val="right"/>
              <w:rPr>
                <w:rFonts w:eastAsia="Times New Roman" w:cstheme="minorHAnsi"/>
                <w:color w:val="000000"/>
                <w:sz w:val="20"/>
                <w:szCs w:val="20"/>
              </w:rPr>
            </w:pPr>
            <w:del w:id="1099" w:author="Ingrid Schulte" w:date="2019-07-04T15:04:00Z">
              <w:r w:rsidRPr="003C7EAC">
                <w:rPr>
                  <w:rFonts w:eastAsia="Times New Roman" w:cstheme="minorHAnsi"/>
                  <w:color w:val="000000"/>
                  <w:sz w:val="20"/>
                  <w:szCs w:val="20"/>
                </w:rPr>
                <w:delText>33</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37FB19EB" w14:textId="3BFAAE79"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6.8</w:t>
            </w:r>
          </w:p>
        </w:tc>
        <w:tc>
          <w:tcPr>
            <w:tcW w:w="1080" w:type="dxa"/>
            <w:gridSpan w:val="6"/>
            <w:tcBorders>
              <w:top w:val="nil"/>
              <w:left w:val="nil"/>
              <w:bottom w:val="single" w:sz="4" w:space="0" w:color="auto"/>
              <w:right w:val="single" w:sz="4" w:space="0" w:color="auto"/>
            </w:tcBorders>
            <w:shd w:val="clear" w:color="000000" w:fill="00B050"/>
            <w:cellDel w:id="1100" w:author="Charlotte Streck" w:date="2019-07-04T15:04:00Z"/>
          </w:tcPr>
          <w:p w14:paraId="371E16B3" w14:textId="77777777" w:rsidR="00A44A84" w:rsidRPr="003C7EAC" w:rsidRDefault="00A44A84" w:rsidP="00442549">
            <w:pPr>
              <w:jc w:val="center"/>
              <w:rPr>
                <w:rFonts w:eastAsia="Times New Roman" w:cstheme="minorHAnsi"/>
                <w:color w:val="000000"/>
                <w:sz w:val="20"/>
                <w:szCs w:val="20"/>
              </w:rPr>
            </w:pPr>
            <w:del w:id="1101"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102" w:author="Charlotte Streck" w:date="2019-07-04T15:04:00Z"/>
          </w:tcPr>
          <w:p w14:paraId="1859B210" w14:textId="77777777" w:rsidR="00A44A84" w:rsidRPr="003C7EAC" w:rsidRDefault="00A44A84" w:rsidP="00442549">
            <w:pPr>
              <w:jc w:val="right"/>
              <w:rPr>
                <w:rFonts w:eastAsia="Times New Roman" w:cstheme="minorHAnsi"/>
                <w:color w:val="000000"/>
                <w:sz w:val="20"/>
                <w:szCs w:val="20"/>
              </w:rPr>
            </w:pPr>
            <w:del w:id="1103" w:author="Ingrid Schulte" w:date="2019-07-04T15:04:00Z">
              <w:r w:rsidRPr="003C7EAC">
                <w:rPr>
                  <w:rFonts w:eastAsia="Times New Roman" w:cstheme="minorHAnsi"/>
                  <w:color w:val="000000"/>
                  <w:sz w:val="20"/>
                  <w:szCs w:val="20"/>
                </w:rPr>
                <w:delText>27</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4410CBE8" w14:textId="5AEF340F"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5.5</w:t>
            </w:r>
          </w:p>
        </w:tc>
        <w:tc>
          <w:tcPr>
            <w:tcW w:w="2160" w:type="dxa"/>
            <w:gridSpan w:val="10"/>
            <w:tcBorders>
              <w:top w:val="nil"/>
              <w:left w:val="nil"/>
              <w:bottom w:val="single" w:sz="4" w:space="0" w:color="auto"/>
              <w:right w:val="double" w:sz="6" w:space="0" w:color="auto"/>
            </w:tcBorders>
            <w:shd w:val="clear" w:color="000000" w:fill="FF0000"/>
            <w:noWrap/>
            <w:vAlign w:val="bottom"/>
          </w:tcPr>
          <w:p w14:paraId="536B50AE" w14:textId="352AF0E6"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31F86B2A"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2C58E35D" w14:textId="4DC4B041"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Bushland/Shrubland</w:t>
            </w:r>
          </w:p>
        </w:tc>
        <w:tc>
          <w:tcPr>
            <w:tcW w:w="895" w:type="dxa"/>
            <w:tcBorders>
              <w:top w:val="nil"/>
              <w:left w:val="nil"/>
              <w:bottom w:val="single" w:sz="4" w:space="0" w:color="auto"/>
              <w:right w:val="single" w:sz="4" w:space="0" w:color="auto"/>
            </w:tcBorders>
            <w:cellDel w:id="1104" w:author="Charlotte Streck" w:date="2019-07-04T15:04:00Z"/>
          </w:tcPr>
          <w:p w14:paraId="6917438B" w14:textId="77777777" w:rsidR="00A44A84" w:rsidRPr="003C7EAC" w:rsidRDefault="00A44A84" w:rsidP="00442549">
            <w:pPr>
              <w:jc w:val="right"/>
              <w:rPr>
                <w:rFonts w:eastAsia="Times New Roman" w:cstheme="minorHAnsi"/>
                <w:color w:val="000000"/>
                <w:sz w:val="20"/>
                <w:szCs w:val="20"/>
              </w:rPr>
            </w:pPr>
            <w:del w:id="1105" w:author="Ingrid Schulte" w:date="2019-07-04T15:04:00Z">
              <w:r w:rsidRPr="003C7EAC">
                <w:rPr>
                  <w:rFonts w:eastAsia="Times New Roman" w:cstheme="minorHAnsi"/>
                  <w:color w:val="000000"/>
                  <w:sz w:val="20"/>
                  <w:szCs w:val="20"/>
                </w:rPr>
                <w:delText>27</w:delText>
              </w:r>
            </w:del>
          </w:p>
        </w:tc>
        <w:tc>
          <w:tcPr>
            <w:tcW w:w="1081" w:type="dxa"/>
            <w:gridSpan w:val="2"/>
            <w:tcBorders>
              <w:top w:val="nil"/>
              <w:left w:val="nil"/>
              <w:bottom w:val="single" w:sz="4" w:space="0" w:color="auto"/>
              <w:right w:val="single" w:sz="4" w:space="0" w:color="auto"/>
            </w:tcBorders>
            <w:cellDel w:id="1106" w:author="Charlotte Streck" w:date="2019-07-04T15:04:00Z"/>
          </w:tcPr>
          <w:p w14:paraId="3C8726C1" w14:textId="77777777" w:rsidR="00A44A84" w:rsidRPr="003C7EAC" w:rsidRDefault="00A44A84" w:rsidP="00442549">
            <w:pPr>
              <w:jc w:val="right"/>
              <w:rPr>
                <w:rFonts w:eastAsia="Times New Roman" w:cstheme="minorHAnsi"/>
                <w:color w:val="000000"/>
                <w:sz w:val="20"/>
                <w:szCs w:val="20"/>
              </w:rPr>
            </w:pPr>
            <w:del w:id="1107" w:author="Ingrid Schulte" w:date="2019-07-04T15:04:00Z">
              <w:r w:rsidRPr="003C7EAC">
                <w:rPr>
                  <w:rFonts w:eastAsia="Times New Roman" w:cstheme="minorHAnsi"/>
                  <w:color w:val="000000"/>
                  <w:sz w:val="20"/>
                  <w:szCs w:val="20"/>
                </w:rPr>
                <w:delText>5.3</w:delText>
              </w:r>
            </w:del>
          </w:p>
        </w:tc>
        <w:tc>
          <w:tcPr>
            <w:tcW w:w="900" w:type="dxa"/>
            <w:gridSpan w:val="2"/>
            <w:tcBorders>
              <w:top w:val="nil"/>
              <w:left w:val="nil"/>
              <w:bottom w:val="single" w:sz="4" w:space="0" w:color="auto"/>
              <w:right w:val="single" w:sz="4" w:space="0" w:color="auto"/>
            </w:tcBorders>
            <w:cellDel w:id="1108" w:author="Charlotte Streck" w:date="2019-07-04T15:04:00Z"/>
          </w:tcPr>
          <w:p w14:paraId="27E68C3D" w14:textId="77777777" w:rsidR="00A44A84" w:rsidRPr="003C7EAC" w:rsidRDefault="00A44A84" w:rsidP="00442549">
            <w:pPr>
              <w:jc w:val="right"/>
              <w:rPr>
                <w:rFonts w:eastAsia="Times New Roman" w:cstheme="minorHAnsi"/>
                <w:color w:val="000000"/>
                <w:sz w:val="20"/>
                <w:szCs w:val="20"/>
              </w:rPr>
            </w:pPr>
            <w:del w:id="1109" w:author="Ingrid Schulte" w:date="2019-07-04T15:04:00Z">
              <w:r w:rsidRPr="003C7EAC">
                <w:rPr>
                  <w:rFonts w:eastAsia="Times New Roman" w:cstheme="minorHAnsi"/>
                  <w:color w:val="000000"/>
                  <w:sz w:val="20"/>
                  <w:szCs w:val="20"/>
                </w:rPr>
                <w:delText>149</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529EB6A2" w14:textId="6864C672"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9.1</w:t>
            </w:r>
          </w:p>
        </w:tc>
        <w:tc>
          <w:tcPr>
            <w:tcW w:w="1080" w:type="dxa"/>
            <w:gridSpan w:val="6"/>
            <w:tcBorders>
              <w:top w:val="nil"/>
              <w:left w:val="nil"/>
              <w:bottom w:val="single" w:sz="4" w:space="0" w:color="auto"/>
              <w:right w:val="single" w:sz="4" w:space="0" w:color="auto"/>
            </w:tcBorders>
            <w:shd w:val="clear" w:color="000000" w:fill="00B050"/>
            <w:cellDel w:id="1110" w:author="Charlotte Streck" w:date="2019-07-04T15:04:00Z"/>
          </w:tcPr>
          <w:p w14:paraId="2DD140B7" w14:textId="77777777" w:rsidR="00A44A84" w:rsidRPr="003C7EAC" w:rsidRDefault="00A44A84" w:rsidP="00442549">
            <w:pPr>
              <w:jc w:val="center"/>
              <w:rPr>
                <w:rFonts w:eastAsia="Times New Roman" w:cstheme="minorHAnsi"/>
                <w:color w:val="000000"/>
                <w:sz w:val="20"/>
                <w:szCs w:val="20"/>
              </w:rPr>
            </w:pPr>
            <w:del w:id="1111"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112" w:author="Charlotte Streck" w:date="2019-07-04T15:04:00Z"/>
          </w:tcPr>
          <w:p w14:paraId="4FAC7A7B" w14:textId="77777777" w:rsidR="00A44A84" w:rsidRPr="003C7EAC" w:rsidRDefault="00A44A84" w:rsidP="00442549">
            <w:pPr>
              <w:jc w:val="right"/>
              <w:rPr>
                <w:rFonts w:eastAsia="Times New Roman" w:cstheme="minorHAnsi"/>
                <w:color w:val="000000"/>
                <w:sz w:val="20"/>
                <w:szCs w:val="20"/>
              </w:rPr>
            </w:pPr>
            <w:del w:id="1113" w:author="Ingrid Schulte" w:date="2019-07-04T15:04:00Z">
              <w:r w:rsidRPr="003C7EAC">
                <w:rPr>
                  <w:rFonts w:eastAsia="Times New Roman" w:cstheme="minorHAnsi"/>
                  <w:color w:val="000000"/>
                  <w:sz w:val="20"/>
                  <w:szCs w:val="20"/>
                </w:rPr>
                <w:delText>94</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26E39DE5" w14:textId="7ADC7A98"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8.7</w:t>
            </w:r>
          </w:p>
        </w:tc>
        <w:tc>
          <w:tcPr>
            <w:tcW w:w="2160" w:type="dxa"/>
            <w:gridSpan w:val="10"/>
            <w:tcBorders>
              <w:top w:val="nil"/>
              <w:left w:val="nil"/>
              <w:bottom w:val="single" w:sz="4" w:space="0" w:color="auto"/>
              <w:right w:val="double" w:sz="6" w:space="0" w:color="auto"/>
            </w:tcBorders>
            <w:shd w:val="clear" w:color="000000" w:fill="FF0000"/>
            <w:noWrap/>
            <w:vAlign w:val="bottom"/>
          </w:tcPr>
          <w:p w14:paraId="052D3289" w14:textId="2F9AF4F7"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62E5D5E7"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22340958" w14:textId="315FFFE3"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Cropland</w:t>
            </w:r>
          </w:p>
        </w:tc>
        <w:tc>
          <w:tcPr>
            <w:tcW w:w="895" w:type="dxa"/>
            <w:tcBorders>
              <w:top w:val="nil"/>
              <w:left w:val="nil"/>
              <w:bottom w:val="single" w:sz="4" w:space="0" w:color="auto"/>
              <w:right w:val="single" w:sz="4" w:space="0" w:color="auto"/>
            </w:tcBorders>
            <w:cellDel w:id="1114" w:author="Charlotte Streck" w:date="2019-07-04T15:04:00Z"/>
          </w:tcPr>
          <w:p w14:paraId="41573BB4" w14:textId="77777777" w:rsidR="00A44A84" w:rsidRPr="003C7EAC" w:rsidRDefault="00A44A84" w:rsidP="00442549">
            <w:pPr>
              <w:jc w:val="right"/>
              <w:rPr>
                <w:rFonts w:eastAsia="Times New Roman" w:cstheme="minorHAnsi"/>
                <w:color w:val="000000"/>
                <w:sz w:val="20"/>
                <w:szCs w:val="20"/>
              </w:rPr>
            </w:pPr>
            <w:del w:id="1115" w:author="Ingrid Schulte" w:date="2019-07-04T15:04:00Z">
              <w:r w:rsidRPr="003C7EAC">
                <w:rPr>
                  <w:rFonts w:eastAsia="Times New Roman" w:cstheme="minorHAnsi"/>
                  <w:color w:val="000000"/>
                  <w:sz w:val="20"/>
                  <w:szCs w:val="20"/>
                </w:rPr>
                <w:delText>23</w:delText>
              </w:r>
            </w:del>
          </w:p>
        </w:tc>
        <w:tc>
          <w:tcPr>
            <w:tcW w:w="1081" w:type="dxa"/>
            <w:gridSpan w:val="2"/>
            <w:tcBorders>
              <w:top w:val="nil"/>
              <w:left w:val="nil"/>
              <w:bottom w:val="single" w:sz="4" w:space="0" w:color="auto"/>
              <w:right w:val="single" w:sz="4" w:space="0" w:color="auto"/>
            </w:tcBorders>
            <w:cellDel w:id="1116" w:author="Charlotte Streck" w:date="2019-07-04T15:04:00Z"/>
          </w:tcPr>
          <w:p w14:paraId="4A9A2DD9" w14:textId="77777777" w:rsidR="00A44A84" w:rsidRPr="003C7EAC" w:rsidRDefault="00A44A84" w:rsidP="00442549">
            <w:pPr>
              <w:jc w:val="right"/>
              <w:rPr>
                <w:rFonts w:eastAsia="Times New Roman" w:cstheme="minorHAnsi"/>
                <w:color w:val="000000"/>
                <w:sz w:val="20"/>
                <w:szCs w:val="20"/>
              </w:rPr>
            </w:pPr>
            <w:del w:id="1117" w:author="Ingrid Schulte" w:date="2019-07-04T15:04:00Z">
              <w:r w:rsidRPr="003C7EAC">
                <w:rPr>
                  <w:rFonts w:eastAsia="Times New Roman" w:cstheme="minorHAnsi"/>
                  <w:color w:val="000000"/>
                  <w:sz w:val="20"/>
                  <w:szCs w:val="20"/>
                </w:rPr>
                <w:delText>6.7</w:delText>
              </w:r>
            </w:del>
          </w:p>
        </w:tc>
        <w:tc>
          <w:tcPr>
            <w:tcW w:w="900" w:type="dxa"/>
            <w:gridSpan w:val="2"/>
            <w:tcBorders>
              <w:top w:val="nil"/>
              <w:left w:val="nil"/>
              <w:bottom w:val="single" w:sz="4" w:space="0" w:color="auto"/>
              <w:right w:val="single" w:sz="4" w:space="0" w:color="auto"/>
            </w:tcBorders>
            <w:cellDel w:id="1118" w:author="Charlotte Streck" w:date="2019-07-04T15:04:00Z"/>
          </w:tcPr>
          <w:p w14:paraId="17DDC649" w14:textId="77777777" w:rsidR="00A44A84" w:rsidRPr="003C7EAC" w:rsidRDefault="00A44A84" w:rsidP="00442549">
            <w:pPr>
              <w:jc w:val="right"/>
              <w:rPr>
                <w:rFonts w:eastAsia="Times New Roman" w:cstheme="minorHAnsi"/>
                <w:color w:val="000000"/>
                <w:sz w:val="20"/>
                <w:szCs w:val="20"/>
              </w:rPr>
            </w:pPr>
            <w:del w:id="1119" w:author="Ingrid Schulte" w:date="2019-07-04T15:04:00Z">
              <w:r w:rsidRPr="003C7EAC">
                <w:rPr>
                  <w:rFonts w:eastAsia="Times New Roman" w:cstheme="minorHAnsi"/>
                  <w:color w:val="000000"/>
                  <w:sz w:val="20"/>
                  <w:szCs w:val="20"/>
                </w:rPr>
                <w:delText>91</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320C99F0" w14:textId="3B681513"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6.6</w:t>
            </w:r>
          </w:p>
        </w:tc>
        <w:tc>
          <w:tcPr>
            <w:tcW w:w="1080" w:type="dxa"/>
            <w:gridSpan w:val="6"/>
            <w:tcBorders>
              <w:top w:val="nil"/>
              <w:left w:val="nil"/>
              <w:bottom w:val="single" w:sz="4" w:space="0" w:color="auto"/>
              <w:right w:val="single" w:sz="4" w:space="0" w:color="auto"/>
            </w:tcBorders>
            <w:shd w:val="clear" w:color="000000" w:fill="FF0000"/>
            <w:cellDel w:id="1120" w:author="Charlotte Streck" w:date="2019-07-04T15:04:00Z"/>
          </w:tcPr>
          <w:p w14:paraId="287A679A" w14:textId="77777777" w:rsidR="00A44A84" w:rsidRPr="003C7EAC" w:rsidRDefault="00A44A84" w:rsidP="00442549">
            <w:pPr>
              <w:jc w:val="center"/>
              <w:rPr>
                <w:rFonts w:eastAsia="Times New Roman" w:cstheme="minorHAnsi"/>
                <w:color w:val="000000"/>
                <w:sz w:val="20"/>
                <w:szCs w:val="20"/>
              </w:rPr>
            </w:pPr>
            <w:del w:id="1121"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122" w:author="Charlotte Streck" w:date="2019-07-04T15:04:00Z"/>
          </w:tcPr>
          <w:p w14:paraId="7AE5497F" w14:textId="77777777" w:rsidR="00A44A84" w:rsidRPr="003C7EAC" w:rsidRDefault="00A44A84" w:rsidP="00442549">
            <w:pPr>
              <w:jc w:val="right"/>
              <w:rPr>
                <w:rFonts w:eastAsia="Times New Roman" w:cstheme="minorHAnsi"/>
                <w:color w:val="000000"/>
                <w:sz w:val="20"/>
                <w:szCs w:val="20"/>
              </w:rPr>
            </w:pPr>
            <w:del w:id="1123" w:author="Ingrid Schulte" w:date="2019-07-04T15:04:00Z">
              <w:r w:rsidRPr="003C7EAC">
                <w:rPr>
                  <w:rFonts w:eastAsia="Times New Roman" w:cstheme="minorHAnsi"/>
                  <w:color w:val="000000"/>
                  <w:sz w:val="20"/>
                  <w:szCs w:val="20"/>
                </w:rPr>
                <w:delText>89</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49418313" w14:textId="6D2BD7D4"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5.9</w:t>
            </w:r>
          </w:p>
        </w:tc>
        <w:tc>
          <w:tcPr>
            <w:tcW w:w="2160" w:type="dxa"/>
            <w:gridSpan w:val="10"/>
            <w:tcBorders>
              <w:top w:val="nil"/>
              <w:left w:val="nil"/>
              <w:bottom w:val="single" w:sz="4" w:space="0" w:color="auto"/>
              <w:right w:val="double" w:sz="6" w:space="0" w:color="auto"/>
            </w:tcBorders>
            <w:shd w:val="clear" w:color="000000" w:fill="FF0000"/>
            <w:noWrap/>
            <w:vAlign w:val="bottom"/>
          </w:tcPr>
          <w:p w14:paraId="714E4624" w14:textId="0DAA83DC"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22B93623" w14:textId="77777777" w:rsidTr="00442549">
        <w:trPr>
          <w:trHeight w:val="300"/>
          <w:del w:id="1124" w:author="Ingrid Schulte" w:date="2019-07-04T15:04:00Z"/>
        </w:trPr>
        <w:tc>
          <w:tcPr>
            <w:tcW w:w="0" w:type="auto"/>
            <w:gridSpan w:val="3"/>
            <w:tcBorders>
              <w:top w:val="nil"/>
              <w:left w:val="double" w:sz="6" w:space="0" w:color="auto"/>
              <w:bottom w:val="single" w:sz="4" w:space="0" w:color="auto"/>
              <w:right w:val="single" w:sz="4" w:space="0" w:color="auto"/>
            </w:tcBorders>
            <w:shd w:val="clear" w:color="auto" w:fill="auto"/>
            <w:noWrap/>
            <w:vAlign w:val="bottom"/>
            <w:hideMark/>
          </w:tcPr>
          <w:p w14:paraId="264BDE74" w14:textId="77777777" w:rsidR="00A44A84" w:rsidRPr="003C7EAC" w:rsidRDefault="00A44A84" w:rsidP="00442549">
            <w:pPr>
              <w:rPr>
                <w:del w:id="1125" w:author="Ingrid Schulte" w:date="2019-07-04T15:04:00Z"/>
                <w:rFonts w:eastAsia="Times New Roman" w:cstheme="minorHAnsi"/>
                <w:color w:val="000000"/>
                <w:sz w:val="20"/>
                <w:szCs w:val="20"/>
              </w:rPr>
            </w:pPr>
            <w:del w:id="1126" w:author="Ingrid Schulte" w:date="2019-07-04T15:04:00Z">
              <w:r w:rsidRPr="003C7EAC">
                <w:rPr>
                  <w:rFonts w:eastAsia="Times New Roman" w:cstheme="minorHAnsi"/>
                  <w:color w:val="000000"/>
                  <w:sz w:val="20"/>
                  <w:szCs w:val="20"/>
                </w:rPr>
                <w:delText>Forest</w:delText>
              </w:r>
            </w:del>
          </w:p>
        </w:tc>
        <w:tc>
          <w:tcPr>
            <w:tcW w:w="895" w:type="dxa"/>
            <w:gridSpan w:val="2"/>
            <w:tcBorders>
              <w:top w:val="nil"/>
              <w:left w:val="nil"/>
              <w:bottom w:val="single" w:sz="4" w:space="0" w:color="auto"/>
              <w:right w:val="single" w:sz="4" w:space="0" w:color="auto"/>
            </w:tcBorders>
            <w:shd w:val="clear" w:color="auto" w:fill="auto"/>
            <w:noWrap/>
            <w:vAlign w:val="bottom"/>
            <w:hideMark/>
          </w:tcPr>
          <w:p w14:paraId="47A1D252" w14:textId="77777777" w:rsidR="00A44A84" w:rsidRPr="003C7EAC" w:rsidRDefault="00A44A84" w:rsidP="00442549">
            <w:pPr>
              <w:jc w:val="right"/>
              <w:rPr>
                <w:del w:id="1127" w:author="Ingrid Schulte" w:date="2019-07-04T15:04:00Z"/>
                <w:rFonts w:eastAsia="Times New Roman" w:cstheme="minorHAnsi"/>
                <w:color w:val="000000"/>
                <w:sz w:val="20"/>
                <w:szCs w:val="20"/>
              </w:rPr>
            </w:pPr>
            <w:del w:id="1128" w:author="Ingrid Schulte" w:date="2019-07-04T15:04:00Z">
              <w:r w:rsidRPr="003C7EAC">
                <w:rPr>
                  <w:rFonts w:eastAsia="Times New Roman" w:cstheme="minorHAnsi"/>
                  <w:color w:val="000000"/>
                  <w:sz w:val="20"/>
                  <w:szCs w:val="20"/>
                </w:rPr>
                <w:delText>87</w:delText>
              </w:r>
            </w:del>
          </w:p>
        </w:tc>
        <w:tc>
          <w:tcPr>
            <w:tcW w:w="1081" w:type="dxa"/>
            <w:gridSpan w:val="6"/>
            <w:tcBorders>
              <w:top w:val="nil"/>
              <w:left w:val="nil"/>
              <w:bottom w:val="single" w:sz="4" w:space="0" w:color="auto"/>
              <w:right w:val="single" w:sz="4" w:space="0" w:color="auto"/>
            </w:tcBorders>
            <w:shd w:val="clear" w:color="auto" w:fill="auto"/>
            <w:noWrap/>
            <w:vAlign w:val="bottom"/>
            <w:hideMark/>
          </w:tcPr>
          <w:p w14:paraId="260E66E3" w14:textId="77777777" w:rsidR="00A44A84" w:rsidRPr="003C7EAC" w:rsidRDefault="00A44A84" w:rsidP="00442549">
            <w:pPr>
              <w:jc w:val="right"/>
              <w:rPr>
                <w:del w:id="1129" w:author="Ingrid Schulte" w:date="2019-07-04T15:04:00Z"/>
                <w:rFonts w:eastAsia="Times New Roman" w:cstheme="minorHAnsi"/>
                <w:color w:val="000000"/>
                <w:sz w:val="20"/>
                <w:szCs w:val="20"/>
              </w:rPr>
            </w:pPr>
            <w:del w:id="1130" w:author="Ingrid Schulte" w:date="2019-07-04T15:04:00Z">
              <w:r w:rsidRPr="003C7EAC">
                <w:rPr>
                  <w:rFonts w:eastAsia="Times New Roman" w:cstheme="minorHAnsi"/>
                  <w:color w:val="000000"/>
                  <w:sz w:val="20"/>
                  <w:szCs w:val="20"/>
                </w:rPr>
                <w:delText>93.4</w:delText>
              </w:r>
            </w:del>
          </w:p>
        </w:tc>
        <w:tc>
          <w:tcPr>
            <w:tcW w:w="900" w:type="dxa"/>
            <w:gridSpan w:val="6"/>
            <w:tcBorders>
              <w:top w:val="nil"/>
              <w:left w:val="nil"/>
              <w:bottom w:val="single" w:sz="4" w:space="0" w:color="auto"/>
              <w:right w:val="single" w:sz="4" w:space="0" w:color="auto"/>
            </w:tcBorders>
            <w:shd w:val="clear" w:color="auto" w:fill="auto"/>
            <w:noWrap/>
            <w:vAlign w:val="bottom"/>
            <w:hideMark/>
          </w:tcPr>
          <w:p w14:paraId="118DD6CD" w14:textId="77777777" w:rsidR="00A44A84" w:rsidRPr="003C7EAC" w:rsidRDefault="00A44A84" w:rsidP="00442549">
            <w:pPr>
              <w:jc w:val="right"/>
              <w:rPr>
                <w:del w:id="1131" w:author="Ingrid Schulte" w:date="2019-07-04T15:04:00Z"/>
                <w:rFonts w:eastAsia="Times New Roman" w:cstheme="minorHAnsi"/>
                <w:color w:val="000000"/>
                <w:sz w:val="20"/>
                <w:szCs w:val="20"/>
              </w:rPr>
            </w:pPr>
            <w:del w:id="1132" w:author="Ingrid Schulte" w:date="2019-07-04T15:04:00Z">
              <w:r w:rsidRPr="003C7EAC">
                <w:rPr>
                  <w:rFonts w:eastAsia="Times New Roman" w:cstheme="minorHAnsi"/>
                  <w:color w:val="000000"/>
                  <w:sz w:val="20"/>
                  <w:szCs w:val="20"/>
                </w:rPr>
                <w:delText>558</w:delText>
              </w:r>
            </w:del>
          </w:p>
        </w:tc>
        <w:tc>
          <w:tcPr>
            <w:tcW w:w="1080" w:type="dxa"/>
            <w:gridSpan w:val="2"/>
            <w:tcBorders>
              <w:top w:val="nil"/>
              <w:left w:val="nil"/>
              <w:bottom w:val="single" w:sz="4" w:space="0" w:color="auto"/>
              <w:right w:val="single" w:sz="4" w:space="0" w:color="auto"/>
            </w:tcBorders>
            <w:shd w:val="clear" w:color="auto" w:fill="auto"/>
            <w:noWrap/>
            <w:vAlign w:val="bottom"/>
            <w:hideMark/>
          </w:tcPr>
          <w:p w14:paraId="09764321" w14:textId="77777777" w:rsidR="00A44A84" w:rsidRPr="003C7EAC" w:rsidRDefault="00A44A84" w:rsidP="00442549">
            <w:pPr>
              <w:jc w:val="right"/>
              <w:rPr>
                <w:del w:id="1133" w:author="Ingrid Schulte" w:date="2019-07-04T15:04:00Z"/>
                <w:rFonts w:eastAsia="Times New Roman" w:cstheme="minorHAnsi"/>
                <w:color w:val="000000"/>
                <w:sz w:val="20"/>
                <w:szCs w:val="20"/>
              </w:rPr>
            </w:pPr>
            <w:del w:id="1134" w:author="Ingrid Schulte" w:date="2019-07-04T15:04:00Z">
              <w:r w:rsidRPr="003C7EAC">
                <w:rPr>
                  <w:rFonts w:eastAsia="Times New Roman" w:cstheme="minorHAnsi"/>
                  <w:color w:val="000000"/>
                  <w:sz w:val="20"/>
                  <w:szCs w:val="20"/>
                </w:rPr>
                <w:delText>93.2</w:delText>
              </w:r>
            </w:del>
          </w:p>
        </w:tc>
        <w:tc>
          <w:tcPr>
            <w:tcW w:w="1080" w:type="dxa"/>
            <w:gridSpan w:val="3"/>
            <w:tcBorders>
              <w:top w:val="nil"/>
              <w:left w:val="nil"/>
              <w:bottom w:val="single" w:sz="4" w:space="0" w:color="auto"/>
              <w:right w:val="single" w:sz="4" w:space="0" w:color="auto"/>
            </w:tcBorders>
            <w:shd w:val="clear" w:color="000000" w:fill="FF0000"/>
            <w:noWrap/>
            <w:vAlign w:val="bottom"/>
            <w:hideMark/>
          </w:tcPr>
          <w:p w14:paraId="18F9F580" w14:textId="77777777" w:rsidR="00A44A84" w:rsidRPr="003C7EAC" w:rsidRDefault="00A44A84" w:rsidP="00442549">
            <w:pPr>
              <w:jc w:val="center"/>
              <w:rPr>
                <w:del w:id="1135" w:author="Ingrid Schulte" w:date="2019-07-04T15:04:00Z"/>
                <w:rFonts w:eastAsia="Times New Roman" w:cstheme="minorHAnsi"/>
                <w:color w:val="000000"/>
                <w:sz w:val="20"/>
                <w:szCs w:val="20"/>
              </w:rPr>
            </w:pPr>
            <w:del w:id="1136" w:author="Ingrid Schulte" w:date="2019-07-04T15:04:00Z">
              <w:r w:rsidRPr="003C7EAC">
                <w:rPr>
                  <w:rFonts w:eastAsia="Times New Roman" w:cstheme="minorHAnsi"/>
                  <w:color w:val="000000"/>
                  <w:sz w:val="20"/>
                  <w:szCs w:val="20"/>
                </w:rPr>
                <w:delText>-</w:delText>
              </w:r>
            </w:del>
          </w:p>
        </w:tc>
        <w:tc>
          <w:tcPr>
            <w:tcW w:w="900" w:type="dxa"/>
            <w:gridSpan w:val="3"/>
            <w:tcBorders>
              <w:top w:val="nil"/>
              <w:left w:val="nil"/>
              <w:bottom w:val="single" w:sz="4" w:space="0" w:color="auto"/>
              <w:right w:val="single" w:sz="4" w:space="0" w:color="auto"/>
            </w:tcBorders>
            <w:shd w:val="clear" w:color="auto" w:fill="auto"/>
            <w:noWrap/>
            <w:vAlign w:val="bottom"/>
            <w:hideMark/>
          </w:tcPr>
          <w:p w14:paraId="484BDEEE" w14:textId="77777777" w:rsidR="00A44A84" w:rsidRPr="003C7EAC" w:rsidRDefault="00A44A84" w:rsidP="00442549">
            <w:pPr>
              <w:jc w:val="right"/>
              <w:rPr>
                <w:del w:id="1137" w:author="Ingrid Schulte" w:date="2019-07-04T15:04:00Z"/>
                <w:rFonts w:eastAsia="Times New Roman" w:cstheme="minorHAnsi"/>
                <w:color w:val="000000"/>
                <w:sz w:val="20"/>
                <w:szCs w:val="20"/>
              </w:rPr>
            </w:pPr>
            <w:del w:id="1138" w:author="Ingrid Schulte" w:date="2019-07-04T15:04:00Z">
              <w:r w:rsidRPr="003C7EAC">
                <w:rPr>
                  <w:rFonts w:eastAsia="Times New Roman" w:cstheme="minorHAnsi"/>
                  <w:color w:val="000000"/>
                  <w:sz w:val="20"/>
                  <w:szCs w:val="20"/>
                </w:rPr>
                <w:delText>417</w:delText>
              </w:r>
            </w:del>
          </w:p>
        </w:tc>
        <w:tc>
          <w:tcPr>
            <w:tcW w:w="1080" w:type="dxa"/>
            <w:gridSpan w:val="5"/>
            <w:tcBorders>
              <w:top w:val="nil"/>
              <w:left w:val="nil"/>
              <w:bottom w:val="single" w:sz="4" w:space="0" w:color="auto"/>
              <w:right w:val="single" w:sz="4" w:space="0" w:color="auto"/>
            </w:tcBorders>
            <w:shd w:val="clear" w:color="auto" w:fill="auto"/>
            <w:noWrap/>
            <w:vAlign w:val="bottom"/>
            <w:hideMark/>
          </w:tcPr>
          <w:p w14:paraId="21B4297A" w14:textId="77777777" w:rsidR="00A44A84" w:rsidRPr="003C7EAC" w:rsidRDefault="00A44A84" w:rsidP="00442549">
            <w:pPr>
              <w:jc w:val="right"/>
              <w:rPr>
                <w:del w:id="1139" w:author="Ingrid Schulte" w:date="2019-07-04T15:04:00Z"/>
                <w:rFonts w:eastAsia="Times New Roman" w:cstheme="minorHAnsi"/>
                <w:color w:val="000000"/>
                <w:sz w:val="20"/>
                <w:szCs w:val="20"/>
              </w:rPr>
            </w:pPr>
            <w:del w:id="1140" w:author="Ingrid Schulte" w:date="2019-07-04T15:04:00Z">
              <w:r w:rsidRPr="003C7EAC">
                <w:rPr>
                  <w:rFonts w:eastAsia="Times New Roman" w:cstheme="minorHAnsi"/>
                  <w:color w:val="000000"/>
                  <w:sz w:val="20"/>
                  <w:szCs w:val="20"/>
                </w:rPr>
                <w:delText>92.6</w:delText>
              </w:r>
            </w:del>
          </w:p>
        </w:tc>
        <w:tc>
          <w:tcPr>
            <w:tcW w:w="1164" w:type="dxa"/>
            <w:tcBorders>
              <w:top w:val="nil"/>
              <w:left w:val="nil"/>
              <w:bottom w:val="single" w:sz="4" w:space="0" w:color="auto"/>
              <w:right w:val="double" w:sz="6" w:space="0" w:color="auto"/>
            </w:tcBorders>
            <w:shd w:val="clear" w:color="000000" w:fill="FF0000"/>
            <w:noWrap/>
            <w:vAlign w:val="bottom"/>
            <w:hideMark/>
          </w:tcPr>
          <w:p w14:paraId="17A7FF12" w14:textId="77777777" w:rsidR="00A44A84" w:rsidRPr="003C7EAC" w:rsidRDefault="00A44A84" w:rsidP="00442549">
            <w:pPr>
              <w:jc w:val="center"/>
              <w:rPr>
                <w:del w:id="1141" w:author="Ingrid Schulte" w:date="2019-07-04T15:04:00Z"/>
                <w:rFonts w:eastAsia="Times New Roman" w:cstheme="minorHAnsi"/>
                <w:color w:val="000000"/>
                <w:sz w:val="20"/>
                <w:szCs w:val="20"/>
              </w:rPr>
            </w:pPr>
            <w:del w:id="1142" w:author="Ingrid Schulte" w:date="2019-07-04T15:04:00Z">
              <w:r w:rsidRPr="003C7EAC">
                <w:rPr>
                  <w:rFonts w:eastAsia="Times New Roman" w:cstheme="minorHAnsi"/>
                  <w:color w:val="000000"/>
                  <w:sz w:val="20"/>
                  <w:szCs w:val="20"/>
                </w:rPr>
                <w:delText>-</w:delText>
              </w:r>
            </w:del>
          </w:p>
        </w:tc>
      </w:tr>
      <w:tr w:rsidR="00F127B2" w:rsidRPr="003C7EAC" w14:paraId="728392D5"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14EDC4E0" w14:textId="75D943A0"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Grassland</w:t>
            </w:r>
          </w:p>
        </w:tc>
        <w:tc>
          <w:tcPr>
            <w:tcW w:w="895" w:type="dxa"/>
            <w:tcBorders>
              <w:top w:val="nil"/>
              <w:left w:val="nil"/>
              <w:bottom w:val="single" w:sz="4" w:space="0" w:color="auto"/>
              <w:right w:val="single" w:sz="4" w:space="0" w:color="auto"/>
            </w:tcBorders>
            <w:cellDel w:id="1143" w:author="Charlotte Streck" w:date="2019-07-04T15:04:00Z"/>
          </w:tcPr>
          <w:p w14:paraId="00A69182" w14:textId="77777777" w:rsidR="00A44A84" w:rsidRPr="003C7EAC" w:rsidRDefault="00A44A84" w:rsidP="00442549">
            <w:pPr>
              <w:jc w:val="right"/>
              <w:rPr>
                <w:rFonts w:eastAsia="Times New Roman" w:cstheme="minorHAnsi"/>
                <w:color w:val="000000"/>
                <w:sz w:val="20"/>
                <w:szCs w:val="20"/>
              </w:rPr>
            </w:pPr>
            <w:del w:id="1144" w:author="Ingrid Schulte" w:date="2019-07-04T15:04:00Z">
              <w:r w:rsidRPr="003C7EAC">
                <w:rPr>
                  <w:rFonts w:eastAsia="Times New Roman" w:cstheme="minorHAnsi"/>
                  <w:color w:val="000000"/>
                  <w:sz w:val="20"/>
                  <w:szCs w:val="20"/>
                </w:rPr>
                <w:delText>18</w:delText>
              </w:r>
            </w:del>
          </w:p>
        </w:tc>
        <w:tc>
          <w:tcPr>
            <w:tcW w:w="1081" w:type="dxa"/>
            <w:gridSpan w:val="2"/>
            <w:tcBorders>
              <w:top w:val="nil"/>
              <w:left w:val="nil"/>
              <w:bottom w:val="single" w:sz="4" w:space="0" w:color="auto"/>
              <w:right w:val="single" w:sz="4" w:space="0" w:color="auto"/>
            </w:tcBorders>
            <w:cellDel w:id="1145" w:author="Charlotte Streck" w:date="2019-07-04T15:04:00Z"/>
          </w:tcPr>
          <w:p w14:paraId="1128CA52" w14:textId="77777777" w:rsidR="00A44A84" w:rsidRPr="003C7EAC" w:rsidRDefault="00A44A84" w:rsidP="00442549">
            <w:pPr>
              <w:jc w:val="right"/>
              <w:rPr>
                <w:rFonts w:eastAsia="Times New Roman" w:cstheme="minorHAnsi"/>
                <w:color w:val="000000"/>
                <w:sz w:val="20"/>
                <w:szCs w:val="20"/>
              </w:rPr>
            </w:pPr>
            <w:del w:id="1146" w:author="Ingrid Schulte" w:date="2019-07-04T15:04:00Z">
              <w:r w:rsidRPr="003C7EAC">
                <w:rPr>
                  <w:rFonts w:eastAsia="Times New Roman" w:cstheme="minorHAnsi"/>
                  <w:color w:val="000000"/>
                  <w:sz w:val="20"/>
                  <w:szCs w:val="20"/>
                </w:rPr>
                <w:delText>5.2</w:delText>
              </w:r>
            </w:del>
          </w:p>
        </w:tc>
        <w:tc>
          <w:tcPr>
            <w:tcW w:w="900" w:type="dxa"/>
            <w:gridSpan w:val="2"/>
            <w:tcBorders>
              <w:top w:val="nil"/>
              <w:left w:val="nil"/>
              <w:bottom w:val="single" w:sz="4" w:space="0" w:color="auto"/>
              <w:right w:val="single" w:sz="4" w:space="0" w:color="auto"/>
            </w:tcBorders>
            <w:cellDel w:id="1147" w:author="Charlotte Streck" w:date="2019-07-04T15:04:00Z"/>
          </w:tcPr>
          <w:p w14:paraId="64E67811" w14:textId="77777777" w:rsidR="00A44A84" w:rsidRPr="003C7EAC" w:rsidRDefault="00A44A84" w:rsidP="00442549">
            <w:pPr>
              <w:jc w:val="right"/>
              <w:rPr>
                <w:rFonts w:eastAsia="Times New Roman" w:cstheme="minorHAnsi"/>
                <w:color w:val="000000"/>
                <w:sz w:val="20"/>
                <w:szCs w:val="20"/>
              </w:rPr>
            </w:pPr>
            <w:del w:id="1148" w:author="Ingrid Schulte" w:date="2019-07-04T15:04:00Z">
              <w:r w:rsidRPr="003C7EAC">
                <w:rPr>
                  <w:rFonts w:eastAsia="Times New Roman" w:cstheme="minorHAnsi"/>
                  <w:color w:val="000000"/>
                  <w:sz w:val="20"/>
                  <w:szCs w:val="20"/>
                </w:rPr>
                <w:delText>121</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78990611" w14:textId="2051E531"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11.0</w:t>
            </w:r>
          </w:p>
        </w:tc>
        <w:tc>
          <w:tcPr>
            <w:tcW w:w="1080" w:type="dxa"/>
            <w:gridSpan w:val="6"/>
            <w:tcBorders>
              <w:top w:val="nil"/>
              <w:left w:val="nil"/>
              <w:bottom w:val="single" w:sz="4" w:space="0" w:color="auto"/>
              <w:right w:val="single" w:sz="4" w:space="0" w:color="auto"/>
            </w:tcBorders>
            <w:shd w:val="clear" w:color="000000" w:fill="00B050"/>
            <w:cellDel w:id="1149" w:author="Charlotte Streck" w:date="2019-07-04T15:04:00Z"/>
          </w:tcPr>
          <w:p w14:paraId="218AB343" w14:textId="77777777" w:rsidR="00A44A84" w:rsidRPr="003C7EAC" w:rsidRDefault="00A44A84" w:rsidP="00442549">
            <w:pPr>
              <w:jc w:val="center"/>
              <w:rPr>
                <w:rFonts w:eastAsia="Times New Roman" w:cstheme="minorHAnsi"/>
                <w:color w:val="000000"/>
                <w:sz w:val="20"/>
                <w:szCs w:val="20"/>
              </w:rPr>
            </w:pPr>
            <w:del w:id="1150"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151" w:author="Charlotte Streck" w:date="2019-07-04T15:04:00Z"/>
          </w:tcPr>
          <w:p w14:paraId="610BD932" w14:textId="77777777" w:rsidR="00A44A84" w:rsidRPr="003C7EAC" w:rsidRDefault="00A44A84" w:rsidP="00442549">
            <w:pPr>
              <w:jc w:val="right"/>
              <w:rPr>
                <w:rFonts w:eastAsia="Times New Roman" w:cstheme="minorHAnsi"/>
                <w:color w:val="000000"/>
                <w:sz w:val="20"/>
                <w:szCs w:val="20"/>
              </w:rPr>
            </w:pPr>
            <w:del w:id="1152" w:author="Ingrid Schulte" w:date="2019-07-04T15:04:00Z">
              <w:r w:rsidRPr="003C7EAC">
                <w:rPr>
                  <w:rFonts w:eastAsia="Times New Roman" w:cstheme="minorHAnsi"/>
                  <w:color w:val="000000"/>
                  <w:sz w:val="20"/>
                  <w:szCs w:val="20"/>
                </w:rPr>
                <w:delText>69</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1E98346C" w14:textId="19D3D68F"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14.6</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501FE43B" w14:textId="4AE87B29"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2211770D" w14:textId="31AE583B" w:rsidTr="002155F3">
        <w:trPr>
          <w:gridAfter w:val="1"/>
          <w:wAfter w:w="1254" w:type="dxa"/>
          <w:trHeight w:val="300"/>
        </w:trPr>
        <w:tc>
          <w:tcPr>
            <w:tcW w:w="0" w:type="auto"/>
            <w:gridSpan w:val="4"/>
            <w:tcBorders>
              <w:top w:val="nil"/>
              <w:left w:val="double" w:sz="6" w:space="0" w:color="auto"/>
              <w:bottom w:val="single" w:sz="4" w:space="0" w:color="auto"/>
              <w:right w:val="single" w:sz="4" w:space="0" w:color="auto"/>
            </w:tcBorders>
            <w:shd w:val="clear" w:color="auto" w:fill="auto"/>
            <w:noWrap/>
            <w:vAlign w:val="bottom"/>
          </w:tcPr>
          <w:p w14:paraId="3CA4E8B2" w14:textId="669D12D2"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Settlement</w:t>
            </w:r>
          </w:p>
        </w:tc>
        <w:tc>
          <w:tcPr>
            <w:tcW w:w="895" w:type="dxa"/>
            <w:gridSpan w:val="2"/>
            <w:tcBorders>
              <w:top w:val="nil"/>
              <w:left w:val="nil"/>
              <w:bottom w:val="single" w:sz="4" w:space="0" w:color="auto"/>
              <w:right w:val="single" w:sz="4" w:space="0" w:color="auto"/>
            </w:tcBorders>
            <w:cellDel w:id="1153" w:author="Charlotte Streck" w:date="2019-07-04T15:04:00Z"/>
          </w:tcPr>
          <w:p w14:paraId="1D7FBD1F" w14:textId="77777777" w:rsidR="00A44A84" w:rsidRPr="003C7EAC" w:rsidRDefault="00A44A84" w:rsidP="00442549">
            <w:pPr>
              <w:jc w:val="right"/>
              <w:rPr>
                <w:rFonts w:eastAsia="Times New Roman" w:cstheme="minorHAnsi"/>
                <w:color w:val="000000"/>
                <w:sz w:val="20"/>
                <w:szCs w:val="20"/>
              </w:rPr>
            </w:pPr>
            <w:del w:id="1154" w:author="Ingrid Schulte" w:date="2019-07-04T15:04:00Z">
              <w:r w:rsidRPr="003C7EAC">
                <w:rPr>
                  <w:rFonts w:eastAsia="Times New Roman" w:cstheme="minorHAnsi"/>
                  <w:color w:val="000000"/>
                  <w:sz w:val="20"/>
                  <w:szCs w:val="20"/>
                </w:rPr>
                <w:delText>-</w:delText>
              </w:r>
            </w:del>
          </w:p>
        </w:tc>
        <w:tc>
          <w:tcPr>
            <w:tcW w:w="1886" w:type="dxa"/>
            <w:gridSpan w:val="3"/>
            <w:tcBorders>
              <w:top w:val="nil"/>
              <w:left w:val="nil"/>
              <w:bottom w:val="single" w:sz="4" w:space="0" w:color="auto"/>
              <w:right w:val="single" w:sz="4" w:space="0" w:color="auto"/>
            </w:tcBorders>
            <w:shd w:val="clear" w:color="auto" w:fill="auto"/>
            <w:noWrap/>
            <w:vAlign w:val="bottom"/>
          </w:tcPr>
          <w:p w14:paraId="062B5D15" w14:textId="2F2316AB" w:rsidR="00762B74" w:rsidRPr="003C7EAC" w:rsidRDefault="00762B74" w:rsidP="00442549">
            <w:pPr>
              <w:jc w:val="right"/>
              <w:rPr>
                <w:rFonts w:eastAsia="Times New Roman" w:cstheme="minorHAnsi"/>
                <w:color w:val="000000"/>
                <w:sz w:val="20"/>
                <w:szCs w:val="20"/>
              </w:rPr>
            </w:pPr>
            <w:r>
              <w:rPr>
                <w:rFonts w:eastAsia="Times New Roman" w:cstheme="minorHAnsi"/>
                <w:color w:val="000000"/>
                <w:sz w:val="20"/>
                <w:szCs w:val="20"/>
              </w:rPr>
              <w:t>ND</w:t>
            </w:r>
          </w:p>
        </w:tc>
        <w:tc>
          <w:tcPr>
            <w:tcW w:w="900" w:type="dxa"/>
            <w:gridSpan w:val="4"/>
            <w:tcBorders>
              <w:top w:val="nil"/>
              <w:left w:val="nil"/>
              <w:bottom w:val="single" w:sz="4" w:space="0" w:color="auto"/>
              <w:right w:val="single" w:sz="4" w:space="0" w:color="auto"/>
            </w:tcBorders>
            <w:cellDel w:id="1155" w:author="Charlotte Streck" w:date="2019-07-04T15:04:00Z"/>
          </w:tcPr>
          <w:p w14:paraId="0211F687" w14:textId="77777777" w:rsidR="00A44A84" w:rsidRPr="003C7EAC" w:rsidRDefault="00A44A84" w:rsidP="00442549">
            <w:pPr>
              <w:jc w:val="right"/>
              <w:rPr>
                <w:rFonts w:eastAsia="Times New Roman" w:cstheme="minorHAnsi"/>
                <w:color w:val="000000"/>
                <w:sz w:val="20"/>
                <w:szCs w:val="20"/>
              </w:rPr>
            </w:pPr>
            <w:del w:id="1156" w:author="Ingrid Schulte" w:date="2019-07-04T15:04:00Z">
              <w:r w:rsidRPr="003C7EAC">
                <w:rPr>
                  <w:rFonts w:eastAsia="Times New Roman" w:cstheme="minorHAnsi"/>
                  <w:color w:val="000000"/>
                  <w:sz w:val="20"/>
                  <w:szCs w:val="20"/>
                </w:rPr>
                <w:delText>3</w:delText>
              </w:r>
            </w:del>
          </w:p>
        </w:tc>
        <w:tc>
          <w:tcPr>
            <w:tcW w:w="1080" w:type="dxa"/>
            <w:gridSpan w:val="5"/>
            <w:tcBorders>
              <w:top w:val="nil"/>
              <w:left w:val="nil"/>
              <w:bottom w:val="single" w:sz="4" w:space="0" w:color="auto"/>
              <w:right w:val="single" w:sz="4" w:space="0" w:color="auto"/>
            </w:tcBorders>
            <w:cellDel w:id="1157" w:author="Charlotte Streck" w:date="2019-07-04T15:04:00Z"/>
          </w:tcPr>
          <w:p w14:paraId="7DD4A69C" w14:textId="77777777" w:rsidR="00A44A84" w:rsidRPr="003C7EAC" w:rsidRDefault="00A44A84" w:rsidP="00442549">
            <w:pPr>
              <w:jc w:val="right"/>
              <w:rPr>
                <w:rFonts w:eastAsia="Times New Roman" w:cstheme="minorHAnsi"/>
                <w:color w:val="000000"/>
                <w:sz w:val="20"/>
                <w:szCs w:val="20"/>
              </w:rPr>
            </w:pPr>
            <w:del w:id="1158" w:author="Ingrid Schulte" w:date="2019-07-04T15:04:00Z">
              <w:r w:rsidRPr="003C7EAC">
                <w:rPr>
                  <w:rFonts w:eastAsia="Times New Roman" w:cstheme="minorHAnsi"/>
                  <w:color w:val="000000"/>
                  <w:sz w:val="20"/>
                  <w:szCs w:val="20"/>
                </w:rPr>
                <w:delText>18.3</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72BFFB4B" w14:textId="625F51DE" w:rsidR="00762B74" w:rsidRPr="003C7EAC" w:rsidRDefault="00762B74">
            <w:pPr>
              <w:jc w:val="right"/>
              <w:rPr>
                <w:rFonts w:eastAsia="Times New Roman" w:cstheme="minorHAnsi"/>
                <w:color w:val="000000"/>
                <w:sz w:val="20"/>
                <w:szCs w:val="20"/>
              </w:rPr>
              <w:pPrChange w:id="1159" w:author="CF" w:date="2019-07-10T09:14:00Z">
                <w:pPr>
                  <w:jc w:val="center"/>
                </w:pPr>
              </w:pPrChange>
            </w:pPr>
            <w:r>
              <w:rPr>
                <w:rFonts w:eastAsia="Times New Roman" w:cstheme="minorHAnsi"/>
                <w:color w:val="000000"/>
                <w:sz w:val="20"/>
                <w:szCs w:val="20"/>
              </w:rPr>
              <w:t>ND</w:t>
            </w:r>
          </w:p>
        </w:tc>
        <w:tc>
          <w:tcPr>
            <w:tcW w:w="2160" w:type="dxa"/>
            <w:gridSpan w:val="3"/>
            <w:tcBorders>
              <w:top w:val="nil"/>
              <w:left w:val="nil"/>
              <w:bottom w:val="single" w:sz="4" w:space="0" w:color="auto"/>
              <w:right w:val="double" w:sz="6" w:space="0" w:color="auto"/>
            </w:tcBorders>
            <w:shd w:val="clear" w:color="auto" w:fill="A6A6A6" w:themeFill="background1" w:themeFillShade="A6"/>
            <w:noWrap/>
            <w:vAlign w:val="bottom"/>
          </w:tcPr>
          <w:p w14:paraId="4A185213" w14:textId="24E20C44" w:rsidR="00762B74" w:rsidRPr="003C7EAC" w:rsidRDefault="00A44A84">
            <w:pPr>
              <w:jc w:val="center"/>
              <w:rPr>
                <w:rFonts w:eastAsia="Times New Roman" w:cstheme="minorHAnsi"/>
                <w:color w:val="000000"/>
                <w:sz w:val="20"/>
                <w:szCs w:val="20"/>
              </w:rPr>
              <w:pPrChange w:id="1160" w:author="CF" w:date="2019-07-10T09:14:00Z">
                <w:pPr>
                  <w:jc w:val="right"/>
                </w:pPr>
              </w:pPrChange>
            </w:pPr>
            <w:del w:id="1161" w:author="Ingrid Schulte" w:date="2019-07-04T15:04:00Z">
              <w:r w:rsidRPr="003C7EAC">
                <w:rPr>
                  <w:rFonts w:eastAsia="Times New Roman" w:cstheme="minorHAnsi"/>
                  <w:color w:val="000000"/>
                  <w:sz w:val="20"/>
                  <w:szCs w:val="20"/>
                </w:rPr>
                <w:delText>4</w:delText>
              </w:r>
            </w:del>
          </w:p>
        </w:tc>
        <w:tc>
          <w:tcPr>
            <w:tcW w:w="1080" w:type="dxa"/>
            <w:gridSpan w:val="3"/>
            <w:tcBorders>
              <w:top w:val="nil"/>
              <w:left w:val="nil"/>
              <w:bottom w:val="single" w:sz="4" w:space="0" w:color="auto"/>
              <w:right w:val="single" w:sz="4" w:space="0" w:color="auto"/>
            </w:tcBorders>
            <w:cellDel w:id="1162" w:author="Charlotte Streck" w:date="2019-07-04T15:04:00Z"/>
          </w:tcPr>
          <w:p w14:paraId="248A067A" w14:textId="77777777" w:rsidR="00A44A84" w:rsidRPr="003C7EAC" w:rsidRDefault="00A44A84" w:rsidP="00442549">
            <w:pPr>
              <w:jc w:val="right"/>
              <w:rPr>
                <w:rFonts w:eastAsia="Times New Roman" w:cstheme="minorHAnsi"/>
                <w:color w:val="000000"/>
                <w:sz w:val="20"/>
                <w:szCs w:val="20"/>
              </w:rPr>
            </w:pPr>
            <w:del w:id="1163" w:author="Ingrid Schulte" w:date="2019-07-04T15:04:00Z">
              <w:r w:rsidRPr="003C7EAC">
                <w:rPr>
                  <w:rFonts w:eastAsia="Times New Roman" w:cstheme="minorHAnsi"/>
                  <w:color w:val="000000"/>
                  <w:sz w:val="20"/>
                  <w:szCs w:val="20"/>
                </w:rPr>
                <w:delText>27.5</w:delText>
              </w:r>
            </w:del>
          </w:p>
        </w:tc>
        <w:tc>
          <w:tcPr>
            <w:tcW w:w="1164" w:type="dxa"/>
            <w:gridSpan w:val="4"/>
            <w:tcBorders>
              <w:top w:val="nil"/>
              <w:left w:val="nil"/>
              <w:bottom w:val="single" w:sz="4" w:space="0" w:color="auto"/>
              <w:right w:val="double" w:sz="6" w:space="0" w:color="auto"/>
            </w:tcBorders>
            <w:shd w:val="clear" w:color="000000" w:fill="00B050"/>
            <w:cellDel w:id="1164" w:author="Charlotte Streck" w:date="2019-07-04T15:04:00Z"/>
          </w:tcPr>
          <w:p w14:paraId="087B9798" w14:textId="77777777" w:rsidR="00A44A84" w:rsidRPr="003C7EAC" w:rsidRDefault="00A44A84" w:rsidP="00442549">
            <w:pPr>
              <w:jc w:val="center"/>
              <w:rPr>
                <w:rFonts w:eastAsia="Times New Roman" w:cstheme="minorHAnsi"/>
                <w:color w:val="000000"/>
                <w:sz w:val="20"/>
                <w:szCs w:val="20"/>
              </w:rPr>
            </w:pPr>
            <w:del w:id="1165" w:author="Ingrid Schulte" w:date="2019-07-04T15:04:00Z">
              <w:r w:rsidRPr="003C7EAC">
                <w:rPr>
                  <w:rFonts w:eastAsia="Times New Roman" w:cstheme="minorHAnsi"/>
                  <w:color w:val="000000"/>
                  <w:sz w:val="20"/>
                  <w:szCs w:val="20"/>
                </w:rPr>
                <w:delText>+</w:delText>
              </w:r>
            </w:del>
          </w:p>
        </w:tc>
      </w:tr>
      <w:tr w:rsidR="00F127B2" w:rsidRPr="003C7EAC" w14:paraId="2EC9624D" w14:textId="77777777" w:rsidTr="002155F3">
        <w:trPr>
          <w:gridAfter w:val="1"/>
          <w:wAfter w:w="1254" w:type="dxa"/>
          <w:trHeight w:val="315"/>
        </w:trPr>
        <w:tc>
          <w:tcPr>
            <w:tcW w:w="0" w:type="auto"/>
            <w:tcBorders>
              <w:top w:val="nil"/>
              <w:left w:val="double" w:sz="6" w:space="0" w:color="auto"/>
              <w:bottom w:val="double" w:sz="6" w:space="0" w:color="auto"/>
              <w:right w:val="single" w:sz="4" w:space="0" w:color="auto"/>
            </w:tcBorders>
            <w:shd w:val="clear" w:color="auto" w:fill="auto"/>
            <w:noWrap/>
            <w:vAlign w:val="bottom"/>
          </w:tcPr>
          <w:p w14:paraId="1310E087" w14:textId="6815B1C9"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Wetland</w:t>
            </w:r>
          </w:p>
        </w:tc>
        <w:tc>
          <w:tcPr>
            <w:tcW w:w="895" w:type="dxa"/>
            <w:tcBorders>
              <w:top w:val="nil"/>
              <w:left w:val="nil"/>
              <w:bottom w:val="double" w:sz="6" w:space="0" w:color="auto"/>
              <w:right w:val="single" w:sz="4" w:space="0" w:color="auto"/>
            </w:tcBorders>
            <w:cellDel w:id="1166" w:author="Charlotte Streck" w:date="2019-07-04T15:04:00Z"/>
          </w:tcPr>
          <w:p w14:paraId="0982545E" w14:textId="77777777" w:rsidR="00A44A84" w:rsidRPr="003C7EAC" w:rsidRDefault="00A44A84" w:rsidP="00442549">
            <w:pPr>
              <w:jc w:val="right"/>
              <w:rPr>
                <w:rFonts w:eastAsia="Times New Roman" w:cstheme="minorHAnsi"/>
                <w:color w:val="000000"/>
                <w:sz w:val="20"/>
                <w:szCs w:val="20"/>
              </w:rPr>
            </w:pPr>
            <w:del w:id="1167" w:author="Ingrid Schulte" w:date="2019-07-04T15:04:00Z">
              <w:r w:rsidRPr="003C7EAC">
                <w:rPr>
                  <w:rFonts w:eastAsia="Times New Roman" w:cstheme="minorHAnsi"/>
                  <w:color w:val="000000"/>
                  <w:sz w:val="20"/>
                  <w:szCs w:val="20"/>
                </w:rPr>
                <w:delText>3</w:delText>
              </w:r>
            </w:del>
          </w:p>
        </w:tc>
        <w:tc>
          <w:tcPr>
            <w:tcW w:w="1081" w:type="dxa"/>
            <w:gridSpan w:val="2"/>
            <w:tcBorders>
              <w:top w:val="nil"/>
              <w:left w:val="nil"/>
              <w:bottom w:val="double" w:sz="6" w:space="0" w:color="auto"/>
              <w:right w:val="single" w:sz="4" w:space="0" w:color="auto"/>
            </w:tcBorders>
            <w:cellDel w:id="1168" w:author="Charlotte Streck" w:date="2019-07-04T15:04:00Z"/>
          </w:tcPr>
          <w:p w14:paraId="67EB4BE6" w14:textId="77777777" w:rsidR="00A44A84" w:rsidRDefault="00A44A84" w:rsidP="00442549">
            <w:pPr>
              <w:jc w:val="right"/>
              <w:rPr>
                <w:rFonts w:eastAsia="Times New Roman" w:cstheme="minorHAnsi"/>
                <w:color w:val="000000"/>
                <w:sz w:val="20"/>
                <w:szCs w:val="20"/>
              </w:rPr>
            </w:pPr>
            <w:del w:id="1169" w:author="Ingrid Schulte" w:date="2019-07-04T15:04:00Z">
              <w:r>
                <w:rPr>
                  <w:rFonts w:eastAsia="Times New Roman" w:cstheme="minorHAnsi"/>
                  <w:color w:val="000000"/>
                  <w:sz w:val="20"/>
                  <w:szCs w:val="20"/>
                </w:rPr>
                <w:delText>0.0</w:delText>
              </w:r>
            </w:del>
          </w:p>
        </w:tc>
        <w:tc>
          <w:tcPr>
            <w:tcW w:w="900" w:type="dxa"/>
            <w:gridSpan w:val="2"/>
            <w:tcBorders>
              <w:top w:val="nil"/>
              <w:left w:val="nil"/>
              <w:bottom w:val="double" w:sz="6" w:space="0" w:color="auto"/>
              <w:right w:val="single" w:sz="4" w:space="0" w:color="auto"/>
            </w:tcBorders>
            <w:cellDel w:id="1170" w:author="Charlotte Streck" w:date="2019-07-04T15:04:00Z"/>
          </w:tcPr>
          <w:p w14:paraId="48CBA7C5" w14:textId="77777777" w:rsidR="00A44A84" w:rsidRPr="003C7EAC" w:rsidRDefault="00A44A84" w:rsidP="00442549">
            <w:pPr>
              <w:jc w:val="right"/>
              <w:rPr>
                <w:rFonts w:eastAsia="Times New Roman" w:cstheme="minorHAnsi"/>
                <w:color w:val="000000"/>
                <w:sz w:val="20"/>
                <w:szCs w:val="20"/>
              </w:rPr>
            </w:pPr>
            <w:del w:id="1171" w:author="Ingrid Schulte" w:date="2019-07-04T15:04:00Z">
              <w:r w:rsidRPr="003C7EAC">
                <w:rPr>
                  <w:rFonts w:eastAsia="Times New Roman" w:cstheme="minorHAnsi"/>
                  <w:color w:val="000000"/>
                  <w:sz w:val="20"/>
                  <w:szCs w:val="20"/>
                </w:rPr>
                <w:delText>17</w:delText>
              </w:r>
            </w:del>
          </w:p>
        </w:tc>
        <w:tc>
          <w:tcPr>
            <w:tcW w:w="1886" w:type="dxa"/>
            <w:gridSpan w:val="2"/>
            <w:tcBorders>
              <w:top w:val="nil"/>
              <w:left w:val="nil"/>
              <w:bottom w:val="double" w:sz="6" w:space="0" w:color="auto"/>
              <w:right w:val="single" w:sz="4" w:space="0" w:color="auto"/>
            </w:tcBorders>
            <w:shd w:val="clear" w:color="auto" w:fill="auto"/>
            <w:noWrap/>
            <w:vAlign w:val="bottom"/>
          </w:tcPr>
          <w:p w14:paraId="47F01C03" w14:textId="26C5E556"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12.3</w:t>
            </w:r>
          </w:p>
        </w:tc>
        <w:tc>
          <w:tcPr>
            <w:tcW w:w="1080" w:type="dxa"/>
            <w:gridSpan w:val="6"/>
            <w:tcBorders>
              <w:top w:val="nil"/>
              <w:left w:val="nil"/>
              <w:bottom w:val="double" w:sz="6" w:space="0" w:color="auto"/>
              <w:right w:val="single" w:sz="4" w:space="0" w:color="auto"/>
            </w:tcBorders>
            <w:shd w:val="clear" w:color="000000" w:fill="00B050"/>
            <w:cellDel w:id="1172" w:author="Charlotte Streck" w:date="2019-07-04T15:04:00Z"/>
          </w:tcPr>
          <w:p w14:paraId="616F8B0F" w14:textId="77777777" w:rsidR="00A44A84" w:rsidRPr="003C7EAC" w:rsidRDefault="00A44A84" w:rsidP="00442549">
            <w:pPr>
              <w:jc w:val="center"/>
              <w:rPr>
                <w:rFonts w:eastAsia="Times New Roman" w:cstheme="minorHAnsi"/>
                <w:color w:val="000000"/>
                <w:sz w:val="20"/>
                <w:szCs w:val="20"/>
              </w:rPr>
            </w:pPr>
            <w:del w:id="1173"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double" w:sz="6" w:space="0" w:color="auto"/>
              <w:right w:val="single" w:sz="4" w:space="0" w:color="auto"/>
            </w:tcBorders>
            <w:cellDel w:id="1174" w:author="Charlotte Streck" w:date="2019-07-04T15:04:00Z"/>
          </w:tcPr>
          <w:p w14:paraId="0F36B4D7" w14:textId="77777777" w:rsidR="00A44A84" w:rsidRPr="003C7EAC" w:rsidRDefault="00A44A84" w:rsidP="00442549">
            <w:pPr>
              <w:jc w:val="right"/>
              <w:rPr>
                <w:rFonts w:eastAsia="Times New Roman" w:cstheme="minorHAnsi"/>
                <w:color w:val="000000"/>
                <w:sz w:val="20"/>
                <w:szCs w:val="20"/>
              </w:rPr>
            </w:pPr>
            <w:del w:id="1175" w:author="Ingrid Schulte" w:date="2019-07-04T15:04:00Z">
              <w:r w:rsidRPr="003C7EAC">
                <w:rPr>
                  <w:rFonts w:eastAsia="Times New Roman" w:cstheme="minorHAnsi"/>
                  <w:color w:val="000000"/>
                  <w:sz w:val="20"/>
                  <w:szCs w:val="20"/>
                </w:rPr>
                <w:delText>12</w:delText>
              </w:r>
            </w:del>
          </w:p>
        </w:tc>
        <w:tc>
          <w:tcPr>
            <w:tcW w:w="1800" w:type="dxa"/>
            <w:gridSpan w:val="2"/>
            <w:tcBorders>
              <w:top w:val="nil"/>
              <w:left w:val="nil"/>
              <w:bottom w:val="double" w:sz="6" w:space="0" w:color="auto"/>
              <w:right w:val="single" w:sz="4" w:space="0" w:color="auto"/>
            </w:tcBorders>
            <w:shd w:val="clear" w:color="auto" w:fill="auto"/>
            <w:noWrap/>
            <w:vAlign w:val="bottom"/>
          </w:tcPr>
          <w:p w14:paraId="40C44F48" w14:textId="215A9D6D"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3.8</w:t>
            </w:r>
          </w:p>
        </w:tc>
        <w:tc>
          <w:tcPr>
            <w:tcW w:w="2160" w:type="dxa"/>
            <w:gridSpan w:val="10"/>
            <w:tcBorders>
              <w:top w:val="nil"/>
              <w:left w:val="nil"/>
              <w:bottom w:val="double" w:sz="6" w:space="0" w:color="auto"/>
              <w:right w:val="double" w:sz="6" w:space="0" w:color="auto"/>
            </w:tcBorders>
            <w:shd w:val="clear" w:color="000000" w:fill="FF0000"/>
            <w:noWrap/>
            <w:vAlign w:val="bottom"/>
          </w:tcPr>
          <w:p w14:paraId="46225951" w14:textId="32E7F993"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2AA8A8F7" w14:textId="43F572A9" w:rsidTr="00CF52B2">
        <w:trPr>
          <w:gridAfter w:val="1"/>
          <w:wAfter w:w="1254" w:type="dxa"/>
          <w:trHeight w:val="243"/>
        </w:trPr>
        <w:tc>
          <w:tcPr>
            <w:tcW w:w="0" w:type="auto"/>
            <w:gridSpan w:val="6"/>
            <w:tcBorders>
              <w:top w:val="nil"/>
              <w:left w:val="double" w:sz="6" w:space="0" w:color="auto"/>
              <w:bottom w:val="single" w:sz="4" w:space="0" w:color="auto"/>
              <w:right w:val="nil"/>
            </w:tcBorders>
            <w:shd w:val="clear" w:color="auto" w:fill="DEEAF6" w:themeFill="accent1" w:themeFillTint="33"/>
            <w:noWrap/>
            <w:vAlign w:val="bottom"/>
          </w:tcPr>
          <w:p w14:paraId="7ECCF0B2" w14:textId="2352542C"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Myanmar</w:t>
            </w:r>
          </w:p>
        </w:tc>
        <w:tc>
          <w:tcPr>
            <w:tcW w:w="1886" w:type="dxa"/>
            <w:gridSpan w:val="12"/>
            <w:tcBorders>
              <w:top w:val="nil"/>
              <w:left w:val="nil"/>
              <w:bottom w:val="single" w:sz="4" w:space="0" w:color="auto"/>
              <w:right w:val="nil"/>
            </w:tcBorders>
            <w:shd w:val="clear" w:color="auto" w:fill="DEEAF6" w:themeFill="accent1" w:themeFillTint="33"/>
            <w:noWrap/>
            <w:vAlign w:val="bottom"/>
          </w:tcPr>
          <w:p w14:paraId="282165D4" w14:textId="09350278" w:rsidR="00762B74" w:rsidRPr="003C7EAC" w:rsidRDefault="00CF52B2" w:rsidP="00442549">
            <w:pPr>
              <w:jc w:val="right"/>
              <w:rPr>
                <w:rFonts w:eastAsia="Times New Roman" w:cstheme="minorHAnsi"/>
                <w:b/>
                <w:bCs/>
                <w:color w:val="000000"/>
                <w:sz w:val="20"/>
                <w:szCs w:val="20"/>
              </w:rPr>
            </w:pPr>
            <w:ins w:id="1176" w:author="Ingrid Schulte" w:date="2019-07-04T15:04:00Z">
              <w:r>
                <w:rPr>
                  <w:rFonts w:eastAsia="Times New Roman" w:cstheme="minorHAnsi"/>
                  <w:b/>
                  <w:bCs/>
                  <w:color w:val="000000"/>
                  <w:sz w:val="20"/>
                  <w:szCs w:val="20"/>
                </w:rPr>
                <w:t>4.9</w:t>
              </w:r>
            </w:ins>
          </w:p>
        </w:tc>
        <w:tc>
          <w:tcPr>
            <w:tcW w:w="1800" w:type="dxa"/>
            <w:gridSpan w:val="2"/>
            <w:tcBorders>
              <w:top w:val="nil"/>
              <w:left w:val="nil"/>
              <w:bottom w:val="single" w:sz="4" w:space="0" w:color="auto"/>
              <w:right w:val="nil"/>
            </w:tcBorders>
            <w:shd w:val="clear" w:color="auto" w:fill="DEEAF6" w:themeFill="accent1" w:themeFillTint="33"/>
            <w:noWrap/>
            <w:vAlign w:val="bottom"/>
          </w:tcPr>
          <w:p w14:paraId="33C33CD5" w14:textId="32C62142" w:rsidR="00762B74" w:rsidRPr="003C7EAC" w:rsidRDefault="007C5620" w:rsidP="00442549">
            <w:pPr>
              <w:jc w:val="right"/>
              <w:rPr>
                <w:rFonts w:eastAsia="Times New Roman" w:cstheme="minorHAnsi"/>
                <w:b/>
                <w:bCs/>
                <w:color w:val="000000"/>
                <w:sz w:val="20"/>
                <w:szCs w:val="20"/>
              </w:rPr>
            </w:pPr>
            <w:ins w:id="1177" w:author="Ingrid Schulte" w:date="2019-07-04T15:04:00Z">
              <w:r>
                <w:rPr>
                  <w:rFonts w:eastAsia="Times New Roman" w:cstheme="minorHAnsi"/>
                  <w:b/>
                  <w:bCs/>
                  <w:color w:val="000000"/>
                  <w:sz w:val="20"/>
                  <w:szCs w:val="20"/>
                </w:rPr>
                <w:t>5.0</w:t>
              </w:r>
            </w:ins>
          </w:p>
        </w:tc>
        <w:tc>
          <w:tcPr>
            <w:tcW w:w="2160" w:type="dxa"/>
            <w:tcBorders>
              <w:top w:val="nil"/>
              <w:left w:val="nil"/>
              <w:bottom w:val="single" w:sz="4" w:space="0" w:color="auto"/>
              <w:right w:val="double" w:sz="6" w:space="0" w:color="auto"/>
            </w:tcBorders>
            <w:shd w:val="clear" w:color="auto" w:fill="00B050"/>
            <w:noWrap/>
            <w:vAlign w:val="bottom"/>
          </w:tcPr>
          <w:p w14:paraId="64018DC5" w14:textId="5E5048D2" w:rsidR="00762B74" w:rsidRPr="003C7EAC" w:rsidRDefault="00CF52B2">
            <w:pPr>
              <w:jc w:val="center"/>
              <w:rPr>
                <w:rFonts w:eastAsia="Times New Roman" w:cstheme="minorHAnsi"/>
                <w:b/>
                <w:bCs/>
                <w:color w:val="000000"/>
                <w:sz w:val="20"/>
                <w:szCs w:val="20"/>
              </w:rPr>
              <w:pPrChange w:id="1178" w:author="CF" w:date="2019-07-10T09:14:00Z">
                <w:pPr>
                  <w:jc w:val="right"/>
                </w:pPr>
              </w:pPrChange>
            </w:pPr>
            <w:ins w:id="1179" w:author="Ingrid Schulte" w:date="2019-07-04T15:04:00Z">
              <w:r>
                <w:rPr>
                  <w:rFonts w:eastAsia="Times New Roman" w:cstheme="minorHAnsi"/>
                  <w:b/>
                  <w:bCs/>
                  <w:color w:val="000000"/>
                  <w:sz w:val="20"/>
                  <w:szCs w:val="20"/>
                </w:rPr>
                <w:t>+</w:t>
              </w:r>
            </w:ins>
          </w:p>
        </w:tc>
        <w:tc>
          <w:tcPr>
            <w:tcW w:w="1080" w:type="dxa"/>
            <w:gridSpan w:val="3"/>
            <w:tcBorders>
              <w:top w:val="nil"/>
              <w:left w:val="nil"/>
              <w:bottom w:val="single" w:sz="4" w:space="0" w:color="auto"/>
              <w:right w:val="nil"/>
            </w:tcBorders>
            <w:shd w:val="clear" w:color="auto" w:fill="DEEAF6" w:themeFill="accent1" w:themeFillTint="33"/>
            <w:cellDel w:id="1180" w:author="Charlotte Streck" w:date="2019-07-04T15:04:00Z"/>
          </w:tcPr>
          <w:p w14:paraId="27B75CBE" w14:textId="77777777" w:rsidR="00A44A84" w:rsidRPr="003C7EAC" w:rsidRDefault="00A44A84" w:rsidP="00442549">
            <w:pPr>
              <w:jc w:val="right"/>
              <w:rPr>
                <w:rFonts w:eastAsia="Times New Roman" w:cstheme="minorHAnsi"/>
                <w:b/>
                <w:bCs/>
                <w:color w:val="000000"/>
                <w:sz w:val="20"/>
                <w:szCs w:val="20"/>
              </w:rPr>
            </w:pPr>
          </w:p>
        </w:tc>
        <w:tc>
          <w:tcPr>
            <w:tcW w:w="1080" w:type="dxa"/>
            <w:gridSpan w:val="3"/>
            <w:tcBorders>
              <w:top w:val="nil"/>
              <w:left w:val="nil"/>
              <w:bottom w:val="single" w:sz="4" w:space="0" w:color="auto"/>
              <w:right w:val="nil"/>
            </w:tcBorders>
            <w:shd w:val="clear" w:color="auto" w:fill="DEEAF6" w:themeFill="accent1" w:themeFillTint="33"/>
            <w:cellDel w:id="1181" w:author="Charlotte Streck" w:date="2019-07-04T15:04:00Z"/>
          </w:tcPr>
          <w:p w14:paraId="244C4225" w14:textId="77777777" w:rsidR="00A44A84" w:rsidRPr="003C7EAC" w:rsidRDefault="00A44A84" w:rsidP="00442549">
            <w:pPr>
              <w:jc w:val="center"/>
              <w:rPr>
                <w:rFonts w:eastAsia="Times New Roman" w:cstheme="minorHAnsi"/>
                <w:b/>
                <w:bCs/>
                <w:color w:val="000000"/>
                <w:sz w:val="20"/>
                <w:szCs w:val="20"/>
              </w:rPr>
            </w:pPr>
          </w:p>
        </w:tc>
        <w:tc>
          <w:tcPr>
            <w:tcW w:w="900" w:type="dxa"/>
            <w:tcBorders>
              <w:top w:val="nil"/>
              <w:left w:val="nil"/>
              <w:bottom w:val="single" w:sz="4" w:space="0" w:color="auto"/>
              <w:right w:val="nil"/>
            </w:tcBorders>
            <w:shd w:val="clear" w:color="auto" w:fill="DEEAF6" w:themeFill="accent1" w:themeFillTint="33"/>
            <w:cellDel w:id="1182" w:author="Charlotte Streck" w:date="2019-07-04T15:04:00Z"/>
          </w:tcPr>
          <w:p w14:paraId="1C924DE6" w14:textId="77777777" w:rsidR="00A44A84" w:rsidRPr="003C7EAC" w:rsidRDefault="00A44A84" w:rsidP="00442549">
            <w:pPr>
              <w:jc w:val="right"/>
              <w:rPr>
                <w:rFonts w:eastAsia="Times New Roman" w:cstheme="minorHAnsi"/>
                <w:b/>
                <w:bCs/>
                <w:color w:val="000000"/>
                <w:sz w:val="20"/>
                <w:szCs w:val="20"/>
              </w:rPr>
            </w:pPr>
          </w:p>
        </w:tc>
        <w:tc>
          <w:tcPr>
            <w:tcW w:w="1080" w:type="dxa"/>
            <w:tcBorders>
              <w:top w:val="nil"/>
              <w:left w:val="nil"/>
              <w:bottom w:val="single" w:sz="4" w:space="0" w:color="auto"/>
              <w:right w:val="nil"/>
            </w:tcBorders>
            <w:shd w:val="clear" w:color="auto" w:fill="DEEAF6" w:themeFill="accent1" w:themeFillTint="33"/>
            <w:cellDel w:id="1183" w:author="Charlotte Streck" w:date="2019-07-04T15:04:00Z"/>
          </w:tcPr>
          <w:p w14:paraId="05F9006D" w14:textId="77777777" w:rsidR="00A44A84" w:rsidRPr="003C7EAC" w:rsidRDefault="00A44A84" w:rsidP="00442549">
            <w:pPr>
              <w:jc w:val="right"/>
              <w:rPr>
                <w:rFonts w:eastAsia="Times New Roman" w:cstheme="minorHAnsi"/>
                <w:b/>
                <w:bCs/>
                <w:color w:val="000000"/>
                <w:sz w:val="20"/>
                <w:szCs w:val="20"/>
              </w:rPr>
            </w:pPr>
          </w:p>
        </w:tc>
        <w:tc>
          <w:tcPr>
            <w:tcW w:w="1164" w:type="dxa"/>
            <w:tcBorders>
              <w:top w:val="nil"/>
              <w:left w:val="nil"/>
              <w:bottom w:val="single" w:sz="4" w:space="0" w:color="auto"/>
              <w:right w:val="double" w:sz="6" w:space="0" w:color="auto"/>
            </w:tcBorders>
            <w:shd w:val="clear" w:color="auto" w:fill="DEEAF6" w:themeFill="accent1" w:themeFillTint="33"/>
            <w:cellDel w:id="1184" w:author="Charlotte Streck" w:date="2019-07-04T15:04:00Z"/>
          </w:tcPr>
          <w:p w14:paraId="3A3CA565" w14:textId="77777777" w:rsidR="00A44A84" w:rsidRPr="003C7EAC" w:rsidRDefault="00A44A84" w:rsidP="00442549">
            <w:pPr>
              <w:jc w:val="center"/>
              <w:rPr>
                <w:rFonts w:eastAsia="Times New Roman" w:cstheme="minorHAnsi"/>
                <w:b/>
                <w:bCs/>
                <w:color w:val="000000"/>
                <w:sz w:val="20"/>
                <w:szCs w:val="20"/>
              </w:rPr>
            </w:pPr>
          </w:p>
        </w:tc>
      </w:tr>
      <w:tr w:rsidR="00F127B2" w:rsidRPr="003C7EAC" w14:paraId="060C8A1A"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2366E2E0" w14:textId="691F346A"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Barren</w:t>
            </w:r>
          </w:p>
        </w:tc>
        <w:tc>
          <w:tcPr>
            <w:tcW w:w="895" w:type="dxa"/>
            <w:tcBorders>
              <w:top w:val="nil"/>
              <w:left w:val="nil"/>
              <w:bottom w:val="single" w:sz="4" w:space="0" w:color="auto"/>
              <w:right w:val="single" w:sz="4" w:space="0" w:color="auto"/>
            </w:tcBorders>
            <w:cellDel w:id="1185" w:author="Charlotte Streck" w:date="2019-07-04T15:04:00Z"/>
          </w:tcPr>
          <w:p w14:paraId="3D1A685E" w14:textId="77777777" w:rsidR="00A44A84" w:rsidRPr="003C7EAC" w:rsidRDefault="00A44A84" w:rsidP="00442549">
            <w:pPr>
              <w:jc w:val="right"/>
              <w:rPr>
                <w:rFonts w:eastAsia="Times New Roman" w:cstheme="minorHAnsi"/>
                <w:color w:val="000000"/>
                <w:sz w:val="20"/>
                <w:szCs w:val="20"/>
              </w:rPr>
            </w:pPr>
            <w:del w:id="1186" w:author="Ingrid Schulte" w:date="2019-07-04T15:04:00Z">
              <w:r w:rsidRPr="003C7EAC">
                <w:rPr>
                  <w:rFonts w:eastAsia="Times New Roman" w:cstheme="minorHAnsi"/>
                  <w:color w:val="000000"/>
                  <w:sz w:val="20"/>
                  <w:szCs w:val="20"/>
                </w:rPr>
                <w:delText>52</w:delText>
              </w:r>
            </w:del>
          </w:p>
        </w:tc>
        <w:tc>
          <w:tcPr>
            <w:tcW w:w="1081" w:type="dxa"/>
            <w:gridSpan w:val="2"/>
            <w:tcBorders>
              <w:top w:val="nil"/>
              <w:left w:val="nil"/>
              <w:bottom w:val="single" w:sz="4" w:space="0" w:color="auto"/>
              <w:right w:val="single" w:sz="4" w:space="0" w:color="auto"/>
            </w:tcBorders>
            <w:cellDel w:id="1187" w:author="Charlotte Streck" w:date="2019-07-04T15:04:00Z"/>
          </w:tcPr>
          <w:p w14:paraId="3922B272" w14:textId="77777777" w:rsidR="00A44A84" w:rsidRPr="003C7EAC" w:rsidRDefault="00A44A84" w:rsidP="00442549">
            <w:pPr>
              <w:jc w:val="right"/>
              <w:rPr>
                <w:rFonts w:eastAsia="Times New Roman" w:cstheme="minorHAnsi"/>
                <w:color w:val="000000"/>
                <w:sz w:val="20"/>
                <w:szCs w:val="20"/>
              </w:rPr>
            </w:pPr>
            <w:del w:id="1188" w:author="Ingrid Schulte" w:date="2019-07-04T15:04:00Z">
              <w:r w:rsidRPr="003C7EAC">
                <w:rPr>
                  <w:rFonts w:eastAsia="Times New Roman" w:cstheme="minorHAnsi"/>
                  <w:color w:val="000000"/>
                  <w:sz w:val="20"/>
                  <w:szCs w:val="20"/>
                </w:rPr>
                <w:delText>1.3</w:delText>
              </w:r>
            </w:del>
          </w:p>
        </w:tc>
        <w:tc>
          <w:tcPr>
            <w:tcW w:w="900" w:type="dxa"/>
            <w:gridSpan w:val="2"/>
            <w:tcBorders>
              <w:top w:val="nil"/>
              <w:left w:val="nil"/>
              <w:bottom w:val="single" w:sz="4" w:space="0" w:color="auto"/>
              <w:right w:val="single" w:sz="4" w:space="0" w:color="auto"/>
            </w:tcBorders>
            <w:cellDel w:id="1189" w:author="Charlotte Streck" w:date="2019-07-04T15:04:00Z"/>
          </w:tcPr>
          <w:p w14:paraId="03248028" w14:textId="77777777" w:rsidR="00A44A84" w:rsidRPr="003C7EAC" w:rsidRDefault="00A44A84" w:rsidP="00442549">
            <w:pPr>
              <w:jc w:val="right"/>
              <w:rPr>
                <w:rFonts w:eastAsia="Times New Roman" w:cstheme="minorHAnsi"/>
                <w:color w:val="000000"/>
                <w:sz w:val="20"/>
                <w:szCs w:val="20"/>
              </w:rPr>
            </w:pPr>
            <w:del w:id="1190" w:author="Ingrid Schulte" w:date="2019-07-04T15:04:00Z">
              <w:r w:rsidRPr="003C7EAC">
                <w:rPr>
                  <w:rFonts w:eastAsia="Times New Roman" w:cstheme="minorHAnsi"/>
                  <w:color w:val="000000"/>
                  <w:sz w:val="20"/>
                  <w:szCs w:val="20"/>
                </w:rPr>
                <w:delText>91</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2A552F9C" w14:textId="3F4EC2FD"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2.2</w:t>
            </w:r>
          </w:p>
        </w:tc>
        <w:tc>
          <w:tcPr>
            <w:tcW w:w="1080" w:type="dxa"/>
            <w:gridSpan w:val="6"/>
            <w:tcBorders>
              <w:top w:val="nil"/>
              <w:left w:val="nil"/>
              <w:bottom w:val="single" w:sz="4" w:space="0" w:color="auto"/>
              <w:right w:val="single" w:sz="4" w:space="0" w:color="auto"/>
            </w:tcBorders>
            <w:shd w:val="clear" w:color="000000" w:fill="00B050"/>
            <w:cellDel w:id="1191" w:author="Charlotte Streck" w:date="2019-07-04T15:04:00Z"/>
          </w:tcPr>
          <w:p w14:paraId="21104C8B" w14:textId="77777777" w:rsidR="00A44A84" w:rsidRPr="003C7EAC" w:rsidRDefault="00A44A84" w:rsidP="00442549">
            <w:pPr>
              <w:jc w:val="center"/>
              <w:rPr>
                <w:rFonts w:eastAsia="Times New Roman" w:cstheme="minorHAnsi"/>
                <w:color w:val="000000"/>
                <w:sz w:val="20"/>
                <w:szCs w:val="20"/>
              </w:rPr>
            </w:pPr>
            <w:del w:id="1192"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193" w:author="Charlotte Streck" w:date="2019-07-04T15:04:00Z"/>
          </w:tcPr>
          <w:p w14:paraId="095524F3" w14:textId="77777777" w:rsidR="00A44A84" w:rsidRPr="003C7EAC" w:rsidRDefault="00A44A84" w:rsidP="00442549">
            <w:pPr>
              <w:jc w:val="right"/>
              <w:rPr>
                <w:rFonts w:eastAsia="Times New Roman" w:cstheme="minorHAnsi"/>
                <w:color w:val="000000"/>
                <w:sz w:val="20"/>
                <w:szCs w:val="20"/>
              </w:rPr>
            </w:pPr>
            <w:del w:id="1194" w:author="Ingrid Schulte" w:date="2019-07-04T15:04:00Z">
              <w:r w:rsidRPr="003C7EAC">
                <w:rPr>
                  <w:rFonts w:eastAsia="Times New Roman" w:cstheme="minorHAnsi"/>
                  <w:color w:val="000000"/>
                  <w:sz w:val="20"/>
                  <w:szCs w:val="20"/>
                </w:rPr>
                <w:delText>71</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22773773" w14:textId="1D90F451"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1.8</w:t>
            </w:r>
          </w:p>
        </w:tc>
        <w:tc>
          <w:tcPr>
            <w:tcW w:w="2160" w:type="dxa"/>
            <w:gridSpan w:val="10"/>
            <w:tcBorders>
              <w:top w:val="nil"/>
              <w:left w:val="nil"/>
              <w:bottom w:val="single" w:sz="4" w:space="0" w:color="auto"/>
              <w:right w:val="double" w:sz="6" w:space="0" w:color="auto"/>
            </w:tcBorders>
            <w:shd w:val="clear" w:color="000000" w:fill="FF0000"/>
            <w:noWrap/>
            <w:vAlign w:val="bottom"/>
          </w:tcPr>
          <w:p w14:paraId="529700F5" w14:textId="2873E1E5"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657A70E0"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2A1ACBC8" w14:textId="3AA505A2"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Bushland/Shrubland</w:t>
            </w:r>
          </w:p>
        </w:tc>
        <w:tc>
          <w:tcPr>
            <w:tcW w:w="895" w:type="dxa"/>
            <w:tcBorders>
              <w:top w:val="nil"/>
              <w:left w:val="nil"/>
              <w:bottom w:val="single" w:sz="4" w:space="0" w:color="auto"/>
              <w:right w:val="single" w:sz="4" w:space="0" w:color="auto"/>
            </w:tcBorders>
            <w:cellDel w:id="1195" w:author="Charlotte Streck" w:date="2019-07-04T15:04:00Z"/>
          </w:tcPr>
          <w:p w14:paraId="6108844E" w14:textId="77777777" w:rsidR="00A44A84" w:rsidRPr="003C7EAC" w:rsidRDefault="00A44A84" w:rsidP="00442549">
            <w:pPr>
              <w:jc w:val="right"/>
              <w:rPr>
                <w:rFonts w:eastAsia="Times New Roman" w:cstheme="minorHAnsi"/>
                <w:color w:val="000000"/>
                <w:sz w:val="20"/>
                <w:szCs w:val="20"/>
              </w:rPr>
            </w:pPr>
            <w:del w:id="1196" w:author="Ingrid Schulte" w:date="2019-07-04T15:04:00Z">
              <w:r w:rsidRPr="003C7EAC">
                <w:rPr>
                  <w:rFonts w:eastAsia="Times New Roman" w:cstheme="minorHAnsi"/>
                  <w:color w:val="000000"/>
                  <w:sz w:val="20"/>
                  <w:szCs w:val="20"/>
                </w:rPr>
                <w:delText>276</w:delText>
              </w:r>
            </w:del>
          </w:p>
        </w:tc>
        <w:tc>
          <w:tcPr>
            <w:tcW w:w="1081" w:type="dxa"/>
            <w:gridSpan w:val="2"/>
            <w:tcBorders>
              <w:top w:val="nil"/>
              <w:left w:val="nil"/>
              <w:bottom w:val="single" w:sz="4" w:space="0" w:color="auto"/>
              <w:right w:val="single" w:sz="4" w:space="0" w:color="auto"/>
            </w:tcBorders>
            <w:cellDel w:id="1197" w:author="Charlotte Streck" w:date="2019-07-04T15:04:00Z"/>
          </w:tcPr>
          <w:p w14:paraId="1EC89D92" w14:textId="77777777" w:rsidR="00A44A84" w:rsidRPr="003C7EAC" w:rsidRDefault="00A44A84" w:rsidP="00442549">
            <w:pPr>
              <w:jc w:val="right"/>
              <w:rPr>
                <w:rFonts w:eastAsia="Times New Roman" w:cstheme="minorHAnsi"/>
                <w:color w:val="000000"/>
                <w:sz w:val="20"/>
                <w:szCs w:val="20"/>
              </w:rPr>
            </w:pPr>
            <w:del w:id="1198" w:author="Ingrid Schulte" w:date="2019-07-04T15:04:00Z">
              <w:r w:rsidRPr="003C7EAC">
                <w:rPr>
                  <w:rFonts w:eastAsia="Times New Roman" w:cstheme="minorHAnsi"/>
                  <w:color w:val="000000"/>
                  <w:sz w:val="20"/>
                  <w:szCs w:val="20"/>
                </w:rPr>
                <w:delText>7.0</w:delText>
              </w:r>
            </w:del>
          </w:p>
        </w:tc>
        <w:tc>
          <w:tcPr>
            <w:tcW w:w="900" w:type="dxa"/>
            <w:gridSpan w:val="2"/>
            <w:tcBorders>
              <w:top w:val="nil"/>
              <w:left w:val="nil"/>
              <w:bottom w:val="single" w:sz="4" w:space="0" w:color="auto"/>
              <w:right w:val="single" w:sz="4" w:space="0" w:color="auto"/>
            </w:tcBorders>
            <w:cellDel w:id="1199" w:author="Charlotte Streck" w:date="2019-07-04T15:04:00Z"/>
          </w:tcPr>
          <w:p w14:paraId="1151BFD6" w14:textId="77777777" w:rsidR="00A44A84" w:rsidRPr="003C7EAC" w:rsidRDefault="00A44A84" w:rsidP="00442549">
            <w:pPr>
              <w:jc w:val="right"/>
              <w:rPr>
                <w:rFonts w:eastAsia="Times New Roman" w:cstheme="minorHAnsi"/>
                <w:color w:val="000000"/>
                <w:sz w:val="20"/>
                <w:szCs w:val="20"/>
              </w:rPr>
            </w:pPr>
            <w:del w:id="1200" w:author="Ingrid Schulte" w:date="2019-07-04T15:04:00Z">
              <w:r w:rsidRPr="003C7EAC">
                <w:rPr>
                  <w:rFonts w:eastAsia="Times New Roman" w:cstheme="minorHAnsi"/>
                  <w:color w:val="000000"/>
                  <w:sz w:val="20"/>
                  <w:szCs w:val="20"/>
                </w:rPr>
                <w:delText>574</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08392766" w14:textId="78EEEA52"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10.8</w:t>
            </w:r>
          </w:p>
        </w:tc>
        <w:tc>
          <w:tcPr>
            <w:tcW w:w="1080" w:type="dxa"/>
            <w:gridSpan w:val="6"/>
            <w:tcBorders>
              <w:top w:val="nil"/>
              <w:left w:val="nil"/>
              <w:bottom w:val="single" w:sz="4" w:space="0" w:color="auto"/>
              <w:right w:val="single" w:sz="4" w:space="0" w:color="auto"/>
            </w:tcBorders>
            <w:shd w:val="clear" w:color="000000" w:fill="00B050"/>
            <w:cellDel w:id="1201" w:author="Charlotte Streck" w:date="2019-07-04T15:04:00Z"/>
          </w:tcPr>
          <w:p w14:paraId="13A91F71" w14:textId="77777777" w:rsidR="00A44A84" w:rsidRPr="003C7EAC" w:rsidRDefault="00A44A84" w:rsidP="00442549">
            <w:pPr>
              <w:jc w:val="center"/>
              <w:rPr>
                <w:rFonts w:eastAsia="Times New Roman" w:cstheme="minorHAnsi"/>
                <w:color w:val="000000"/>
                <w:sz w:val="20"/>
                <w:szCs w:val="20"/>
              </w:rPr>
            </w:pPr>
            <w:del w:id="1202"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203" w:author="Charlotte Streck" w:date="2019-07-04T15:04:00Z"/>
          </w:tcPr>
          <w:p w14:paraId="5A27EC0B" w14:textId="77777777" w:rsidR="00A44A84" w:rsidRPr="003C7EAC" w:rsidRDefault="00A44A84" w:rsidP="00442549">
            <w:pPr>
              <w:jc w:val="right"/>
              <w:rPr>
                <w:rFonts w:eastAsia="Times New Roman" w:cstheme="minorHAnsi"/>
                <w:color w:val="000000"/>
                <w:sz w:val="20"/>
                <w:szCs w:val="20"/>
              </w:rPr>
            </w:pPr>
            <w:del w:id="1204" w:author="Ingrid Schulte" w:date="2019-07-04T15:04:00Z">
              <w:r w:rsidRPr="003C7EAC">
                <w:rPr>
                  <w:rFonts w:eastAsia="Times New Roman" w:cstheme="minorHAnsi"/>
                  <w:color w:val="000000"/>
                  <w:sz w:val="20"/>
                  <w:szCs w:val="20"/>
                </w:rPr>
                <w:delText>455</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48975277" w14:textId="2890B42C"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15.2</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70436B5B" w14:textId="6D2ABEEA"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02D11F86"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25493418" w14:textId="033E3DB0"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Cropland</w:t>
            </w:r>
          </w:p>
        </w:tc>
        <w:tc>
          <w:tcPr>
            <w:tcW w:w="895" w:type="dxa"/>
            <w:tcBorders>
              <w:top w:val="nil"/>
              <w:left w:val="nil"/>
              <w:bottom w:val="single" w:sz="4" w:space="0" w:color="auto"/>
              <w:right w:val="single" w:sz="4" w:space="0" w:color="auto"/>
            </w:tcBorders>
            <w:cellDel w:id="1205" w:author="Charlotte Streck" w:date="2019-07-04T15:04:00Z"/>
          </w:tcPr>
          <w:p w14:paraId="046033B8" w14:textId="77777777" w:rsidR="00A44A84" w:rsidRPr="003C7EAC" w:rsidRDefault="00A44A84" w:rsidP="00442549">
            <w:pPr>
              <w:jc w:val="right"/>
              <w:rPr>
                <w:rFonts w:eastAsia="Times New Roman" w:cstheme="minorHAnsi"/>
                <w:color w:val="000000"/>
                <w:sz w:val="20"/>
                <w:szCs w:val="20"/>
              </w:rPr>
            </w:pPr>
            <w:del w:id="1206" w:author="Ingrid Schulte" w:date="2019-07-04T15:04:00Z">
              <w:r w:rsidRPr="003C7EAC">
                <w:rPr>
                  <w:rFonts w:eastAsia="Times New Roman" w:cstheme="minorHAnsi"/>
                  <w:color w:val="000000"/>
                  <w:sz w:val="20"/>
                  <w:szCs w:val="20"/>
                </w:rPr>
                <w:delText>421</w:delText>
              </w:r>
            </w:del>
          </w:p>
        </w:tc>
        <w:tc>
          <w:tcPr>
            <w:tcW w:w="1081" w:type="dxa"/>
            <w:gridSpan w:val="2"/>
            <w:tcBorders>
              <w:top w:val="nil"/>
              <w:left w:val="nil"/>
              <w:bottom w:val="single" w:sz="4" w:space="0" w:color="auto"/>
              <w:right w:val="single" w:sz="4" w:space="0" w:color="auto"/>
            </w:tcBorders>
            <w:cellDel w:id="1207" w:author="Charlotte Streck" w:date="2019-07-04T15:04:00Z"/>
          </w:tcPr>
          <w:p w14:paraId="79ACD9C1" w14:textId="77777777" w:rsidR="00A44A84" w:rsidRPr="003C7EAC" w:rsidRDefault="00A44A84" w:rsidP="00442549">
            <w:pPr>
              <w:jc w:val="right"/>
              <w:rPr>
                <w:rFonts w:eastAsia="Times New Roman" w:cstheme="minorHAnsi"/>
                <w:color w:val="000000"/>
                <w:sz w:val="20"/>
                <w:szCs w:val="20"/>
              </w:rPr>
            </w:pPr>
            <w:del w:id="1208" w:author="Ingrid Schulte" w:date="2019-07-04T15:04:00Z">
              <w:r w:rsidRPr="003C7EAC">
                <w:rPr>
                  <w:rFonts w:eastAsia="Times New Roman" w:cstheme="minorHAnsi"/>
                  <w:color w:val="000000"/>
                  <w:sz w:val="20"/>
                  <w:szCs w:val="20"/>
                </w:rPr>
                <w:delText>3.1</w:delText>
              </w:r>
            </w:del>
          </w:p>
        </w:tc>
        <w:tc>
          <w:tcPr>
            <w:tcW w:w="900" w:type="dxa"/>
            <w:gridSpan w:val="2"/>
            <w:tcBorders>
              <w:top w:val="nil"/>
              <w:left w:val="nil"/>
              <w:bottom w:val="single" w:sz="4" w:space="0" w:color="auto"/>
              <w:right w:val="single" w:sz="4" w:space="0" w:color="auto"/>
            </w:tcBorders>
            <w:cellDel w:id="1209" w:author="Charlotte Streck" w:date="2019-07-04T15:04:00Z"/>
          </w:tcPr>
          <w:p w14:paraId="772ABEFD" w14:textId="77777777" w:rsidR="00A44A84" w:rsidRPr="003C7EAC" w:rsidRDefault="00A44A84" w:rsidP="00442549">
            <w:pPr>
              <w:jc w:val="right"/>
              <w:rPr>
                <w:rFonts w:eastAsia="Times New Roman" w:cstheme="minorHAnsi"/>
                <w:color w:val="000000"/>
                <w:sz w:val="20"/>
                <w:szCs w:val="20"/>
              </w:rPr>
            </w:pPr>
            <w:del w:id="1210" w:author="Ingrid Schulte" w:date="2019-07-04T15:04:00Z">
              <w:r w:rsidRPr="003C7EAC">
                <w:rPr>
                  <w:rFonts w:eastAsia="Times New Roman" w:cstheme="minorHAnsi"/>
                  <w:color w:val="000000"/>
                  <w:sz w:val="20"/>
                  <w:szCs w:val="20"/>
                </w:rPr>
                <w:delText>916</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3DEDF61B" w14:textId="47CF3B7E"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5.2</w:t>
            </w:r>
          </w:p>
        </w:tc>
        <w:tc>
          <w:tcPr>
            <w:tcW w:w="1080" w:type="dxa"/>
            <w:gridSpan w:val="6"/>
            <w:tcBorders>
              <w:top w:val="nil"/>
              <w:left w:val="nil"/>
              <w:bottom w:val="single" w:sz="4" w:space="0" w:color="auto"/>
              <w:right w:val="single" w:sz="4" w:space="0" w:color="auto"/>
            </w:tcBorders>
            <w:shd w:val="clear" w:color="000000" w:fill="00B050"/>
            <w:cellDel w:id="1211" w:author="Charlotte Streck" w:date="2019-07-04T15:04:00Z"/>
          </w:tcPr>
          <w:p w14:paraId="6D074FEF" w14:textId="77777777" w:rsidR="00A44A84" w:rsidRPr="003C7EAC" w:rsidRDefault="00A44A84" w:rsidP="00442549">
            <w:pPr>
              <w:jc w:val="center"/>
              <w:rPr>
                <w:rFonts w:eastAsia="Times New Roman" w:cstheme="minorHAnsi"/>
                <w:color w:val="000000"/>
                <w:sz w:val="20"/>
                <w:szCs w:val="20"/>
              </w:rPr>
            </w:pPr>
            <w:del w:id="1212"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213" w:author="Charlotte Streck" w:date="2019-07-04T15:04:00Z"/>
          </w:tcPr>
          <w:p w14:paraId="4C9273C4" w14:textId="77777777" w:rsidR="00A44A84" w:rsidRPr="003C7EAC" w:rsidRDefault="00A44A84" w:rsidP="00442549">
            <w:pPr>
              <w:jc w:val="right"/>
              <w:rPr>
                <w:rFonts w:eastAsia="Times New Roman" w:cstheme="minorHAnsi"/>
                <w:color w:val="000000"/>
                <w:sz w:val="20"/>
                <w:szCs w:val="20"/>
              </w:rPr>
            </w:pPr>
            <w:del w:id="1214" w:author="Ingrid Schulte" w:date="2019-07-04T15:04:00Z">
              <w:r w:rsidRPr="003C7EAC">
                <w:rPr>
                  <w:rFonts w:eastAsia="Times New Roman" w:cstheme="minorHAnsi"/>
                  <w:color w:val="000000"/>
                  <w:sz w:val="20"/>
                  <w:szCs w:val="20"/>
                </w:rPr>
                <w:delText>894</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29700E6E" w14:textId="3BCF6F70"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5.5</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4AE65ED6" w14:textId="67D5EEB1"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365E9F54" w14:textId="77777777" w:rsidTr="00442549">
        <w:trPr>
          <w:trHeight w:val="300"/>
          <w:del w:id="1215" w:author="Ingrid Schulte" w:date="2019-07-04T15:04:00Z"/>
        </w:trPr>
        <w:tc>
          <w:tcPr>
            <w:tcW w:w="0" w:type="auto"/>
            <w:gridSpan w:val="3"/>
            <w:tcBorders>
              <w:top w:val="nil"/>
              <w:left w:val="double" w:sz="6" w:space="0" w:color="auto"/>
              <w:bottom w:val="single" w:sz="4" w:space="0" w:color="auto"/>
              <w:right w:val="single" w:sz="4" w:space="0" w:color="auto"/>
            </w:tcBorders>
            <w:shd w:val="clear" w:color="auto" w:fill="auto"/>
            <w:noWrap/>
            <w:vAlign w:val="bottom"/>
            <w:hideMark/>
          </w:tcPr>
          <w:p w14:paraId="2BB2FABF" w14:textId="77777777" w:rsidR="00A44A84" w:rsidRPr="003C7EAC" w:rsidRDefault="00A44A84" w:rsidP="00442549">
            <w:pPr>
              <w:rPr>
                <w:del w:id="1216" w:author="Ingrid Schulte" w:date="2019-07-04T15:04:00Z"/>
                <w:rFonts w:eastAsia="Times New Roman" w:cstheme="minorHAnsi"/>
                <w:color w:val="000000"/>
                <w:sz w:val="20"/>
                <w:szCs w:val="20"/>
              </w:rPr>
            </w:pPr>
            <w:del w:id="1217" w:author="Ingrid Schulte" w:date="2019-07-04T15:04:00Z">
              <w:r w:rsidRPr="003C7EAC">
                <w:rPr>
                  <w:rFonts w:eastAsia="Times New Roman" w:cstheme="minorHAnsi"/>
                  <w:color w:val="000000"/>
                  <w:sz w:val="20"/>
                  <w:szCs w:val="20"/>
                </w:rPr>
                <w:delText>Forest</w:delText>
              </w:r>
            </w:del>
          </w:p>
        </w:tc>
        <w:tc>
          <w:tcPr>
            <w:tcW w:w="895" w:type="dxa"/>
            <w:gridSpan w:val="2"/>
            <w:tcBorders>
              <w:top w:val="nil"/>
              <w:left w:val="nil"/>
              <w:bottom w:val="single" w:sz="4" w:space="0" w:color="auto"/>
              <w:right w:val="single" w:sz="4" w:space="0" w:color="auto"/>
            </w:tcBorders>
            <w:shd w:val="clear" w:color="auto" w:fill="auto"/>
            <w:noWrap/>
            <w:vAlign w:val="bottom"/>
            <w:hideMark/>
          </w:tcPr>
          <w:p w14:paraId="0C4A4B88" w14:textId="77777777" w:rsidR="00A44A84" w:rsidRPr="003C7EAC" w:rsidRDefault="00A44A84" w:rsidP="00442549">
            <w:pPr>
              <w:jc w:val="right"/>
              <w:rPr>
                <w:del w:id="1218" w:author="Ingrid Schulte" w:date="2019-07-04T15:04:00Z"/>
                <w:rFonts w:eastAsia="Times New Roman" w:cstheme="minorHAnsi"/>
                <w:color w:val="000000"/>
                <w:sz w:val="20"/>
                <w:szCs w:val="20"/>
              </w:rPr>
            </w:pPr>
            <w:del w:id="1219" w:author="Ingrid Schulte" w:date="2019-07-04T15:04:00Z">
              <w:r w:rsidRPr="003C7EAC">
                <w:rPr>
                  <w:rFonts w:eastAsia="Times New Roman" w:cstheme="minorHAnsi"/>
                  <w:color w:val="000000"/>
                  <w:sz w:val="20"/>
                  <w:szCs w:val="20"/>
                </w:rPr>
                <w:delText>683</w:delText>
              </w:r>
            </w:del>
          </w:p>
        </w:tc>
        <w:tc>
          <w:tcPr>
            <w:tcW w:w="1081" w:type="dxa"/>
            <w:gridSpan w:val="6"/>
            <w:tcBorders>
              <w:top w:val="nil"/>
              <w:left w:val="nil"/>
              <w:bottom w:val="single" w:sz="4" w:space="0" w:color="auto"/>
              <w:right w:val="single" w:sz="4" w:space="0" w:color="auto"/>
            </w:tcBorders>
            <w:shd w:val="clear" w:color="auto" w:fill="auto"/>
            <w:noWrap/>
            <w:vAlign w:val="bottom"/>
            <w:hideMark/>
          </w:tcPr>
          <w:p w14:paraId="1940583B" w14:textId="77777777" w:rsidR="00A44A84" w:rsidRPr="003C7EAC" w:rsidRDefault="00A44A84" w:rsidP="00442549">
            <w:pPr>
              <w:jc w:val="right"/>
              <w:rPr>
                <w:del w:id="1220" w:author="Ingrid Schulte" w:date="2019-07-04T15:04:00Z"/>
                <w:rFonts w:eastAsia="Times New Roman" w:cstheme="minorHAnsi"/>
                <w:color w:val="000000"/>
                <w:sz w:val="20"/>
                <w:szCs w:val="20"/>
              </w:rPr>
            </w:pPr>
            <w:del w:id="1221" w:author="Ingrid Schulte" w:date="2019-07-04T15:04:00Z">
              <w:r w:rsidRPr="003C7EAC">
                <w:rPr>
                  <w:rFonts w:eastAsia="Times New Roman" w:cstheme="minorHAnsi"/>
                  <w:color w:val="000000"/>
                  <w:sz w:val="20"/>
                  <w:szCs w:val="20"/>
                </w:rPr>
                <w:delText>93.4</w:delText>
              </w:r>
            </w:del>
          </w:p>
        </w:tc>
        <w:tc>
          <w:tcPr>
            <w:tcW w:w="900" w:type="dxa"/>
            <w:gridSpan w:val="6"/>
            <w:tcBorders>
              <w:top w:val="nil"/>
              <w:left w:val="nil"/>
              <w:bottom w:val="single" w:sz="4" w:space="0" w:color="auto"/>
              <w:right w:val="single" w:sz="4" w:space="0" w:color="auto"/>
            </w:tcBorders>
            <w:shd w:val="clear" w:color="auto" w:fill="auto"/>
            <w:noWrap/>
            <w:vAlign w:val="bottom"/>
            <w:hideMark/>
          </w:tcPr>
          <w:p w14:paraId="54858F46" w14:textId="77777777" w:rsidR="00A44A84" w:rsidRPr="003C7EAC" w:rsidRDefault="00A44A84" w:rsidP="00442549">
            <w:pPr>
              <w:jc w:val="right"/>
              <w:rPr>
                <w:del w:id="1222" w:author="Ingrid Schulte" w:date="2019-07-04T15:04:00Z"/>
                <w:rFonts w:eastAsia="Times New Roman" w:cstheme="minorHAnsi"/>
                <w:color w:val="000000"/>
                <w:sz w:val="20"/>
                <w:szCs w:val="20"/>
              </w:rPr>
            </w:pPr>
            <w:del w:id="1223" w:author="Ingrid Schulte" w:date="2019-07-04T15:04:00Z">
              <w:r w:rsidRPr="003C7EAC">
                <w:rPr>
                  <w:rFonts w:eastAsia="Times New Roman" w:cstheme="minorHAnsi"/>
                  <w:color w:val="000000"/>
                  <w:sz w:val="20"/>
                  <w:szCs w:val="20"/>
                </w:rPr>
                <w:delText>1,584</w:delText>
              </w:r>
            </w:del>
          </w:p>
        </w:tc>
        <w:tc>
          <w:tcPr>
            <w:tcW w:w="1080" w:type="dxa"/>
            <w:gridSpan w:val="2"/>
            <w:tcBorders>
              <w:top w:val="nil"/>
              <w:left w:val="nil"/>
              <w:bottom w:val="single" w:sz="4" w:space="0" w:color="auto"/>
              <w:right w:val="single" w:sz="4" w:space="0" w:color="auto"/>
            </w:tcBorders>
            <w:shd w:val="clear" w:color="auto" w:fill="auto"/>
            <w:noWrap/>
            <w:vAlign w:val="bottom"/>
            <w:hideMark/>
          </w:tcPr>
          <w:p w14:paraId="22D640FB" w14:textId="77777777" w:rsidR="00A44A84" w:rsidRPr="003C7EAC" w:rsidRDefault="00A44A84" w:rsidP="00442549">
            <w:pPr>
              <w:jc w:val="right"/>
              <w:rPr>
                <w:del w:id="1224" w:author="Ingrid Schulte" w:date="2019-07-04T15:04:00Z"/>
                <w:rFonts w:eastAsia="Times New Roman" w:cstheme="minorHAnsi"/>
                <w:color w:val="000000"/>
                <w:sz w:val="20"/>
                <w:szCs w:val="20"/>
              </w:rPr>
            </w:pPr>
            <w:del w:id="1225" w:author="Ingrid Schulte" w:date="2019-07-04T15:04:00Z">
              <w:r w:rsidRPr="003C7EAC">
                <w:rPr>
                  <w:rFonts w:eastAsia="Times New Roman" w:cstheme="minorHAnsi"/>
                  <w:color w:val="000000"/>
                  <w:sz w:val="20"/>
                  <w:szCs w:val="20"/>
                </w:rPr>
                <w:delText>92.4</w:delText>
              </w:r>
            </w:del>
          </w:p>
        </w:tc>
        <w:tc>
          <w:tcPr>
            <w:tcW w:w="1080" w:type="dxa"/>
            <w:gridSpan w:val="3"/>
            <w:tcBorders>
              <w:top w:val="nil"/>
              <w:left w:val="nil"/>
              <w:bottom w:val="single" w:sz="4" w:space="0" w:color="auto"/>
              <w:right w:val="single" w:sz="4" w:space="0" w:color="auto"/>
            </w:tcBorders>
            <w:shd w:val="clear" w:color="000000" w:fill="FF0000"/>
            <w:noWrap/>
            <w:vAlign w:val="bottom"/>
            <w:hideMark/>
          </w:tcPr>
          <w:p w14:paraId="10879AC7" w14:textId="77777777" w:rsidR="00A44A84" w:rsidRPr="003C7EAC" w:rsidRDefault="00A44A84" w:rsidP="00442549">
            <w:pPr>
              <w:jc w:val="center"/>
              <w:rPr>
                <w:del w:id="1226" w:author="Ingrid Schulte" w:date="2019-07-04T15:04:00Z"/>
                <w:rFonts w:eastAsia="Times New Roman" w:cstheme="minorHAnsi"/>
                <w:color w:val="000000"/>
                <w:sz w:val="20"/>
                <w:szCs w:val="20"/>
              </w:rPr>
            </w:pPr>
            <w:del w:id="1227" w:author="Ingrid Schulte" w:date="2019-07-04T15:04:00Z">
              <w:r w:rsidRPr="003C7EAC">
                <w:rPr>
                  <w:rFonts w:eastAsia="Times New Roman" w:cstheme="minorHAnsi"/>
                  <w:color w:val="000000"/>
                  <w:sz w:val="20"/>
                  <w:szCs w:val="20"/>
                </w:rPr>
                <w:delText>-</w:delText>
              </w:r>
            </w:del>
          </w:p>
        </w:tc>
        <w:tc>
          <w:tcPr>
            <w:tcW w:w="900" w:type="dxa"/>
            <w:gridSpan w:val="3"/>
            <w:tcBorders>
              <w:top w:val="nil"/>
              <w:left w:val="nil"/>
              <w:bottom w:val="single" w:sz="4" w:space="0" w:color="auto"/>
              <w:right w:val="single" w:sz="4" w:space="0" w:color="auto"/>
            </w:tcBorders>
            <w:shd w:val="clear" w:color="auto" w:fill="auto"/>
            <w:noWrap/>
            <w:vAlign w:val="bottom"/>
            <w:hideMark/>
          </w:tcPr>
          <w:p w14:paraId="3D49839C" w14:textId="77777777" w:rsidR="00A44A84" w:rsidRPr="003C7EAC" w:rsidRDefault="00A44A84" w:rsidP="00442549">
            <w:pPr>
              <w:jc w:val="right"/>
              <w:rPr>
                <w:del w:id="1228" w:author="Ingrid Schulte" w:date="2019-07-04T15:04:00Z"/>
                <w:rFonts w:eastAsia="Times New Roman" w:cstheme="minorHAnsi"/>
                <w:color w:val="000000"/>
                <w:sz w:val="20"/>
                <w:szCs w:val="20"/>
              </w:rPr>
            </w:pPr>
            <w:del w:id="1229" w:author="Ingrid Schulte" w:date="2019-07-04T15:04:00Z">
              <w:r w:rsidRPr="003C7EAC">
                <w:rPr>
                  <w:rFonts w:eastAsia="Times New Roman" w:cstheme="minorHAnsi"/>
                  <w:color w:val="000000"/>
                  <w:sz w:val="20"/>
                  <w:szCs w:val="20"/>
                </w:rPr>
                <w:delText>1,352</w:delText>
              </w:r>
            </w:del>
          </w:p>
        </w:tc>
        <w:tc>
          <w:tcPr>
            <w:tcW w:w="1080" w:type="dxa"/>
            <w:gridSpan w:val="5"/>
            <w:tcBorders>
              <w:top w:val="nil"/>
              <w:left w:val="nil"/>
              <w:bottom w:val="single" w:sz="4" w:space="0" w:color="auto"/>
              <w:right w:val="single" w:sz="4" w:space="0" w:color="auto"/>
            </w:tcBorders>
            <w:shd w:val="clear" w:color="auto" w:fill="auto"/>
            <w:noWrap/>
            <w:vAlign w:val="bottom"/>
            <w:hideMark/>
          </w:tcPr>
          <w:p w14:paraId="484ABDCE" w14:textId="77777777" w:rsidR="00A44A84" w:rsidRPr="003C7EAC" w:rsidRDefault="00A44A84" w:rsidP="00442549">
            <w:pPr>
              <w:jc w:val="right"/>
              <w:rPr>
                <w:del w:id="1230" w:author="Ingrid Schulte" w:date="2019-07-04T15:04:00Z"/>
                <w:rFonts w:eastAsia="Times New Roman" w:cstheme="minorHAnsi"/>
                <w:color w:val="000000"/>
                <w:sz w:val="20"/>
                <w:szCs w:val="20"/>
              </w:rPr>
            </w:pPr>
            <w:del w:id="1231" w:author="Ingrid Schulte" w:date="2019-07-04T15:04:00Z">
              <w:r w:rsidRPr="003C7EAC">
                <w:rPr>
                  <w:rFonts w:eastAsia="Times New Roman" w:cstheme="minorHAnsi"/>
                  <w:color w:val="000000"/>
                  <w:sz w:val="20"/>
                  <w:szCs w:val="20"/>
                </w:rPr>
                <w:delText>91.5</w:delText>
              </w:r>
            </w:del>
          </w:p>
        </w:tc>
        <w:tc>
          <w:tcPr>
            <w:tcW w:w="1164" w:type="dxa"/>
            <w:tcBorders>
              <w:top w:val="nil"/>
              <w:left w:val="nil"/>
              <w:bottom w:val="single" w:sz="4" w:space="0" w:color="auto"/>
              <w:right w:val="double" w:sz="6" w:space="0" w:color="auto"/>
            </w:tcBorders>
            <w:shd w:val="clear" w:color="000000" w:fill="FF0000"/>
            <w:noWrap/>
            <w:vAlign w:val="bottom"/>
            <w:hideMark/>
          </w:tcPr>
          <w:p w14:paraId="76606245" w14:textId="77777777" w:rsidR="00A44A84" w:rsidRPr="003C7EAC" w:rsidRDefault="00A44A84" w:rsidP="00442549">
            <w:pPr>
              <w:jc w:val="center"/>
              <w:rPr>
                <w:del w:id="1232" w:author="Ingrid Schulte" w:date="2019-07-04T15:04:00Z"/>
                <w:rFonts w:eastAsia="Times New Roman" w:cstheme="minorHAnsi"/>
                <w:color w:val="000000"/>
                <w:sz w:val="20"/>
                <w:szCs w:val="20"/>
              </w:rPr>
            </w:pPr>
            <w:del w:id="1233" w:author="Ingrid Schulte" w:date="2019-07-04T15:04:00Z">
              <w:r w:rsidRPr="003C7EAC">
                <w:rPr>
                  <w:rFonts w:eastAsia="Times New Roman" w:cstheme="minorHAnsi"/>
                  <w:color w:val="000000"/>
                  <w:sz w:val="20"/>
                  <w:szCs w:val="20"/>
                </w:rPr>
                <w:delText>-</w:delText>
              </w:r>
            </w:del>
          </w:p>
        </w:tc>
      </w:tr>
      <w:tr w:rsidR="00F127B2" w:rsidRPr="003C7EAC" w14:paraId="437C1BD8"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22E445FC" w14:textId="09841CEA"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Grassland</w:t>
            </w:r>
          </w:p>
        </w:tc>
        <w:tc>
          <w:tcPr>
            <w:tcW w:w="895" w:type="dxa"/>
            <w:tcBorders>
              <w:top w:val="nil"/>
              <w:left w:val="nil"/>
              <w:bottom w:val="single" w:sz="4" w:space="0" w:color="auto"/>
              <w:right w:val="single" w:sz="4" w:space="0" w:color="auto"/>
            </w:tcBorders>
            <w:cellDel w:id="1234" w:author="Charlotte Streck" w:date="2019-07-04T15:04:00Z"/>
          </w:tcPr>
          <w:p w14:paraId="2A5D8D58" w14:textId="77777777" w:rsidR="00A44A84" w:rsidRPr="003C7EAC" w:rsidRDefault="00A44A84" w:rsidP="00442549">
            <w:pPr>
              <w:jc w:val="right"/>
              <w:rPr>
                <w:rFonts w:eastAsia="Times New Roman" w:cstheme="minorHAnsi"/>
                <w:color w:val="000000"/>
                <w:sz w:val="20"/>
                <w:szCs w:val="20"/>
              </w:rPr>
            </w:pPr>
            <w:del w:id="1235" w:author="Ingrid Schulte" w:date="2019-07-04T15:04:00Z">
              <w:r w:rsidRPr="003C7EAC">
                <w:rPr>
                  <w:rFonts w:eastAsia="Times New Roman" w:cstheme="minorHAnsi"/>
                  <w:color w:val="000000"/>
                  <w:sz w:val="20"/>
                  <w:szCs w:val="20"/>
                </w:rPr>
                <w:delText>96</w:delText>
              </w:r>
            </w:del>
          </w:p>
        </w:tc>
        <w:tc>
          <w:tcPr>
            <w:tcW w:w="1081" w:type="dxa"/>
            <w:gridSpan w:val="2"/>
            <w:tcBorders>
              <w:top w:val="nil"/>
              <w:left w:val="nil"/>
              <w:bottom w:val="single" w:sz="4" w:space="0" w:color="auto"/>
              <w:right w:val="single" w:sz="4" w:space="0" w:color="auto"/>
            </w:tcBorders>
            <w:cellDel w:id="1236" w:author="Charlotte Streck" w:date="2019-07-04T15:04:00Z"/>
          </w:tcPr>
          <w:p w14:paraId="620436AB" w14:textId="77777777" w:rsidR="00A44A84" w:rsidRPr="003C7EAC" w:rsidRDefault="00A44A84" w:rsidP="00442549">
            <w:pPr>
              <w:jc w:val="right"/>
              <w:rPr>
                <w:rFonts w:eastAsia="Times New Roman" w:cstheme="minorHAnsi"/>
                <w:color w:val="000000"/>
                <w:sz w:val="20"/>
                <w:szCs w:val="20"/>
              </w:rPr>
            </w:pPr>
            <w:del w:id="1237" w:author="Ingrid Schulte" w:date="2019-07-04T15:04:00Z">
              <w:r w:rsidRPr="003C7EAC">
                <w:rPr>
                  <w:rFonts w:eastAsia="Times New Roman" w:cstheme="minorHAnsi"/>
                  <w:color w:val="000000"/>
                  <w:sz w:val="20"/>
                  <w:szCs w:val="20"/>
                </w:rPr>
                <w:delText>6.5</w:delText>
              </w:r>
            </w:del>
          </w:p>
        </w:tc>
        <w:tc>
          <w:tcPr>
            <w:tcW w:w="900" w:type="dxa"/>
            <w:gridSpan w:val="2"/>
            <w:tcBorders>
              <w:top w:val="nil"/>
              <w:left w:val="nil"/>
              <w:bottom w:val="single" w:sz="4" w:space="0" w:color="auto"/>
              <w:right w:val="single" w:sz="4" w:space="0" w:color="auto"/>
            </w:tcBorders>
            <w:cellDel w:id="1238" w:author="Charlotte Streck" w:date="2019-07-04T15:04:00Z"/>
          </w:tcPr>
          <w:p w14:paraId="56B225D2" w14:textId="77777777" w:rsidR="00A44A84" w:rsidRPr="003C7EAC" w:rsidRDefault="00A44A84" w:rsidP="00442549">
            <w:pPr>
              <w:jc w:val="right"/>
              <w:rPr>
                <w:rFonts w:eastAsia="Times New Roman" w:cstheme="minorHAnsi"/>
                <w:color w:val="000000"/>
                <w:sz w:val="20"/>
                <w:szCs w:val="20"/>
              </w:rPr>
            </w:pPr>
            <w:del w:id="1239" w:author="Ingrid Schulte" w:date="2019-07-04T15:04:00Z">
              <w:r w:rsidRPr="003C7EAC">
                <w:rPr>
                  <w:rFonts w:eastAsia="Times New Roman" w:cstheme="minorHAnsi"/>
                  <w:color w:val="000000"/>
                  <w:sz w:val="20"/>
                  <w:szCs w:val="20"/>
                </w:rPr>
                <w:delText>244</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0B61D21E" w14:textId="0B8FA3BC"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7.7</w:t>
            </w:r>
          </w:p>
        </w:tc>
        <w:tc>
          <w:tcPr>
            <w:tcW w:w="1080" w:type="dxa"/>
            <w:gridSpan w:val="6"/>
            <w:tcBorders>
              <w:top w:val="nil"/>
              <w:left w:val="nil"/>
              <w:bottom w:val="single" w:sz="4" w:space="0" w:color="auto"/>
              <w:right w:val="single" w:sz="4" w:space="0" w:color="auto"/>
            </w:tcBorders>
            <w:shd w:val="clear" w:color="000000" w:fill="00B050"/>
            <w:cellDel w:id="1240" w:author="Charlotte Streck" w:date="2019-07-04T15:04:00Z"/>
          </w:tcPr>
          <w:p w14:paraId="42C680CC" w14:textId="77777777" w:rsidR="00A44A84" w:rsidRPr="003C7EAC" w:rsidRDefault="00A44A84" w:rsidP="00442549">
            <w:pPr>
              <w:jc w:val="center"/>
              <w:rPr>
                <w:rFonts w:eastAsia="Times New Roman" w:cstheme="minorHAnsi"/>
                <w:color w:val="000000"/>
                <w:sz w:val="20"/>
                <w:szCs w:val="20"/>
              </w:rPr>
            </w:pPr>
            <w:del w:id="1241"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242" w:author="Charlotte Streck" w:date="2019-07-04T15:04:00Z"/>
          </w:tcPr>
          <w:p w14:paraId="5447D8EA" w14:textId="77777777" w:rsidR="00A44A84" w:rsidRPr="003C7EAC" w:rsidRDefault="00A44A84" w:rsidP="00442549">
            <w:pPr>
              <w:jc w:val="right"/>
              <w:rPr>
                <w:rFonts w:eastAsia="Times New Roman" w:cstheme="minorHAnsi"/>
                <w:color w:val="000000"/>
                <w:sz w:val="20"/>
                <w:szCs w:val="20"/>
              </w:rPr>
            </w:pPr>
            <w:del w:id="1243" w:author="Ingrid Schulte" w:date="2019-07-04T15:04:00Z">
              <w:r w:rsidRPr="003C7EAC">
                <w:rPr>
                  <w:rFonts w:eastAsia="Times New Roman" w:cstheme="minorHAnsi"/>
                  <w:color w:val="000000"/>
                  <w:sz w:val="20"/>
                  <w:szCs w:val="20"/>
                </w:rPr>
                <w:delText>191</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63597BCC" w14:textId="12DD950A"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9.1</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7AEF256F" w14:textId="05D14C3A"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2F94B333"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0B450583" w14:textId="23FEE2BA"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Settlement</w:t>
            </w:r>
          </w:p>
        </w:tc>
        <w:tc>
          <w:tcPr>
            <w:tcW w:w="895" w:type="dxa"/>
            <w:tcBorders>
              <w:top w:val="nil"/>
              <w:left w:val="nil"/>
              <w:bottom w:val="single" w:sz="4" w:space="0" w:color="auto"/>
              <w:right w:val="single" w:sz="4" w:space="0" w:color="auto"/>
            </w:tcBorders>
            <w:cellDel w:id="1244" w:author="Charlotte Streck" w:date="2019-07-04T15:04:00Z"/>
          </w:tcPr>
          <w:p w14:paraId="71F13679" w14:textId="77777777" w:rsidR="00A44A84" w:rsidRPr="003C7EAC" w:rsidRDefault="00A44A84" w:rsidP="00442549">
            <w:pPr>
              <w:jc w:val="right"/>
              <w:rPr>
                <w:rFonts w:eastAsia="Times New Roman" w:cstheme="minorHAnsi"/>
                <w:color w:val="000000"/>
                <w:sz w:val="20"/>
                <w:szCs w:val="20"/>
              </w:rPr>
            </w:pPr>
            <w:del w:id="1245" w:author="Ingrid Schulte" w:date="2019-07-04T15:04:00Z">
              <w:r w:rsidRPr="003C7EAC">
                <w:rPr>
                  <w:rFonts w:eastAsia="Times New Roman" w:cstheme="minorHAnsi"/>
                  <w:color w:val="000000"/>
                  <w:sz w:val="20"/>
                  <w:szCs w:val="20"/>
                </w:rPr>
                <w:delText>8</w:delText>
              </w:r>
            </w:del>
          </w:p>
        </w:tc>
        <w:tc>
          <w:tcPr>
            <w:tcW w:w="1081" w:type="dxa"/>
            <w:gridSpan w:val="2"/>
            <w:tcBorders>
              <w:top w:val="nil"/>
              <w:left w:val="nil"/>
              <w:bottom w:val="single" w:sz="4" w:space="0" w:color="auto"/>
              <w:right w:val="single" w:sz="4" w:space="0" w:color="auto"/>
            </w:tcBorders>
            <w:cellDel w:id="1246" w:author="Charlotte Streck" w:date="2019-07-04T15:04:00Z"/>
          </w:tcPr>
          <w:p w14:paraId="4DC3AF86" w14:textId="77777777" w:rsidR="00A44A84" w:rsidRPr="003C7EAC" w:rsidRDefault="00A44A84" w:rsidP="00442549">
            <w:pPr>
              <w:jc w:val="right"/>
              <w:rPr>
                <w:rFonts w:eastAsia="Times New Roman" w:cstheme="minorHAnsi"/>
                <w:color w:val="000000"/>
                <w:sz w:val="20"/>
                <w:szCs w:val="20"/>
              </w:rPr>
            </w:pPr>
            <w:del w:id="1247" w:author="Ingrid Schulte" w:date="2019-07-04T15:04:00Z">
              <w:r w:rsidRPr="003C7EAC">
                <w:rPr>
                  <w:rFonts w:eastAsia="Times New Roman" w:cstheme="minorHAnsi"/>
                  <w:color w:val="000000"/>
                  <w:sz w:val="20"/>
                  <w:szCs w:val="20"/>
                </w:rPr>
                <w:delText>14.5</w:delText>
              </w:r>
            </w:del>
          </w:p>
        </w:tc>
        <w:tc>
          <w:tcPr>
            <w:tcW w:w="900" w:type="dxa"/>
            <w:gridSpan w:val="2"/>
            <w:tcBorders>
              <w:top w:val="nil"/>
              <w:left w:val="nil"/>
              <w:bottom w:val="single" w:sz="4" w:space="0" w:color="auto"/>
              <w:right w:val="single" w:sz="4" w:space="0" w:color="auto"/>
            </w:tcBorders>
            <w:cellDel w:id="1248" w:author="Charlotte Streck" w:date="2019-07-04T15:04:00Z"/>
          </w:tcPr>
          <w:p w14:paraId="67319359" w14:textId="77777777" w:rsidR="00A44A84" w:rsidRPr="003C7EAC" w:rsidRDefault="00A44A84" w:rsidP="00442549">
            <w:pPr>
              <w:jc w:val="right"/>
              <w:rPr>
                <w:rFonts w:eastAsia="Times New Roman" w:cstheme="minorHAnsi"/>
                <w:color w:val="000000"/>
                <w:sz w:val="20"/>
                <w:szCs w:val="20"/>
              </w:rPr>
            </w:pPr>
            <w:del w:id="1249" w:author="Ingrid Schulte" w:date="2019-07-04T15:04:00Z">
              <w:r w:rsidRPr="003C7EAC">
                <w:rPr>
                  <w:rFonts w:eastAsia="Times New Roman" w:cstheme="minorHAnsi"/>
                  <w:color w:val="000000"/>
                  <w:sz w:val="20"/>
                  <w:szCs w:val="20"/>
                </w:rPr>
                <w:delText>25</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73EEBE35" w14:textId="31198FAE"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19.0</w:t>
            </w:r>
          </w:p>
        </w:tc>
        <w:tc>
          <w:tcPr>
            <w:tcW w:w="1080" w:type="dxa"/>
            <w:gridSpan w:val="6"/>
            <w:tcBorders>
              <w:top w:val="nil"/>
              <w:left w:val="nil"/>
              <w:bottom w:val="single" w:sz="4" w:space="0" w:color="auto"/>
              <w:right w:val="single" w:sz="4" w:space="0" w:color="auto"/>
            </w:tcBorders>
            <w:shd w:val="clear" w:color="000000" w:fill="00B050"/>
            <w:cellDel w:id="1250" w:author="Charlotte Streck" w:date="2019-07-04T15:04:00Z"/>
          </w:tcPr>
          <w:p w14:paraId="2903E147" w14:textId="77777777" w:rsidR="00A44A84" w:rsidRPr="003C7EAC" w:rsidRDefault="00A44A84" w:rsidP="00442549">
            <w:pPr>
              <w:jc w:val="center"/>
              <w:rPr>
                <w:rFonts w:eastAsia="Times New Roman" w:cstheme="minorHAnsi"/>
                <w:color w:val="000000"/>
                <w:sz w:val="20"/>
                <w:szCs w:val="20"/>
              </w:rPr>
            </w:pPr>
            <w:del w:id="1251"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252" w:author="Charlotte Streck" w:date="2019-07-04T15:04:00Z"/>
          </w:tcPr>
          <w:p w14:paraId="14E63B89" w14:textId="77777777" w:rsidR="00A44A84" w:rsidRPr="003C7EAC" w:rsidRDefault="00A44A84" w:rsidP="00442549">
            <w:pPr>
              <w:jc w:val="right"/>
              <w:rPr>
                <w:rFonts w:eastAsia="Times New Roman" w:cstheme="minorHAnsi"/>
                <w:color w:val="000000"/>
                <w:sz w:val="20"/>
                <w:szCs w:val="20"/>
              </w:rPr>
            </w:pPr>
            <w:del w:id="1253" w:author="Ingrid Schulte" w:date="2019-07-04T15:04:00Z">
              <w:r w:rsidRPr="003C7EAC">
                <w:rPr>
                  <w:rFonts w:eastAsia="Times New Roman" w:cstheme="minorHAnsi"/>
                  <w:color w:val="000000"/>
                  <w:sz w:val="20"/>
                  <w:szCs w:val="20"/>
                </w:rPr>
                <w:delText>31</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5F86A8F8" w14:textId="3983AAB4"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22.0</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4C0D26C2" w14:textId="2C55FC79"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1EADAB24" w14:textId="77777777" w:rsidTr="002155F3">
        <w:trPr>
          <w:gridAfter w:val="1"/>
          <w:wAfter w:w="1254" w:type="dxa"/>
          <w:trHeight w:val="315"/>
        </w:trPr>
        <w:tc>
          <w:tcPr>
            <w:tcW w:w="0" w:type="auto"/>
            <w:tcBorders>
              <w:top w:val="nil"/>
              <w:left w:val="double" w:sz="6" w:space="0" w:color="auto"/>
              <w:bottom w:val="double" w:sz="6" w:space="0" w:color="auto"/>
              <w:right w:val="single" w:sz="4" w:space="0" w:color="auto"/>
            </w:tcBorders>
            <w:shd w:val="clear" w:color="auto" w:fill="auto"/>
            <w:noWrap/>
            <w:vAlign w:val="bottom"/>
          </w:tcPr>
          <w:p w14:paraId="76AB7361" w14:textId="732E04BD"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lastRenderedPageBreak/>
              <w:t>Wetland</w:t>
            </w:r>
          </w:p>
        </w:tc>
        <w:tc>
          <w:tcPr>
            <w:tcW w:w="895" w:type="dxa"/>
            <w:tcBorders>
              <w:top w:val="nil"/>
              <w:left w:val="nil"/>
              <w:bottom w:val="double" w:sz="6" w:space="0" w:color="auto"/>
              <w:right w:val="single" w:sz="4" w:space="0" w:color="auto"/>
            </w:tcBorders>
            <w:cellDel w:id="1254" w:author="Charlotte Streck" w:date="2019-07-04T15:04:00Z"/>
          </w:tcPr>
          <w:p w14:paraId="2A7657DC" w14:textId="77777777" w:rsidR="00A44A84" w:rsidRPr="003C7EAC" w:rsidRDefault="00A44A84" w:rsidP="00442549">
            <w:pPr>
              <w:jc w:val="right"/>
              <w:rPr>
                <w:rFonts w:eastAsia="Times New Roman" w:cstheme="minorHAnsi"/>
                <w:color w:val="000000"/>
                <w:sz w:val="20"/>
                <w:szCs w:val="20"/>
              </w:rPr>
            </w:pPr>
            <w:del w:id="1255" w:author="Ingrid Schulte" w:date="2019-07-04T15:04:00Z">
              <w:r w:rsidRPr="003C7EAC">
                <w:rPr>
                  <w:rFonts w:eastAsia="Times New Roman" w:cstheme="minorHAnsi"/>
                  <w:color w:val="000000"/>
                  <w:sz w:val="20"/>
                  <w:szCs w:val="20"/>
                </w:rPr>
                <w:delText>25</w:delText>
              </w:r>
            </w:del>
          </w:p>
        </w:tc>
        <w:tc>
          <w:tcPr>
            <w:tcW w:w="1081" w:type="dxa"/>
            <w:gridSpan w:val="2"/>
            <w:tcBorders>
              <w:top w:val="nil"/>
              <w:left w:val="nil"/>
              <w:bottom w:val="double" w:sz="6" w:space="0" w:color="auto"/>
              <w:right w:val="single" w:sz="4" w:space="0" w:color="auto"/>
            </w:tcBorders>
            <w:cellDel w:id="1256" w:author="Charlotte Streck" w:date="2019-07-04T15:04:00Z"/>
          </w:tcPr>
          <w:p w14:paraId="19156412" w14:textId="77777777" w:rsidR="00A44A84" w:rsidRPr="003C7EAC" w:rsidRDefault="00A44A84" w:rsidP="00442549">
            <w:pPr>
              <w:jc w:val="right"/>
              <w:rPr>
                <w:rFonts w:eastAsia="Times New Roman" w:cstheme="minorHAnsi"/>
                <w:color w:val="000000"/>
                <w:sz w:val="20"/>
                <w:szCs w:val="20"/>
              </w:rPr>
            </w:pPr>
            <w:del w:id="1257" w:author="Ingrid Schulte" w:date="2019-07-04T15:04:00Z">
              <w:r w:rsidRPr="003C7EAC">
                <w:rPr>
                  <w:rFonts w:eastAsia="Times New Roman" w:cstheme="minorHAnsi"/>
                  <w:color w:val="000000"/>
                  <w:sz w:val="20"/>
                  <w:szCs w:val="20"/>
                </w:rPr>
                <w:delText>7.3</w:delText>
              </w:r>
            </w:del>
          </w:p>
        </w:tc>
        <w:tc>
          <w:tcPr>
            <w:tcW w:w="900" w:type="dxa"/>
            <w:gridSpan w:val="2"/>
            <w:tcBorders>
              <w:top w:val="nil"/>
              <w:left w:val="nil"/>
              <w:bottom w:val="double" w:sz="6" w:space="0" w:color="auto"/>
              <w:right w:val="single" w:sz="4" w:space="0" w:color="auto"/>
            </w:tcBorders>
            <w:cellDel w:id="1258" w:author="Charlotte Streck" w:date="2019-07-04T15:04:00Z"/>
          </w:tcPr>
          <w:p w14:paraId="64ACD583" w14:textId="77777777" w:rsidR="00A44A84" w:rsidRPr="003C7EAC" w:rsidRDefault="00A44A84" w:rsidP="00442549">
            <w:pPr>
              <w:jc w:val="right"/>
              <w:rPr>
                <w:rFonts w:eastAsia="Times New Roman" w:cstheme="minorHAnsi"/>
                <w:color w:val="000000"/>
                <w:sz w:val="20"/>
                <w:szCs w:val="20"/>
              </w:rPr>
            </w:pPr>
            <w:del w:id="1259" w:author="Ingrid Schulte" w:date="2019-07-04T15:04:00Z">
              <w:r w:rsidRPr="003C7EAC">
                <w:rPr>
                  <w:rFonts w:eastAsia="Times New Roman" w:cstheme="minorHAnsi"/>
                  <w:color w:val="000000"/>
                  <w:sz w:val="20"/>
                  <w:szCs w:val="20"/>
                </w:rPr>
                <w:delText>77</w:delText>
              </w:r>
            </w:del>
          </w:p>
        </w:tc>
        <w:tc>
          <w:tcPr>
            <w:tcW w:w="1886" w:type="dxa"/>
            <w:gridSpan w:val="2"/>
            <w:tcBorders>
              <w:top w:val="nil"/>
              <w:left w:val="nil"/>
              <w:bottom w:val="double" w:sz="6" w:space="0" w:color="auto"/>
              <w:right w:val="single" w:sz="4" w:space="0" w:color="auto"/>
            </w:tcBorders>
            <w:shd w:val="clear" w:color="auto" w:fill="auto"/>
            <w:noWrap/>
            <w:vAlign w:val="bottom"/>
          </w:tcPr>
          <w:p w14:paraId="5587EDA9" w14:textId="3D59BD04"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4.5</w:t>
            </w:r>
          </w:p>
        </w:tc>
        <w:tc>
          <w:tcPr>
            <w:tcW w:w="1080" w:type="dxa"/>
            <w:gridSpan w:val="6"/>
            <w:tcBorders>
              <w:top w:val="nil"/>
              <w:left w:val="nil"/>
              <w:bottom w:val="double" w:sz="6" w:space="0" w:color="auto"/>
              <w:right w:val="single" w:sz="4" w:space="0" w:color="auto"/>
            </w:tcBorders>
            <w:shd w:val="clear" w:color="000000" w:fill="FF0000"/>
            <w:cellDel w:id="1260" w:author="Charlotte Streck" w:date="2019-07-04T15:04:00Z"/>
          </w:tcPr>
          <w:p w14:paraId="5AB55BE3" w14:textId="77777777" w:rsidR="00A44A84" w:rsidRPr="003C7EAC" w:rsidRDefault="00A44A84" w:rsidP="00442549">
            <w:pPr>
              <w:jc w:val="center"/>
              <w:rPr>
                <w:rFonts w:eastAsia="Times New Roman" w:cstheme="minorHAnsi"/>
                <w:color w:val="000000"/>
                <w:sz w:val="20"/>
                <w:szCs w:val="20"/>
              </w:rPr>
            </w:pPr>
            <w:del w:id="1261"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double" w:sz="6" w:space="0" w:color="auto"/>
              <w:right w:val="single" w:sz="4" w:space="0" w:color="auto"/>
            </w:tcBorders>
            <w:cellDel w:id="1262" w:author="Charlotte Streck" w:date="2019-07-04T15:04:00Z"/>
          </w:tcPr>
          <w:p w14:paraId="7A92F817" w14:textId="77777777" w:rsidR="00A44A84" w:rsidRPr="003C7EAC" w:rsidRDefault="00A44A84" w:rsidP="00442549">
            <w:pPr>
              <w:jc w:val="right"/>
              <w:rPr>
                <w:rFonts w:eastAsia="Times New Roman" w:cstheme="minorHAnsi"/>
                <w:color w:val="000000"/>
                <w:sz w:val="20"/>
                <w:szCs w:val="20"/>
              </w:rPr>
            </w:pPr>
            <w:del w:id="1263" w:author="Ingrid Schulte" w:date="2019-07-04T15:04:00Z">
              <w:r w:rsidRPr="003C7EAC">
                <w:rPr>
                  <w:rFonts w:eastAsia="Times New Roman" w:cstheme="minorHAnsi"/>
                  <w:color w:val="000000"/>
                  <w:sz w:val="20"/>
                  <w:szCs w:val="20"/>
                </w:rPr>
                <w:delText>67</w:delText>
              </w:r>
            </w:del>
          </w:p>
        </w:tc>
        <w:tc>
          <w:tcPr>
            <w:tcW w:w="1800" w:type="dxa"/>
            <w:gridSpan w:val="2"/>
            <w:tcBorders>
              <w:top w:val="nil"/>
              <w:left w:val="nil"/>
              <w:bottom w:val="double" w:sz="6" w:space="0" w:color="auto"/>
              <w:right w:val="single" w:sz="4" w:space="0" w:color="auto"/>
            </w:tcBorders>
            <w:shd w:val="clear" w:color="auto" w:fill="auto"/>
            <w:noWrap/>
            <w:vAlign w:val="bottom"/>
          </w:tcPr>
          <w:p w14:paraId="73448862" w14:textId="714F883F"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6.1</w:t>
            </w:r>
          </w:p>
        </w:tc>
        <w:tc>
          <w:tcPr>
            <w:tcW w:w="2160" w:type="dxa"/>
            <w:gridSpan w:val="10"/>
            <w:tcBorders>
              <w:top w:val="nil"/>
              <w:left w:val="nil"/>
              <w:bottom w:val="double" w:sz="6" w:space="0" w:color="auto"/>
              <w:right w:val="double" w:sz="6" w:space="0" w:color="auto"/>
            </w:tcBorders>
            <w:shd w:val="clear" w:color="000000" w:fill="00B050"/>
            <w:noWrap/>
            <w:vAlign w:val="bottom"/>
          </w:tcPr>
          <w:p w14:paraId="27310586" w14:textId="044CAD5A"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021B85B9" w14:textId="11210A70" w:rsidTr="002155F3">
        <w:trPr>
          <w:gridAfter w:val="1"/>
          <w:wAfter w:w="1254" w:type="dxa"/>
          <w:trHeight w:val="198"/>
        </w:trPr>
        <w:tc>
          <w:tcPr>
            <w:tcW w:w="0" w:type="auto"/>
            <w:gridSpan w:val="6"/>
            <w:tcBorders>
              <w:top w:val="nil"/>
              <w:left w:val="double" w:sz="6" w:space="0" w:color="auto"/>
              <w:bottom w:val="single" w:sz="4" w:space="0" w:color="auto"/>
              <w:right w:val="nil"/>
            </w:tcBorders>
            <w:shd w:val="clear" w:color="auto" w:fill="DEEAF6" w:themeFill="accent1" w:themeFillTint="33"/>
            <w:noWrap/>
            <w:vAlign w:val="bottom"/>
          </w:tcPr>
          <w:p w14:paraId="078B462B" w14:textId="4778AF09"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Thailand</w:t>
            </w:r>
          </w:p>
        </w:tc>
        <w:tc>
          <w:tcPr>
            <w:tcW w:w="1886" w:type="dxa"/>
            <w:gridSpan w:val="12"/>
            <w:tcBorders>
              <w:top w:val="nil"/>
              <w:left w:val="nil"/>
              <w:bottom w:val="single" w:sz="4" w:space="0" w:color="auto"/>
              <w:right w:val="nil"/>
            </w:tcBorders>
            <w:shd w:val="clear" w:color="auto" w:fill="DEEAF6" w:themeFill="accent1" w:themeFillTint="33"/>
            <w:noWrap/>
            <w:vAlign w:val="bottom"/>
          </w:tcPr>
          <w:p w14:paraId="619AD894" w14:textId="71DC3FD0" w:rsidR="00762B74" w:rsidRPr="003C7EAC" w:rsidRDefault="007C5620" w:rsidP="00442549">
            <w:pPr>
              <w:jc w:val="right"/>
              <w:rPr>
                <w:rFonts w:eastAsia="Times New Roman" w:cstheme="minorHAnsi"/>
                <w:b/>
                <w:bCs/>
                <w:color w:val="000000"/>
                <w:sz w:val="20"/>
                <w:szCs w:val="20"/>
              </w:rPr>
            </w:pPr>
            <w:ins w:id="1264" w:author="Ingrid Schulte" w:date="2019-07-04T15:04:00Z">
              <w:r>
                <w:rPr>
                  <w:rFonts w:eastAsia="Times New Roman" w:cstheme="minorHAnsi"/>
                  <w:b/>
                  <w:bCs/>
                  <w:color w:val="000000"/>
                  <w:sz w:val="20"/>
                  <w:szCs w:val="20"/>
                </w:rPr>
                <w:t>7.8</w:t>
              </w:r>
            </w:ins>
          </w:p>
        </w:tc>
        <w:tc>
          <w:tcPr>
            <w:tcW w:w="1800" w:type="dxa"/>
            <w:gridSpan w:val="2"/>
            <w:tcBorders>
              <w:top w:val="nil"/>
              <w:left w:val="nil"/>
              <w:bottom w:val="single" w:sz="4" w:space="0" w:color="auto"/>
              <w:right w:val="nil"/>
            </w:tcBorders>
            <w:shd w:val="clear" w:color="auto" w:fill="DEEAF6" w:themeFill="accent1" w:themeFillTint="33"/>
            <w:noWrap/>
            <w:vAlign w:val="bottom"/>
          </w:tcPr>
          <w:p w14:paraId="20714610" w14:textId="0E3A12AF" w:rsidR="00762B74" w:rsidRPr="003C7EAC" w:rsidRDefault="007C5620" w:rsidP="00442549">
            <w:pPr>
              <w:jc w:val="right"/>
              <w:rPr>
                <w:rFonts w:eastAsia="Times New Roman" w:cstheme="minorHAnsi"/>
                <w:b/>
                <w:bCs/>
                <w:color w:val="000000"/>
                <w:sz w:val="20"/>
                <w:szCs w:val="20"/>
              </w:rPr>
            </w:pPr>
            <w:ins w:id="1265" w:author="Ingrid Schulte" w:date="2019-07-04T15:04:00Z">
              <w:r>
                <w:rPr>
                  <w:rFonts w:eastAsia="Times New Roman" w:cstheme="minorHAnsi"/>
                  <w:b/>
                  <w:bCs/>
                  <w:color w:val="000000"/>
                  <w:sz w:val="20"/>
                  <w:szCs w:val="20"/>
                </w:rPr>
                <w:t>9.0</w:t>
              </w:r>
            </w:ins>
          </w:p>
        </w:tc>
        <w:tc>
          <w:tcPr>
            <w:tcW w:w="2160" w:type="dxa"/>
            <w:tcBorders>
              <w:top w:val="nil"/>
              <w:left w:val="nil"/>
              <w:bottom w:val="single" w:sz="4" w:space="0" w:color="auto"/>
              <w:right w:val="double" w:sz="6" w:space="0" w:color="auto"/>
            </w:tcBorders>
            <w:shd w:val="clear" w:color="auto" w:fill="00B050"/>
            <w:noWrap/>
            <w:vAlign w:val="bottom"/>
          </w:tcPr>
          <w:p w14:paraId="34998F4E" w14:textId="23A03FFF" w:rsidR="00762B74" w:rsidRPr="003C7EAC" w:rsidRDefault="0077540F">
            <w:pPr>
              <w:jc w:val="center"/>
              <w:rPr>
                <w:rFonts w:eastAsia="Times New Roman" w:cstheme="minorHAnsi"/>
                <w:b/>
                <w:bCs/>
                <w:color w:val="000000"/>
                <w:sz w:val="20"/>
                <w:szCs w:val="20"/>
              </w:rPr>
              <w:pPrChange w:id="1266" w:author="CF" w:date="2019-07-10T09:14:00Z">
                <w:pPr>
                  <w:jc w:val="right"/>
                </w:pPr>
              </w:pPrChange>
            </w:pPr>
            <w:ins w:id="1267" w:author="Ingrid Schulte" w:date="2019-07-04T15:04:00Z">
              <w:r>
                <w:rPr>
                  <w:rFonts w:eastAsia="Times New Roman" w:cstheme="minorHAnsi"/>
                  <w:b/>
                  <w:bCs/>
                  <w:color w:val="000000"/>
                  <w:sz w:val="20"/>
                  <w:szCs w:val="20"/>
                </w:rPr>
                <w:t>+</w:t>
              </w:r>
            </w:ins>
          </w:p>
        </w:tc>
        <w:tc>
          <w:tcPr>
            <w:tcW w:w="1080" w:type="dxa"/>
            <w:gridSpan w:val="3"/>
            <w:tcBorders>
              <w:top w:val="nil"/>
              <w:left w:val="nil"/>
              <w:bottom w:val="single" w:sz="4" w:space="0" w:color="auto"/>
              <w:right w:val="nil"/>
            </w:tcBorders>
            <w:shd w:val="clear" w:color="auto" w:fill="DEEAF6" w:themeFill="accent1" w:themeFillTint="33"/>
            <w:cellDel w:id="1268" w:author="Charlotte Streck" w:date="2019-07-04T15:04:00Z"/>
          </w:tcPr>
          <w:p w14:paraId="2E5977AD" w14:textId="77777777" w:rsidR="00A44A84" w:rsidRPr="003C7EAC" w:rsidRDefault="00A44A84" w:rsidP="00442549">
            <w:pPr>
              <w:jc w:val="right"/>
              <w:rPr>
                <w:rFonts w:eastAsia="Times New Roman" w:cstheme="minorHAnsi"/>
                <w:b/>
                <w:bCs/>
                <w:color w:val="000000"/>
                <w:sz w:val="20"/>
                <w:szCs w:val="20"/>
              </w:rPr>
            </w:pPr>
          </w:p>
        </w:tc>
        <w:tc>
          <w:tcPr>
            <w:tcW w:w="1080" w:type="dxa"/>
            <w:gridSpan w:val="3"/>
            <w:tcBorders>
              <w:top w:val="nil"/>
              <w:left w:val="nil"/>
              <w:bottom w:val="single" w:sz="4" w:space="0" w:color="auto"/>
              <w:right w:val="nil"/>
            </w:tcBorders>
            <w:shd w:val="clear" w:color="auto" w:fill="DEEAF6" w:themeFill="accent1" w:themeFillTint="33"/>
            <w:cellDel w:id="1269" w:author="Charlotte Streck" w:date="2019-07-04T15:04:00Z"/>
          </w:tcPr>
          <w:p w14:paraId="0C73A23A" w14:textId="77777777" w:rsidR="00A44A84" w:rsidRPr="003C7EAC" w:rsidRDefault="00A44A84" w:rsidP="00442549">
            <w:pPr>
              <w:jc w:val="center"/>
              <w:rPr>
                <w:rFonts w:eastAsia="Times New Roman" w:cstheme="minorHAnsi"/>
                <w:b/>
                <w:bCs/>
                <w:color w:val="000000"/>
                <w:sz w:val="20"/>
                <w:szCs w:val="20"/>
              </w:rPr>
            </w:pPr>
          </w:p>
        </w:tc>
        <w:tc>
          <w:tcPr>
            <w:tcW w:w="900" w:type="dxa"/>
            <w:tcBorders>
              <w:top w:val="nil"/>
              <w:left w:val="nil"/>
              <w:bottom w:val="single" w:sz="4" w:space="0" w:color="auto"/>
              <w:right w:val="nil"/>
            </w:tcBorders>
            <w:shd w:val="clear" w:color="auto" w:fill="DEEAF6" w:themeFill="accent1" w:themeFillTint="33"/>
            <w:cellDel w:id="1270" w:author="Charlotte Streck" w:date="2019-07-04T15:04:00Z"/>
          </w:tcPr>
          <w:p w14:paraId="4B23333B" w14:textId="77777777" w:rsidR="00A44A84" w:rsidRPr="003C7EAC" w:rsidRDefault="00A44A84" w:rsidP="00442549">
            <w:pPr>
              <w:jc w:val="right"/>
              <w:rPr>
                <w:rFonts w:eastAsia="Times New Roman" w:cstheme="minorHAnsi"/>
                <w:b/>
                <w:bCs/>
                <w:color w:val="000000"/>
                <w:sz w:val="20"/>
                <w:szCs w:val="20"/>
              </w:rPr>
            </w:pPr>
          </w:p>
        </w:tc>
        <w:tc>
          <w:tcPr>
            <w:tcW w:w="1080" w:type="dxa"/>
            <w:tcBorders>
              <w:top w:val="nil"/>
              <w:left w:val="nil"/>
              <w:bottom w:val="single" w:sz="4" w:space="0" w:color="auto"/>
              <w:right w:val="nil"/>
            </w:tcBorders>
            <w:shd w:val="clear" w:color="auto" w:fill="DEEAF6" w:themeFill="accent1" w:themeFillTint="33"/>
            <w:cellDel w:id="1271" w:author="Charlotte Streck" w:date="2019-07-04T15:04:00Z"/>
          </w:tcPr>
          <w:p w14:paraId="41E926F5" w14:textId="77777777" w:rsidR="00A44A84" w:rsidRPr="003C7EAC" w:rsidRDefault="00A44A84" w:rsidP="00442549">
            <w:pPr>
              <w:jc w:val="right"/>
              <w:rPr>
                <w:rFonts w:eastAsia="Times New Roman" w:cstheme="minorHAnsi"/>
                <w:b/>
                <w:bCs/>
                <w:color w:val="000000"/>
                <w:sz w:val="20"/>
                <w:szCs w:val="20"/>
              </w:rPr>
            </w:pPr>
          </w:p>
        </w:tc>
        <w:tc>
          <w:tcPr>
            <w:tcW w:w="1164" w:type="dxa"/>
            <w:tcBorders>
              <w:top w:val="nil"/>
              <w:left w:val="nil"/>
              <w:bottom w:val="single" w:sz="4" w:space="0" w:color="auto"/>
              <w:right w:val="double" w:sz="6" w:space="0" w:color="auto"/>
            </w:tcBorders>
            <w:shd w:val="clear" w:color="auto" w:fill="DEEAF6" w:themeFill="accent1" w:themeFillTint="33"/>
            <w:cellDel w:id="1272" w:author="Charlotte Streck" w:date="2019-07-04T15:04:00Z"/>
          </w:tcPr>
          <w:p w14:paraId="3B9A322B" w14:textId="77777777" w:rsidR="00A44A84" w:rsidRPr="003C7EAC" w:rsidRDefault="00A44A84" w:rsidP="00442549">
            <w:pPr>
              <w:jc w:val="center"/>
              <w:rPr>
                <w:rFonts w:eastAsia="Times New Roman" w:cstheme="minorHAnsi"/>
                <w:b/>
                <w:bCs/>
                <w:color w:val="000000"/>
                <w:sz w:val="20"/>
                <w:szCs w:val="20"/>
              </w:rPr>
            </w:pPr>
          </w:p>
        </w:tc>
      </w:tr>
      <w:tr w:rsidR="00F127B2" w:rsidRPr="003C7EAC" w14:paraId="4EB5FBCB"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74E5AA46" w14:textId="19A2959F"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Barren</w:t>
            </w:r>
          </w:p>
        </w:tc>
        <w:tc>
          <w:tcPr>
            <w:tcW w:w="895" w:type="dxa"/>
            <w:tcBorders>
              <w:top w:val="nil"/>
              <w:left w:val="nil"/>
              <w:bottom w:val="single" w:sz="4" w:space="0" w:color="auto"/>
              <w:right w:val="single" w:sz="4" w:space="0" w:color="auto"/>
            </w:tcBorders>
            <w:cellDel w:id="1273" w:author="Charlotte Streck" w:date="2019-07-04T15:04:00Z"/>
          </w:tcPr>
          <w:p w14:paraId="29C235BF" w14:textId="77777777" w:rsidR="00A44A84" w:rsidRPr="003C7EAC" w:rsidRDefault="00A44A84" w:rsidP="00442549">
            <w:pPr>
              <w:jc w:val="right"/>
              <w:rPr>
                <w:rFonts w:eastAsia="Times New Roman" w:cstheme="minorHAnsi"/>
                <w:color w:val="000000"/>
                <w:sz w:val="20"/>
                <w:szCs w:val="20"/>
              </w:rPr>
            </w:pPr>
            <w:del w:id="1274" w:author="Ingrid Schulte" w:date="2019-07-04T15:04:00Z">
              <w:r w:rsidRPr="003C7EAC">
                <w:rPr>
                  <w:rFonts w:eastAsia="Times New Roman" w:cstheme="minorHAnsi"/>
                  <w:color w:val="000000"/>
                  <w:sz w:val="20"/>
                  <w:szCs w:val="20"/>
                </w:rPr>
                <w:delText>14</w:delText>
              </w:r>
            </w:del>
          </w:p>
        </w:tc>
        <w:tc>
          <w:tcPr>
            <w:tcW w:w="1081" w:type="dxa"/>
            <w:gridSpan w:val="2"/>
            <w:tcBorders>
              <w:top w:val="nil"/>
              <w:left w:val="nil"/>
              <w:bottom w:val="single" w:sz="4" w:space="0" w:color="auto"/>
              <w:right w:val="single" w:sz="4" w:space="0" w:color="auto"/>
            </w:tcBorders>
            <w:cellDel w:id="1275" w:author="Charlotte Streck" w:date="2019-07-04T15:04:00Z"/>
          </w:tcPr>
          <w:p w14:paraId="1A94A39A" w14:textId="77777777" w:rsidR="00A44A84" w:rsidRPr="003C7EAC" w:rsidRDefault="00A44A84" w:rsidP="00442549">
            <w:pPr>
              <w:jc w:val="right"/>
              <w:rPr>
                <w:rFonts w:eastAsia="Times New Roman" w:cstheme="minorHAnsi"/>
                <w:color w:val="000000"/>
                <w:sz w:val="20"/>
                <w:szCs w:val="20"/>
              </w:rPr>
            </w:pPr>
            <w:del w:id="1276" w:author="Ingrid Schulte" w:date="2019-07-04T15:04:00Z">
              <w:r w:rsidRPr="003C7EAC">
                <w:rPr>
                  <w:rFonts w:eastAsia="Times New Roman" w:cstheme="minorHAnsi"/>
                  <w:color w:val="000000"/>
                  <w:sz w:val="20"/>
                  <w:szCs w:val="20"/>
                </w:rPr>
                <w:delText>1.3</w:delText>
              </w:r>
            </w:del>
          </w:p>
        </w:tc>
        <w:tc>
          <w:tcPr>
            <w:tcW w:w="900" w:type="dxa"/>
            <w:gridSpan w:val="2"/>
            <w:tcBorders>
              <w:top w:val="nil"/>
              <w:left w:val="nil"/>
              <w:bottom w:val="single" w:sz="4" w:space="0" w:color="auto"/>
              <w:right w:val="single" w:sz="4" w:space="0" w:color="auto"/>
            </w:tcBorders>
            <w:cellDel w:id="1277" w:author="Charlotte Streck" w:date="2019-07-04T15:04:00Z"/>
          </w:tcPr>
          <w:p w14:paraId="5354FBCC" w14:textId="77777777" w:rsidR="00A44A84" w:rsidRPr="003C7EAC" w:rsidRDefault="00A44A84" w:rsidP="00442549">
            <w:pPr>
              <w:jc w:val="right"/>
              <w:rPr>
                <w:rFonts w:eastAsia="Times New Roman" w:cstheme="minorHAnsi"/>
                <w:color w:val="000000"/>
                <w:sz w:val="20"/>
                <w:szCs w:val="20"/>
              </w:rPr>
            </w:pPr>
            <w:del w:id="1278" w:author="Ingrid Schulte" w:date="2019-07-04T15:04:00Z">
              <w:r w:rsidRPr="003C7EAC">
                <w:rPr>
                  <w:rFonts w:eastAsia="Times New Roman" w:cstheme="minorHAnsi"/>
                  <w:color w:val="000000"/>
                  <w:sz w:val="20"/>
                  <w:szCs w:val="20"/>
                </w:rPr>
                <w:delText>32</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7E4CAB6E" w14:textId="43CC801D"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5.5</w:t>
            </w:r>
          </w:p>
        </w:tc>
        <w:tc>
          <w:tcPr>
            <w:tcW w:w="1080" w:type="dxa"/>
            <w:gridSpan w:val="6"/>
            <w:tcBorders>
              <w:top w:val="nil"/>
              <w:left w:val="nil"/>
              <w:bottom w:val="single" w:sz="4" w:space="0" w:color="auto"/>
              <w:right w:val="single" w:sz="4" w:space="0" w:color="auto"/>
            </w:tcBorders>
            <w:shd w:val="clear" w:color="000000" w:fill="00B050"/>
            <w:cellDel w:id="1279" w:author="Charlotte Streck" w:date="2019-07-04T15:04:00Z"/>
          </w:tcPr>
          <w:p w14:paraId="5E59917F" w14:textId="77777777" w:rsidR="00A44A84" w:rsidRPr="003C7EAC" w:rsidRDefault="00A44A84" w:rsidP="00442549">
            <w:pPr>
              <w:jc w:val="center"/>
              <w:rPr>
                <w:rFonts w:eastAsia="Times New Roman" w:cstheme="minorHAnsi"/>
                <w:color w:val="000000"/>
                <w:sz w:val="20"/>
                <w:szCs w:val="20"/>
              </w:rPr>
            </w:pPr>
            <w:del w:id="1280"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281" w:author="Charlotte Streck" w:date="2019-07-04T15:04:00Z"/>
          </w:tcPr>
          <w:p w14:paraId="2D2F9CC4" w14:textId="77777777" w:rsidR="00A44A84" w:rsidRPr="003C7EAC" w:rsidRDefault="00A44A84" w:rsidP="00442549">
            <w:pPr>
              <w:jc w:val="right"/>
              <w:rPr>
                <w:rFonts w:eastAsia="Times New Roman" w:cstheme="minorHAnsi"/>
                <w:color w:val="000000"/>
                <w:sz w:val="20"/>
                <w:szCs w:val="20"/>
              </w:rPr>
            </w:pPr>
            <w:del w:id="1282" w:author="Ingrid Schulte" w:date="2019-07-04T15:04:00Z">
              <w:r w:rsidRPr="003C7EAC">
                <w:rPr>
                  <w:rFonts w:eastAsia="Times New Roman" w:cstheme="minorHAnsi"/>
                  <w:color w:val="000000"/>
                  <w:sz w:val="20"/>
                  <w:szCs w:val="20"/>
                </w:rPr>
                <w:delText>25</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169DC6B3" w14:textId="2BDEF032"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10.0</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3DDC7D0C" w14:textId="7BDFC727"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4EAA8392"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36896AB2" w14:textId="01BABBD8"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Bushland/Shrubland</w:t>
            </w:r>
          </w:p>
        </w:tc>
        <w:tc>
          <w:tcPr>
            <w:tcW w:w="895" w:type="dxa"/>
            <w:tcBorders>
              <w:top w:val="nil"/>
              <w:left w:val="nil"/>
              <w:bottom w:val="single" w:sz="4" w:space="0" w:color="auto"/>
              <w:right w:val="single" w:sz="4" w:space="0" w:color="auto"/>
            </w:tcBorders>
            <w:cellDel w:id="1283" w:author="Charlotte Streck" w:date="2019-07-04T15:04:00Z"/>
          </w:tcPr>
          <w:p w14:paraId="50CF013C" w14:textId="77777777" w:rsidR="00A44A84" w:rsidRPr="003C7EAC" w:rsidRDefault="00A44A84" w:rsidP="00442549">
            <w:pPr>
              <w:jc w:val="right"/>
              <w:rPr>
                <w:rFonts w:eastAsia="Times New Roman" w:cstheme="minorHAnsi"/>
                <w:color w:val="000000"/>
                <w:sz w:val="20"/>
                <w:szCs w:val="20"/>
              </w:rPr>
            </w:pPr>
            <w:del w:id="1284" w:author="Ingrid Schulte" w:date="2019-07-04T15:04:00Z">
              <w:r w:rsidRPr="003C7EAC">
                <w:rPr>
                  <w:rFonts w:eastAsia="Times New Roman" w:cstheme="minorHAnsi"/>
                  <w:color w:val="000000"/>
                  <w:sz w:val="20"/>
                  <w:szCs w:val="20"/>
                </w:rPr>
                <w:delText>151</w:delText>
              </w:r>
            </w:del>
          </w:p>
        </w:tc>
        <w:tc>
          <w:tcPr>
            <w:tcW w:w="1081" w:type="dxa"/>
            <w:gridSpan w:val="2"/>
            <w:tcBorders>
              <w:top w:val="nil"/>
              <w:left w:val="nil"/>
              <w:bottom w:val="single" w:sz="4" w:space="0" w:color="auto"/>
              <w:right w:val="single" w:sz="4" w:space="0" w:color="auto"/>
            </w:tcBorders>
            <w:cellDel w:id="1285" w:author="Charlotte Streck" w:date="2019-07-04T15:04:00Z"/>
          </w:tcPr>
          <w:p w14:paraId="306F3B15" w14:textId="77777777" w:rsidR="00A44A84" w:rsidRPr="003C7EAC" w:rsidRDefault="00A44A84" w:rsidP="00442549">
            <w:pPr>
              <w:jc w:val="right"/>
              <w:rPr>
                <w:rFonts w:eastAsia="Times New Roman" w:cstheme="minorHAnsi"/>
                <w:color w:val="000000"/>
                <w:sz w:val="20"/>
                <w:szCs w:val="20"/>
              </w:rPr>
            </w:pPr>
            <w:del w:id="1286" w:author="Ingrid Schulte" w:date="2019-07-04T15:04:00Z">
              <w:r w:rsidRPr="003C7EAC">
                <w:rPr>
                  <w:rFonts w:eastAsia="Times New Roman" w:cstheme="minorHAnsi"/>
                  <w:color w:val="000000"/>
                  <w:sz w:val="20"/>
                  <w:szCs w:val="20"/>
                </w:rPr>
                <w:delText>12.1</w:delText>
              </w:r>
            </w:del>
          </w:p>
        </w:tc>
        <w:tc>
          <w:tcPr>
            <w:tcW w:w="900" w:type="dxa"/>
            <w:gridSpan w:val="2"/>
            <w:tcBorders>
              <w:top w:val="nil"/>
              <w:left w:val="nil"/>
              <w:bottom w:val="single" w:sz="4" w:space="0" w:color="auto"/>
              <w:right w:val="single" w:sz="4" w:space="0" w:color="auto"/>
            </w:tcBorders>
            <w:cellDel w:id="1287" w:author="Charlotte Streck" w:date="2019-07-04T15:04:00Z"/>
          </w:tcPr>
          <w:p w14:paraId="363A57C4" w14:textId="77777777" w:rsidR="00A44A84" w:rsidRPr="003C7EAC" w:rsidRDefault="00A44A84" w:rsidP="00442549">
            <w:pPr>
              <w:jc w:val="right"/>
              <w:rPr>
                <w:rFonts w:eastAsia="Times New Roman" w:cstheme="minorHAnsi"/>
                <w:color w:val="000000"/>
                <w:sz w:val="20"/>
                <w:szCs w:val="20"/>
              </w:rPr>
            </w:pPr>
            <w:del w:id="1288" w:author="Ingrid Schulte" w:date="2019-07-04T15:04:00Z">
              <w:r w:rsidRPr="003C7EAC">
                <w:rPr>
                  <w:rFonts w:eastAsia="Times New Roman" w:cstheme="minorHAnsi"/>
                  <w:color w:val="000000"/>
                  <w:sz w:val="20"/>
                  <w:szCs w:val="20"/>
                </w:rPr>
                <w:delText>352</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7745CA73" w14:textId="5464511B"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13.8</w:t>
            </w:r>
          </w:p>
        </w:tc>
        <w:tc>
          <w:tcPr>
            <w:tcW w:w="1080" w:type="dxa"/>
            <w:gridSpan w:val="6"/>
            <w:tcBorders>
              <w:top w:val="nil"/>
              <w:left w:val="nil"/>
              <w:bottom w:val="single" w:sz="4" w:space="0" w:color="auto"/>
              <w:right w:val="single" w:sz="4" w:space="0" w:color="auto"/>
            </w:tcBorders>
            <w:shd w:val="clear" w:color="000000" w:fill="00B050"/>
            <w:cellDel w:id="1289" w:author="Charlotte Streck" w:date="2019-07-04T15:04:00Z"/>
          </w:tcPr>
          <w:p w14:paraId="4B748C39" w14:textId="77777777" w:rsidR="00A44A84" w:rsidRPr="003C7EAC" w:rsidRDefault="00A44A84" w:rsidP="00442549">
            <w:pPr>
              <w:jc w:val="center"/>
              <w:rPr>
                <w:rFonts w:eastAsia="Times New Roman" w:cstheme="minorHAnsi"/>
                <w:color w:val="000000"/>
                <w:sz w:val="20"/>
                <w:szCs w:val="20"/>
              </w:rPr>
            </w:pPr>
            <w:del w:id="1290"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291" w:author="Charlotte Streck" w:date="2019-07-04T15:04:00Z"/>
          </w:tcPr>
          <w:p w14:paraId="513436A8" w14:textId="77777777" w:rsidR="00A44A84" w:rsidRPr="003C7EAC" w:rsidRDefault="00A44A84" w:rsidP="00442549">
            <w:pPr>
              <w:jc w:val="right"/>
              <w:rPr>
                <w:rFonts w:eastAsia="Times New Roman" w:cstheme="minorHAnsi"/>
                <w:color w:val="000000"/>
                <w:sz w:val="20"/>
                <w:szCs w:val="20"/>
              </w:rPr>
            </w:pPr>
            <w:del w:id="1292" w:author="Ingrid Schulte" w:date="2019-07-04T15:04:00Z">
              <w:r w:rsidRPr="003C7EAC">
                <w:rPr>
                  <w:rFonts w:eastAsia="Times New Roman" w:cstheme="minorHAnsi"/>
                  <w:color w:val="000000"/>
                  <w:sz w:val="20"/>
                  <w:szCs w:val="20"/>
                </w:rPr>
                <w:delText>289</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5B219D9A" w14:textId="5018FC92"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17.2</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33A7FD3B" w14:textId="0D52A325"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0CA0FAB9"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7E864849" w14:textId="79CB7FC8"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Cropland</w:t>
            </w:r>
          </w:p>
        </w:tc>
        <w:tc>
          <w:tcPr>
            <w:tcW w:w="895" w:type="dxa"/>
            <w:tcBorders>
              <w:top w:val="nil"/>
              <w:left w:val="nil"/>
              <w:bottom w:val="single" w:sz="4" w:space="0" w:color="auto"/>
              <w:right w:val="single" w:sz="4" w:space="0" w:color="auto"/>
            </w:tcBorders>
            <w:cellDel w:id="1293" w:author="Charlotte Streck" w:date="2019-07-04T15:04:00Z"/>
          </w:tcPr>
          <w:p w14:paraId="009006F8" w14:textId="77777777" w:rsidR="00A44A84" w:rsidRPr="003C7EAC" w:rsidRDefault="00A44A84" w:rsidP="00442549">
            <w:pPr>
              <w:jc w:val="right"/>
              <w:rPr>
                <w:rFonts w:eastAsia="Times New Roman" w:cstheme="minorHAnsi"/>
                <w:color w:val="000000"/>
                <w:sz w:val="20"/>
                <w:szCs w:val="20"/>
              </w:rPr>
            </w:pPr>
            <w:del w:id="1294" w:author="Ingrid Schulte" w:date="2019-07-04T15:04:00Z">
              <w:r w:rsidRPr="003C7EAC">
                <w:rPr>
                  <w:rFonts w:eastAsia="Times New Roman" w:cstheme="minorHAnsi"/>
                  <w:color w:val="000000"/>
                  <w:sz w:val="20"/>
                  <w:szCs w:val="20"/>
                </w:rPr>
                <w:delText>713</w:delText>
              </w:r>
            </w:del>
          </w:p>
        </w:tc>
        <w:tc>
          <w:tcPr>
            <w:tcW w:w="1081" w:type="dxa"/>
            <w:gridSpan w:val="2"/>
            <w:tcBorders>
              <w:top w:val="nil"/>
              <w:left w:val="nil"/>
              <w:bottom w:val="single" w:sz="4" w:space="0" w:color="auto"/>
              <w:right w:val="single" w:sz="4" w:space="0" w:color="auto"/>
            </w:tcBorders>
            <w:cellDel w:id="1295" w:author="Charlotte Streck" w:date="2019-07-04T15:04:00Z"/>
          </w:tcPr>
          <w:p w14:paraId="306801AE" w14:textId="77777777" w:rsidR="00A44A84" w:rsidRPr="003C7EAC" w:rsidRDefault="00A44A84" w:rsidP="00442549">
            <w:pPr>
              <w:jc w:val="right"/>
              <w:rPr>
                <w:rFonts w:eastAsia="Times New Roman" w:cstheme="minorHAnsi"/>
                <w:color w:val="000000"/>
                <w:sz w:val="20"/>
                <w:szCs w:val="20"/>
              </w:rPr>
            </w:pPr>
            <w:del w:id="1296" w:author="Ingrid Schulte" w:date="2019-07-04T15:04:00Z">
              <w:r w:rsidRPr="003C7EAC">
                <w:rPr>
                  <w:rFonts w:eastAsia="Times New Roman" w:cstheme="minorHAnsi"/>
                  <w:color w:val="000000"/>
                  <w:sz w:val="20"/>
                  <w:szCs w:val="20"/>
                </w:rPr>
                <w:delText>6.2</w:delText>
              </w:r>
            </w:del>
          </w:p>
        </w:tc>
        <w:tc>
          <w:tcPr>
            <w:tcW w:w="900" w:type="dxa"/>
            <w:gridSpan w:val="2"/>
            <w:tcBorders>
              <w:top w:val="nil"/>
              <w:left w:val="nil"/>
              <w:bottom w:val="single" w:sz="4" w:space="0" w:color="auto"/>
              <w:right w:val="single" w:sz="4" w:space="0" w:color="auto"/>
            </w:tcBorders>
            <w:cellDel w:id="1297" w:author="Charlotte Streck" w:date="2019-07-04T15:04:00Z"/>
          </w:tcPr>
          <w:p w14:paraId="211542C9" w14:textId="77777777" w:rsidR="00A44A84" w:rsidRPr="003C7EAC" w:rsidRDefault="00A44A84" w:rsidP="00442549">
            <w:pPr>
              <w:jc w:val="right"/>
              <w:rPr>
                <w:rFonts w:eastAsia="Times New Roman" w:cstheme="minorHAnsi"/>
                <w:color w:val="000000"/>
                <w:sz w:val="20"/>
                <w:szCs w:val="20"/>
              </w:rPr>
            </w:pPr>
            <w:del w:id="1298" w:author="Ingrid Schulte" w:date="2019-07-04T15:04:00Z">
              <w:r w:rsidRPr="003C7EAC">
                <w:rPr>
                  <w:rFonts w:eastAsia="Times New Roman" w:cstheme="minorHAnsi"/>
                  <w:color w:val="000000"/>
                  <w:sz w:val="20"/>
                  <w:szCs w:val="20"/>
                </w:rPr>
                <w:delText>2,444</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47AFDE71" w14:textId="6337B0EA"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7.2</w:t>
            </w:r>
          </w:p>
        </w:tc>
        <w:tc>
          <w:tcPr>
            <w:tcW w:w="1080" w:type="dxa"/>
            <w:gridSpan w:val="6"/>
            <w:tcBorders>
              <w:top w:val="nil"/>
              <w:left w:val="nil"/>
              <w:bottom w:val="single" w:sz="4" w:space="0" w:color="auto"/>
              <w:right w:val="single" w:sz="4" w:space="0" w:color="auto"/>
            </w:tcBorders>
            <w:shd w:val="clear" w:color="000000" w:fill="00B050"/>
            <w:cellDel w:id="1299" w:author="Charlotte Streck" w:date="2019-07-04T15:04:00Z"/>
          </w:tcPr>
          <w:p w14:paraId="40F566D6" w14:textId="77777777" w:rsidR="00A44A84" w:rsidRPr="003C7EAC" w:rsidRDefault="00A44A84" w:rsidP="00442549">
            <w:pPr>
              <w:jc w:val="center"/>
              <w:rPr>
                <w:rFonts w:eastAsia="Times New Roman" w:cstheme="minorHAnsi"/>
                <w:color w:val="000000"/>
                <w:sz w:val="20"/>
                <w:szCs w:val="20"/>
              </w:rPr>
            </w:pPr>
            <w:del w:id="1300"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301" w:author="Charlotte Streck" w:date="2019-07-04T15:04:00Z"/>
          </w:tcPr>
          <w:p w14:paraId="2176F05E" w14:textId="77777777" w:rsidR="00A44A84" w:rsidRPr="003C7EAC" w:rsidRDefault="00A44A84" w:rsidP="00442549">
            <w:pPr>
              <w:jc w:val="right"/>
              <w:rPr>
                <w:rFonts w:eastAsia="Times New Roman" w:cstheme="minorHAnsi"/>
                <w:color w:val="000000"/>
                <w:sz w:val="20"/>
                <w:szCs w:val="20"/>
              </w:rPr>
            </w:pPr>
            <w:del w:id="1302" w:author="Ingrid Schulte" w:date="2019-07-04T15:04:00Z">
              <w:r w:rsidRPr="003C7EAC">
                <w:rPr>
                  <w:rFonts w:eastAsia="Times New Roman" w:cstheme="minorHAnsi"/>
                  <w:color w:val="000000"/>
                  <w:sz w:val="20"/>
                  <w:szCs w:val="20"/>
                </w:rPr>
                <w:delText>2,458</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6AF00AB5" w14:textId="44957F94"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7.8</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15D7A350" w14:textId="73C4FBB2"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67131F59" w14:textId="77777777" w:rsidTr="00442549">
        <w:trPr>
          <w:trHeight w:val="300"/>
          <w:del w:id="1303" w:author="Ingrid Schulte" w:date="2019-07-04T15:04:00Z"/>
        </w:trPr>
        <w:tc>
          <w:tcPr>
            <w:tcW w:w="0" w:type="auto"/>
            <w:gridSpan w:val="3"/>
            <w:tcBorders>
              <w:top w:val="nil"/>
              <w:left w:val="double" w:sz="6" w:space="0" w:color="auto"/>
              <w:bottom w:val="single" w:sz="4" w:space="0" w:color="auto"/>
              <w:right w:val="single" w:sz="4" w:space="0" w:color="auto"/>
            </w:tcBorders>
            <w:shd w:val="clear" w:color="auto" w:fill="auto"/>
            <w:noWrap/>
            <w:vAlign w:val="bottom"/>
            <w:hideMark/>
          </w:tcPr>
          <w:p w14:paraId="16BF49B3" w14:textId="77777777" w:rsidR="00A44A84" w:rsidRPr="003C7EAC" w:rsidRDefault="00A44A84" w:rsidP="00442549">
            <w:pPr>
              <w:rPr>
                <w:del w:id="1304" w:author="Ingrid Schulte" w:date="2019-07-04T15:04:00Z"/>
                <w:rFonts w:eastAsia="Times New Roman" w:cstheme="minorHAnsi"/>
                <w:color w:val="000000"/>
                <w:sz w:val="20"/>
                <w:szCs w:val="20"/>
              </w:rPr>
            </w:pPr>
            <w:del w:id="1305" w:author="Ingrid Schulte" w:date="2019-07-04T15:04:00Z">
              <w:r w:rsidRPr="003C7EAC">
                <w:rPr>
                  <w:rFonts w:eastAsia="Times New Roman" w:cstheme="minorHAnsi"/>
                  <w:color w:val="000000"/>
                  <w:sz w:val="20"/>
                  <w:szCs w:val="20"/>
                </w:rPr>
                <w:delText>Forest</w:delText>
              </w:r>
            </w:del>
          </w:p>
        </w:tc>
        <w:tc>
          <w:tcPr>
            <w:tcW w:w="895" w:type="dxa"/>
            <w:gridSpan w:val="2"/>
            <w:tcBorders>
              <w:top w:val="nil"/>
              <w:left w:val="nil"/>
              <w:bottom w:val="single" w:sz="4" w:space="0" w:color="auto"/>
              <w:right w:val="single" w:sz="4" w:space="0" w:color="auto"/>
            </w:tcBorders>
            <w:shd w:val="clear" w:color="auto" w:fill="auto"/>
            <w:noWrap/>
            <w:vAlign w:val="bottom"/>
            <w:hideMark/>
          </w:tcPr>
          <w:p w14:paraId="437B1E3C" w14:textId="77777777" w:rsidR="00A44A84" w:rsidRPr="003C7EAC" w:rsidRDefault="00A44A84" w:rsidP="00442549">
            <w:pPr>
              <w:jc w:val="right"/>
              <w:rPr>
                <w:del w:id="1306" w:author="Ingrid Schulte" w:date="2019-07-04T15:04:00Z"/>
                <w:rFonts w:eastAsia="Times New Roman" w:cstheme="minorHAnsi"/>
                <w:color w:val="000000"/>
                <w:sz w:val="20"/>
                <w:szCs w:val="20"/>
              </w:rPr>
            </w:pPr>
            <w:del w:id="1307" w:author="Ingrid Schulte" w:date="2019-07-04T15:04:00Z">
              <w:r w:rsidRPr="003C7EAC">
                <w:rPr>
                  <w:rFonts w:eastAsia="Times New Roman" w:cstheme="minorHAnsi"/>
                  <w:color w:val="000000"/>
                  <w:sz w:val="20"/>
                  <w:szCs w:val="20"/>
                </w:rPr>
                <w:delText>396</w:delText>
              </w:r>
            </w:del>
          </w:p>
        </w:tc>
        <w:tc>
          <w:tcPr>
            <w:tcW w:w="1081" w:type="dxa"/>
            <w:gridSpan w:val="6"/>
            <w:tcBorders>
              <w:top w:val="nil"/>
              <w:left w:val="nil"/>
              <w:bottom w:val="single" w:sz="4" w:space="0" w:color="auto"/>
              <w:right w:val="single" w:sz="4" w:space="0" w:color="auto"/>
            </w:tcBorders>
            <w:shd w:val="clear" w:color="auto" w:fill="auto"/>
            <w:noWrap/>
            <w:vAlign w:val="bottom"/>
            <w:hideMark/>
          </w:tcPr>
          <w:p w14:paraId="6543C534" w14:textId="77777777" w:rsidR="00A44A84" w:rsidRPr="003C7EAC" w:rsidRDefault="00A44A84" w:rsidP="00442549">
            <w:pPr>
              <w:jc w:val="right"/>
              <w:rPr>
                <w:del w:id="1308" w:author="Ingrid Schulte" w:date="2019-07-04T15:04:00Z"/>
                <w:rFonts w:eastAsia="Times New Roman" w:cstheme="minorHAnsi"/>
                <w:color w:val="000000"/>
                <w:sz w:val="20"/>
                <w:szCs w:val="20"/>
              </w:rPr>
            </w:pPr>
            <w:del w:id="1309" w:author="Ingrid Schulte" w:date="2019-07-04T15:04:00Z">
              <w:r w:rsidRPr="003C7EAC">
                <w:rPr>
                  <w:rFonts w:eastAsia="Times New Roman" w:cstheme="minorHAnsi"/>
                  <w:color w:val="000000"/>
                  <w:sz w:val="20"/>
                  <w:szCs w:val="20"/>
                </w:rPr>
                <w:delText>84.9</w:delText>
              </w:r>
            </w:del>
          </w:p>
        </w:tc>
        <w:tc>
          <w:tcPr>
            <w:tcW w:w="900" w:type="dxa"/>
            <w:gridSpan w:val="6"/>
            <w:tcBorders>
              <w:top w:val="nil"/>
              <w:left w:val="nil"/>
              <w:bottom w:val="single" w:sz="4" w:space="0" w:color="auto"/>
              <w:right w:val="single" w:sz="4" w:space="0" w:color="auto"/>
            </w:tcBorders>
            <w:shd w:val="clear" w:color="auto" w:fill="auto"/>
            <w:noWrap/>
            <w:vAlign w:val="bottom"/>
            <w:hideMark/>
          </w:tcPr>
          <w:p w14:paraId="73F13AD2" w14:textId="77777777" w:rsidR="00A44A84" w:rsidRPr="003C7EAC" w:rsidRDefault="00A44A84" w:rsidP="00442549">
            <w:pPr>
              <w:jc w:val="right"/>
              <w:rPr>
                <w:del w:id="1310" w:author="Ingrid Schulte" w:date="2019-07-04T15:04:00Z"/>
                <w:rFonts w:eastAsia="Times New Roman" w:cstheme="minorHAnsi"/>
                <w:color w:val="000000"/>
                <w:sz w:val="20"/>
                <w:szCs w:val="20"/>
              </w:rPr>
            </w:pPr>
            <w:del w:id="1311" w:author="Ingrid Schulte" w:date="2019-07-04T15:04:00Z">
              <w:r w:rsidRPr="003C7EAC">
                <w:rPr>
                  <w:rFonts w:eastAsia="Times New Roman" w:cstheme="minorHAnsi"/>
                  <w:color w:val="000000"/>
                  <w:sz w:val="20"/>
                  <w:szCs w:val="20"/>
                </w:rPr>
                <w:delText>1,672</w:delText>
              </w:r>
            </w:del>
          </w:p>
        </w:tc>
        <w:tc>
          <w:tcPr>
            <w:tcW w:w="1080" w:type="dxa"/>
            <w:gridSpan w:val="2"/>
            <w:tcBorders>
              <w:top w:val="nil"/>
              <w:left w:val="nil"/>
              <w:bottom w:val="single" w:sz="4" w:space="0" w:color="auto"/>
              <w:right w:val="single" w:sz="4" w:space="0" w:color="auto"/>
            </w:tcBorders>
            <w:shd w:val="clear" w:color="auto" w:fill="auto"/>
            <w:noWrap/>
            <w:vAlign w:val="bottom"/>
            <w:hideMark/>
          </w:tcPr>
          <w:p w14:paraId="086A8FD1" w14:textId="77777777" w:rsidR="00A44A84" w:rsidRPr="003C7EAC" w:rsidRDefault="00A44A84" w:rsidP="00442549">
            <w:pPr>
              <w:jc w:val="right"/>
              <w:rPr>
                <w:del w:id="1312" w:author="Ingrid Schulte" w:date="2019-07-04T15:04:00Z"/>
                <w:rFonts w:eastAsia="Times New Roman" w:cstheme="minorHAnsi"/>
                <w:color w:val="000000"/>
                <w:sz w:val="20"/>
                <w:szCs w:val="20"/>
              </w:rPr>
            </w:pPr>
            <w:del w:id="1313" w:author="Ingrid Schulte" w:date="2019-07-04T15:04:00Z">
              <w:r w:rsidRPr="003C7EAC">
                <w:rPr>
                  <w:rFonts w:eastAsia="Times New Roman" w:cstheme="minorHAnsi"/>
                  <w:color w:val="000000"/>
                  <w:sz w:val="20"/>
                  <w:szCs w:val="20"/>
                </w:rPr>
                <w:delText>86.5</w:delText>
              </w:r>
            </w:del>
          </w:p>
        </w:tc>
        <w:tc>
          <w:tcPr>
            <w:tcW w:w="1080" w:type="dxa"/>
            <w:gridSpan w:val="3"/>
            <w:tcBorders>
              <w:top w:val="nil"/>
              <w:left w:val="nil"/>
              <w:bottom w:val="single" w:sz="4" w:space="0" w:color="auto"/>
              <w:right w:val="single" w:sz="4" w:space="0" w:color="auto"/>
            </w:tcBorders>
            <w:shd w:val="clear" w:color="000000" w:fill="00B050"/>
            <w:noWrap/>
            <w:vAlign w:val="bottom"/>
            <w:hideMark/>
          </w:tcPr>
          <w:p w14:paraId="7B1BEC69" w14:textId="77777777" w:rsidR="00A44A84" w:rsidRPr="003C7EAC" w:rsidRDefault="00A44A84" w:rsidP="00442549">
            <w:pPr>
              <w:jc w:val="center"/>
              <w:rPr>
                <w:del w:id="1314" w:author="Ingrid Schulte" w:date="2019-07-04T15:04:00Z"/>
                <w:rFonts w:eastAsia="Times New Roman" w:cstheme="minorHAnsi"/>
                <w:color w:val="000000"/>
                <w:sz w:val="20"/>
                <w:szCs w:val="20"/>
              </w:rPr>
            </w:pPr>
            <w:del w:id="1315" w:author="Ingrid Schulte" w:date="2019-07-04T15:04:00Z">
              <w:r w:rsidRPr="003C7EAC">
                <w:rPr>
                  <w:rFonts w:eastAsia="Times New Roman" w:cstheme="minorHAnsi"/>
                  <w:color w:val="000000"/>
                  <w:sz w:val="20"/>
                  <w:szCs w:val="20"/>
                </w:rPr>
                <w:delText>+</w:delText>
              </w:r>
            </w:del>
          </w:p>
        </w:tc>
        <w:tc>
          <w:tcPr>
            <w:tcW w:w="900" w:type="dxa"/>
            <w:gridSpan w:val="3"/>
            <w:tcBorders>
              <w:top w:val="nil"/>
              <w:left w:val="nil"/>
              <w:bottom w:val="single" w:sz="4" w:space="0" w:color="auto"/>
              <w:right w:val="single" w:sz="4" w:space="0" w:color="auto"/>
            </w:tcBorders>
            <w:shd w:val="clear" w:color="auto" w:fill="auto"/>
            <w:noWrap/>
            <w:vAlign w:val="bottom"/>
            <w:hideMark/>
          </w:tcPr>
          <w:p w14:paraId="79496DC7" w14:textId="77777777" w:rsidR="00A44A84" w:rsidRPr="003C7EAC" w:rsidRDefault="00A44A84" w:rsidP="00442549">
            <w:pPr>
              <w:jc w:val="right"/>
              <w:rPr>
                <w:del w:id="1316" w:author="Ingrid Schulte" w:date="2019-07-04T15:04:00Z"/>
                <w:rFonts w:eastAsia="Times New Roman" w:cstheme="minorHAnsi"/>
                <w:color w:val="000000"/>
                <w:sz w:val="20"/>
                <w:szCs w:val="20"/>
              </w:rPr>
            </w:pPr>
            <w:del w:id="1317" w:author="Ingrid Schulte" w:date="2019-07-04T15:04:00Z">
              <w:r w:rsidRPr="003C7EAC">
                <w:rPr>
                  <w:rFonts w:eastAsia="Times New Roman" w:cstheme="minorHAnsi"/>
                  <w:color w:val="000000"/>
                  <w:sz w:val="20"/>
                  <w:szCs w:val="20"/>
                </w:rPr>
                <w:delText>1,775</w:delText>
              </w:r>
            </w:del>
          </w:p>
        </w:tc>
        <w:tc>
          <w:tcPr>
            <w:tcW w:w="1080" w:type="dxa"/>
            <w:gridSpan w:val="5"/>
            <w:tcBorders>
              <w:top w:val="nil"/>
              <w:left w:val="nil"/>
              <w:bottom w:val="single" w:sz="4" w:space="0" w:color="auto"/>
              <w:right w:val="single" w:sz="4" w:space="0" w:color="auto"/>
            </w:tcBorders>
            <w:shd w:val="clear" w:color="auto" w:fill="auto"/>
            <w:noWrap/>
            <w:vAlign w:val="bottom"/>
            <w:hideMark/>
          </w:tcPr>
          <w:p w14:paraId="11057264" w14:textId="77777777" w:rsidR="00A44A84" w:rsidRPr="003C7EAC" w:rsidRDefault="00A44A84" w:rsidP="00442549">
            <w:pPr>
              <w:jc w:val="right"/>
              <w:rPr>
                <w:del w:id="1318" w:author="Ingrid Schulte" w:date="2019-07-04T15:04:00Z"/>
                <w:rFonts w:eastAsia="Times New Roman" w:cstheme="minorHAnsi"/>
                <w:color w:val="000000"/>
                <w:sz w:val="20"/>
                <w:szCs w:val="20"/>
              </w:rPr>
            </w:pPr>
            <w:del w:id="1319" w:author="Ingrid Schulte" w:date="2019-07-04T15:04:00Z">
              <w:r w:rsidRPr="003C7EAC">
                <w:rPr>
                  <w:rFonts w:eastAsia="Times New Roman" w:cstheme="minorHAnsi"/>
                  <w:color w:val="000000"/>
                  <w:sz w:val="20"/>
                  <w:szCs w:val="20"/>
                </w:rPr>
                <w:delText>85.9</w:delText>
              </w:r>
            </w:del>
          </w:p>
        </w:tc>
        <w:tc>
          <w:tcPr>
            <w:tcW w:w="1164" w:type="dxa"/>
            <w:tcBorders>
              <w:top w:val="nil"/>
              <w:left w:val="nil"/>
              <w:bottom w:val="single" w:sz="4" w:space="0" w:color="auto"/>
              <w:right w:val="double" w:sz="6" w:space="0" w:color="auto"/>
            </w:tcBorders>
            <w:shd w:val="clear" w:color="000000" w:fill="FF0000"/>
            <w:noWrap/>
            <w:vAlign w:val="bottom"/>
            <w:hideMark/>
          </w:tcPr>
          <w:p w14:paraId="19022CFD" w14:textId="77777777" w:rsidR="00A44A84" w:rsidRPr="003C7EAC" w:rsidRDefault="00A44A84" w:rsidP="00442549">
            <w:pPr>
              <w:jc w:val="center"/>
              <w:rPr>
                <w:del w:id="1320" w:author="Ingrid Schulte" w:date="2019-07-04T15:04:00Z"/>
                <w:rFonts w:eastAsia="Times New Roman" w:cstheme="minorHAnsi"/>
                <w:color w:val="000000"/>
                <w:sz w:val="20"/>
                <w:szCs w:val="20"/>
              </w:rPr>
            </w:pPr>
            <w:del w:id="1321" w:author="Ingrid Schulte" w:date="2019-07-04T15:04:00Z">
              <w:r w:rsidRPr="003C7EAC">
                <w:rPr>
                  <w:rFonts w:eastAsia="Times New Roman" w:cstheme="minorHAnsi"/>
                  <w:color w:val="000000"/>
                  <w:sz w:val="20"/>
                  <w:szCs w:val="20"/>
                </w:rPr>
                <w:delText>-</w:delText>
              </w:r>
            </w:del>
          </w:p>
        </w:tc>
      </w:tr>
      <w:tr w:rsidR="00F127B2" w:rsidRPr="003C7EAC" w14:paraId="20BAE7DD"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12A3C9A1" w14:textId="7AD743C2"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Grassland</w:t>
            </w:r>
          </w:p>
        </w:tc>
        <w:tc>
          <w:tcPr>
            <w:tcW w:w="895" w:type="dxa"/>
            <w:tcBorders>
              <w:top w:val="nil"/>
              <w:left w:val="nil"/>
              <w:bottom w:val="single" w:sz="4" w:space="0" w:color="auto"/>
              <w:right w:val="single" w:sz="4" w:space="0" w:color="auto"/>
            </w:tcBorders>
            <w:cellDel w:id="1322" w:author="Charlotte Streck" w:date="2019-07-04T15:04:00Z"/>
          </w:tcPr>
          <w:p w14:paraId="307AE088" w14:textId="77777777" w:rsidR="00A44A84" w:rsidRPr="003C7EAC" w:rsidRDefault="00A44A84" w:rsidP="00442549">
            <w:pPr>
              <w:jc w:val="right"/>
              <w:rPr>
                <w:rFonts w:eastAsia="Times New Roman" w:cstheme="minorHAnsi"/>
                <w:color w:val="000000"/>
                <w:sz w:val="20"/>
                <w:szCs w:val="20"/>
              </w:rPr>
            </w:pPr>
            <w:del w:id="1323" w:author="Ingrid Schulte" w:date="2019-07-04T15:04:00Z">
              <w:r w:rsidRPr="003C7EAC">
                <w:rPr>
                  <w:rFonts w:eastAsia="Times New Roman" w:cstheme="minorHAnsi"/>
                  <w:color w:val="000000"/>
                  <w:sz w:val="20"/>
                  <w:szCs w:val="20"/>
                </w:rPr>
                <w:delText>88</w:delText>
              </w:r>
            </w:del>
          </w:p>
        </w:tc>
        <w:tc>
          <w:tcPr>
            <w:tcW w:w="1081" w:type="dxa"/>
            <w:gridSpan w:val="2"/>
            <w:tcBorders>
              <w:top w:val="nil"/>
              <w:left w:val="nil"/>
              <w:bottom w:val="single" w:sz="4" w:space="0" w:color="auto"/>
              <w:right w:val="single" w:sz="4" w:space="0" w:color="auto"/>
            </w:tcBorders>
            <w:cellDel w:id="1324" w:author="Charlotte Streck" w:date="2019-07-04T15:04:00Z"/>
          </w:tcPr>
          <w:p w14:paraId="7504A056" w14:textId="77777777" w:rsidR="00A44A84" w:rsidRPr="003C7EAC" w:rsidRDefault="00A44A84" w:rsidP="00442549">
            <w:pPr>
              <w:jc w:val="right"/>
              <w:rPr>
                <w:rFonts w:eastAsia="Times New Roman" w:cstheme="minorHAnsi"/>
                <w:color w:val="000000"/>
                <w:sz w:val="20"/>
                <w:szCs w:val="20"/>
              </w:rPr>
            </w:pPr>
            <w:del w:id="1325" w:author="Ingrid Schulte" w:date="2019-07-04T15:04:00Z">
              <w:r w:rsidRPr="003C7EAC">
                <w:rPr>
                  <w:rFonts w:eastAsia="Times New Roman" w:cstheme="minorHAnsi"/>
                  <w:color w:val="000000"/>
                  <w:sz w:val="20"/>
                  <w:szCs w:val="20"/>
                </w:rPr>
                <w:delText>6.8</w:delText>
              </w:r>
            </w:del>
          </w:p>
        </w:tc>
        <w:tc>
          <w:tcPr>
            <w:tcW w:w="900" w:type="dxa"/>
            <w:gridSpan w:val="2"/>
            <w:tcBorders>
              <w:top w:val="nil"/>
              <w:left w:val="nil"/>
              <w:bottom w:val="single" w:sz="4" w:space="0" w:color="auto"/>
              <w:right w:val="single" w:sz="4" w:space="0" w:color="auto"/>
            </w:tcBorders>
            <w:cellDel w:id="1326" w:author="Charlotte Streck" w:date="2019-07-04T15:04:00Z"/>
          </w:tcPr>
          <w:p w14:paraId="4D8808C4" w14:textId="77777777" w:rsidR="00A44A84" w:rsidRPr="003C7EAC" w:rsidRDefault="00A44A84" w:rsidP="00442549">
            <w:pPr>
              <w:jc w:val="right"/>
              <w:rPr>
                <w:rFonts w:eastAsia="Times New Roman" w:cstheme="minorHAnsi"/>
                <w:color w:val="000000"/>
                <w:sz w:val="20"/>
                <w:szCs w:val="20"/>
              </w:rPr>
            </w:pPr>
            <w:del w:id="1327" w:author="Ingrid Schulte" w:date="2019-07-04T15:04:00Z">
              <w:r w:rsidRPr="003C7EAC">
                <w:rPr>
                  <w:rFonts w:eastAsia="Times New Roman" w:cstheme="minorHAnsi"/>
                  <w:color w:val="000000"/>
                  <w:sz w:val="20"/>
                  <w:szCs w:val="20"/>
                </w:rPr>
                <w:delText>203</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76C5150D" w14:textId="322FDF3D"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9.1</w:t>
            </w:r>
          </w:p>
        </w:tc>
        <w:tc>
          <w:tcPr>
            <w:tcW w:w="1080" w:type="dxa"/>
            <w:gridSpan w:val="6"/>
            <w:tcBorders>
              <w:top w:val="nil"/>
              <w:left w:val="nil"/>
              <w:bottom w:val="single" w:sz="4" w:space="0" w:color="auto"/>
              <w:right w:val="single" w:sz="4" w:space="0" w:color="auto"/>
            </w:tcBorders>
            <w:shd w:val="clear" w:color="000000" w:fill="00B050"/>
            <w:cellDel w:id="1328" w:author="Charlotte Streck" w:date="2019-07-04T15:04:00Z"/>
          </w:tcPr>
          <w:p w14:paraId="01C5895D" w14:textId="77777777" w:rsidR="00A44A84" w:rsidRPr="003C7EAC" w:rsidRDefault="00A44A84" w:rsidP="00442549">
            <w:pPr>
              <w:jc w:val="center"/>
              <w:rPr>
                <w:rFonts w:eastAsia="Times New Roman" w:cstheme="minorHAnsi"/>
                <w:color w:val="000000"/>
                <w:sz w:val="20"/>
                <w:szCs w:val="20"/>
              </w:rPr>
            </w:pPr>
            <w:del w:id="1329"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330" w:author="Charlotte Streck" w:date="2019-07-04T15:04:00Z"/>
          </w:tcPr>
          <w:p w14:paraId="12336F28" w14:textId="77777777" w:rsidR="00A44A84" w:rsidRPr="003C7EAC" w:rsidRDefault="00A44A84" w:rsidP="00442549">
            <w:pPr>
              <w:jc w:val="right"/>
              <w:rPr>
                <w:rFonts w:eastAsia="Times New Roman" w:cstheme="minorHAnsi"/>
                <w:color w:val="000000"/>
                <w:sz w:val="20"/>
                <w:szCs w:val="20"/>
              </w:rPr>
            </w:pPr>
            <w:del w:id="1331" w:author="Ingrid Schulte" w:date="2019-07-04T15:04:00Z">
              <w:r w:rsidRPr="003C7EAC">
                <w:rPr>
                  <w:rFonts w:eastAsia="Times New Roman" w:cstheme="minorHAnsi"/>
                  <w:color w:val="000000"/>
                  <w:sz w:val="20"/>
                  <w:szCs w:val="20"/>
                </w:rPr>
                <w:delText>189</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5A3C181D" w14:textId="50124FC5"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11.6</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4E76056C" w14:textId="0EF22680"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3275A213"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3D5DC4C7" w14:textId="7EE57C7A"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Settlement</w:t>
            </w:r>
          </w:p>
        </w:tc>
        <w:tc>
          <w:tcPr>
            <w:tcW w:w="895" w:type="dxa"/>
            <w:tcBorders>
              <w:top w:val="nil"/>
              <w:left w:val="nil"/>
              <w:bottom w:val="single" w:sz="4" w:space="0" w:color="auto"/>
              <w:right w:val="single" w:sz="4" w:space="0" w:color="auto"/>
            </w:tcBorders>
            <w:cellDel w:id="1332" w:author="Charlotte Streck" w:date="2019-07-04T15:04:00Z"/>
          </w:tcPr>
          <w:p w14:paraId="5152E8AC" w14:textId="77777777" w:rsidR="00A44A84" w:rsidRPr="003C7EAC" w:rsidRDefault="00A44A84" w:rsidP="00442549">
            <w:pPr>
              <w:jc w:val="right"/>
              <w:rPr>
                <w:rFonts w:eastAsia="Times New Roman" w:cstheme="minorHAnsi"/>
                <w:color w:val="000000"/>
                <w:sz w:val="20"/>
                <w:szCs w:val="20"/>
              </w:rPr>
            </w:pPr>
            <w:del w:id="1333" w:author="Ingrid Schulte" w:date="2019-07-04T15:04:00Z">
              <w:r w:rsidRPr="003C7EAC">
                <w:rPr>
                  <w:rFonts w:eastAsia="Times New Roman" w:cstheme="minorHAnsi"/>
                  <w:color w:val="000000"/>
                  <w:sz w:val="20"/>
                  <w:szCs w:val="20"/>
                </w:rPr>
                <w:delText>39</w:delText>
              </w:r>
            </w:del>
          </w:p>
        </w:tc>
        <w:tc>
          <w:tcPr>
            <w:tcW w:w="1081" w:type="dxa"/>
            <w:gridSpan w:val="2"/>
            <w:tcBorders>
              <w:top w:val="nil"/>
              <w:left w:val="nil"/>
              <w:bottom w:val="single" w:sz="4" w:space="0" w:color="auto"/>
              <w:right w:val="single" w:sz="4" w:space="0" w:color="auto"/>
            </w:tcBorders>
            <w:cellDel w:id="1334" w:author="Charlotte Streck" w:date="2019-07-04T15:04:00Z"/>
          </w:tcPr>
          <w:p w14:paraId="74B4FB47" w14:textId="77777777" w:rsidR="00A44A84" w:rsidRPr="003C7EAC" w:rsidRDefault="00A44A84" w:rsidP="00442549">
            <w:pPr>
              <w:jc w:val="right"/>
              <w:rPr>
                <w:rFonts w:eastAsia="Times New Roman" w:cstheme="minorHAnsi"/>
                <w:color w:val="000000"/>
                <w:sz w:val="20"/>
                <w:szCs w:val="20"/>
              </w:rPr>
            </w:pPr>
            <w:del w:id="1335" w:author="Ingrid Schulte" w:date="2019-07-04T15:04:00Z">
              <w:r w:rsidRPr="003C7EAC">
                <w:rPr>
                  <w:rFonts w:eastAsia="Times New Roman" w:cstheme="minorHAnsi"/>
                  <w:color w:val="000000"/>
                  <w:sz w:val="20"/>
                  <w:szCs w:val="20"/>
                </w:rPr>
                <w:delText>12.1</w:delText>
              </w:r>
            </w:del>
          </w:p>
        </w:tc>
        <w:tc>
          <w:tcPr>
            <w:tcW w:w="900" w:type="dxa"/>
            <w:gridSpan w:val="2"/>
            <w:tcBorders>
              <w:top w:val="nil"/>
              <w:left w:val="nil"/>
              <w:bottom w:val="single" w:sz="4" w:space="0" w:color="auto"/>
              <w:right w:val="single" w:sz="4" w:space="0" w:color="auto"/>
            </w:tcBorders>
            <w:cellDel w:id="1336" w:author="Charlotte Streck" w:date="2019-07-04T15:04:00Z"/>
          </w:tcPr>
          <w:p w14:paraId="5E18C91A" w14:textId="77777777" w:rsidR="00A44A84" w:rsidRPr="003C7EAC" w:rsidRDefault="00A44A84" w:rsidP="00442549">
            <w:pPr>
              <w:jc w:val="right"/>
              <w:rPr>
                <w:rFonts w:eastAsia="Times New Roman" w:cstheme="minorHAnsi"/>
                <w:color w:val="000000"/>
                <w:sz w:val="20"/>
                <w:szCs w:val="20"/>
              </w:rPr>
            </w:pPr>
            <w:del w:id="1337" w:author="Ingrid Schulte" w:date="2019-07-04T15:04:00Z">
              <w:r w:rsidRPr="003C7EAC">
                <w:rPr>
                  <w:rFonts w:eastAsia="Times New Roman" w:cstheme="minorHAnsi"/>
                  <w:color w:val="000000"/>
                  <w:sz w:val="20"/>
                  <w:szCs w:val="20"/>
                </w:rPr>
                <w:delText>122</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77E7E374" w14:textId="280C7A2A"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16.5</w:t>
            </w:r>
          </w:p>
        </w:tc>
        <w:tc>
          <w:tcPr>
            <w:tcW w:w="1080" w:type="dxa"/>
            <w:gridSpan w:val="6"/>
            <w:tcBorders>
              <w:top w:val="nil"/>
              <w:left w:val="nil"/>
              <w:bottom w:val="single" w:sz="4" w:space="0" w:color="auto"/>
              <w:right w:val="single" w:sz="4" w:space="0" w:color="auto"/>
            </w:tcBorders>
            <w:shd w:val="clear" w:color="000000" w:fill="00B050"/>
            <w:cellDel w:id="1338" w:author="Charlotte Streck" w:date="2019-07-04T15:04:00Z"/>
          </w:tcPr>
          <w:p w14:paraId="160DC065" w14:textId="77777777" w:rsidR="00A44A84" w:rsidRPr="003C7EAC" w:rsidRDefault="00A44A84" w:rsidP="00442549">
            <w:pPr>
              <w:jc w:val="center"/>
              <w:rPr>
                <w:rFonts w:eastAsia="Times New Roman" w:cstheme="minorHAnsi"/>
                <w:color w:val="000000"/>
                <w:sz w:val="20"/>
                <w:szCs w:val="20"/>
              </w:rPr>
            </w:pPr>
            <w:del w:id="1339"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340" w:author="Charlotte Streck" w:date="2019-07-04T15:04:00Z"/>
          </w:tcPr>
          <w:p w14:paraId="289AA1DC" w14:textId="77777777" w:rsidR="00A44A84" w:rsidRPr="003C7EAC" w:rsidRDefault="00A44A84" w:rsidP="00442549">
            <w:pPr>
              <w:jc w:val="right"/>
              <w:rPr>
                <w:rFonts w:eastAsia="Times New Roman" w:cstheme="minorHAnsi"/>
                <w:color w:val="000000"/>
                <w:sz w:val="20"/>
                <w:szCs w:val="20"/>
              </w:rPr>
            </w:pPr>
            <w:del w:id="1341" w:author="Ingrid Schulte" w:date="2019-07-04T15:04:00Z">
              <w:r w:rsidRPr="003C7EAC">
                <w:rPr>
                  <w:rFonts w:eastAsia="Times New Roman" w:cstheme="minorHAnsi"/>
                  <w:color w:val="000000"/>
                  <w:sz w:val="20"/>
                  <w:szCs w:val="20"/>
                </w:rPr>
                <w:delText>153</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4F402D1E" w14:textId="3D593FBD"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16.5</w:t>
            </w:r>
          </w:p>
        </w:tc>
        <w:tc>
          <w:tcPr>
            <w:tcW w:w="2160" w:type="dxa"/>
            <w:gridSpan w:val="10"/>
            <w:tcBorders>
              <w:top w:val="nil"/>
              <w:left w:val="nil"/>
              <w:bottom w:val="single" w:sz="4" w:space="0" w:color="auto"/>
              <w:right w:val="double" w:sz="6" w:space="0" w:color="auto"/>
            </w:tcBorders>
            <w:shd w:val="clear" w:color="000000" w:fill="FFFF00"/>
            <w:noWrap/>
            <w:vAlign w:val="bottom"/>
          </w:tcPr>
          <w:p w14:paraId="6C0FBA94" w14:textId="2F4F59A5"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7E5FB61A" w14:textId="77777777" w:rsidTr="002155F3">
        <w:trPr>
          <w:gridAfter w:val="1"/>
          <w:wAfter w:w="1254" w:type="dxa"/>
          <w:trHeight w:val="315"/>
        </w:trPr>
        <w:tc>
          <w:tcPr>
            <w:tcW w:w="0" w:type="auto"/>
            <w:tcBorders>
              <w:top w:val="nil"/>
              <w:left w:val="double" w:sz="6" w:space="0" w:color="auto"/>
              <w:bottom w:val="double" w:sz="6" w:space="0" w:color="auto"/>
              <w:right w:val="single" w:sz="4" w:space="0" w:color="auto"/>
            </w:tcBorders>
            <w:shd w:val="clear" w:color="auto" w:fill="auto"/>
            <w:noWrap/>
            <w:vAlign w:val="bottom"/>
          </w:tcPr>
          <w:p w14:paraId="65D7725D" w14:textId="192CE27C"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Wetland</w:t>
            </w:r>
          </w:p>
        </w:tc>
        <w:tc>
          <w:tcPr>
            <w:tcW w:w="895" w:type="dxa"/>
            <w:tcBorders>
              <w:top w:val="nil"/>
              <w:left w:val="nil"/>
              <w:bottom w:val="double" w:sz="6" w:space="0" w:color="auto"/>
              <w:right w:val="single" w:sz="4" w:space="0" w:color="auto"/>
            </w:tcBorders>
            <w:cellDel w:id="1342" w:author="Charlotte Streck" w:date="2019-07-04T15:04:00Z"/>
          </w:tcPr>
          <w:p w14:paraId="154B5439" w14:textId="77777777" w:rsidR="00A44A84" w:rsidRPr="003C7EAC" w:rsidRDefault="00A44A84" w:rsidP="00442549">
            <w:pPr>
              <w:jc w:val="right"/>
              <w:rPr>
                <w:rFonts w:eastAsia="Times New Roman" w:cstheme="minorHAnsi"/>
                <w:color w:val="000000"/>
                <w:sz w:val="20"/>
                <w:szCs w:val="20"/>
              </w:rPr>
            </w:pPr>
            <w:del w:id="1343" w:author="Ingrid Schulte" w:date="2019-07-04T15:04:00Z">
              <w:r w:rsidRPr="003C7EAC">
                <w:rPr>
                  <w:rFonts w:eastAsia="Times New Roman" w:cstheme="minorHAnsi"/>
                  <w:color w:val="000000"/>
                  <w:sz w:val="20"/>
                  <w:szCs w:val="20"/>
                </w:rPr>
                <w:delText>37</w:delText>
              </w:r>
            </w:del>
          </w:p>
        </w:tc>
        <w:tc>
          <w:tcPr>
            <w:tcW w:w="1081" w:type="dxa"/>
            <w:gridSpan w:val="2"/>
            <w:tcBorders>
              <w:top w:val="nil"/>
              <w:left w:val="nil"/>
              <w:bottom w:val="double" w:sz="6" w:space="0" w:color="auto"/>
              <w:right w:val="single" w:sz="4" w:space="0" w:color="auto"/>
            </w:tcBorders>
            <w:cellDel w:id="1344" w:author="Charlotte Streck" w:date="2019-07-04T15:04:00Z"/>
          </w:tcPr>
          <w:p w14:paraId="05EABA8B" w14:textId="77777777" w:rsidR="00A44A84" w:rsidRPr="003C7EAC" w:rsidRDefault="00A44A84" w:rsidP="00442549">
            <w:pPr>
              <w:jc w:val="right"/>
              <w:rPr>
                <w:rFonts w:eastAsia="Times New Roman" w:cstheme="minorHAnsi"/>
                <w:color w:val="000000"/>
                <w:sz w:val="20"/>
                <w:szCs w:val="20"/>
              </w:rPr>
            </w:pPr>
            <w:del w:id="1345" w:author="Ingrid Schulte" w:date="2019-07-04T15:04:00Z">
              <w:r w:rsidRPr="003C7EAC">
                <w:rPr>
                  <w:rFonts w:eastAsia="Times New Roman" w:cstheme="minorHAnsi"/>
                  <w:color w:val="000000"/>
                  <w:sz w:val="20"/>
                  <w:szCs w:val="20"/>
                </w:rPr>
                <w:delText>5.0</w:delText>
              </w:r>
            </w:del>
          </w:p>
        </w:tc>
        <w:tc>
          <w:tcPr>
            <w:tcW w:w="900" w:type="dxa"/>
            <w:gridSpan w:val="2"/>
            <w:tcBorders>
              <w:top w:val="nil"/>
              <w:left w:val="nil"/>
              <w:bottom w:val="double" w:sz="6" w:space="0" w:color="auto"/>
              <w:right w:val="single" w:sz="4" w:space="0" w:color="auto"/>
            </w:tcBorders>
            <w:cellDel w:id="1346" w:author="Charlotte Streck" w:date="2019-07-04T15:04:00Z"/>
          </w:tcPr>
          <w:p w14:paraId="190323F1" w14:textId="77777777" w:rsidR="00A44A84" w:rsidRPr="003C7EAC" w:rsidRDefault="00A44A84" w:rsidP="00442549">
            <w:pPr>
              <w:jc w:val="right"/>
              <w:rPr>
                <w:rFonts w:eastAsia="Times New Roman" w:cstheme="minorHAnsi"/>
                <w:color w:val="000000"/>
                <w:sz w:val="20"/>
                <w:szCs w:val="20"/>
              </w:rPr>
            </w:pPr>
            <w:del w:id="1347" w:author="Ingrid Schulte" w:date="2019-07-04T15:04:00Z">
              <w:r w:rsidRPr="003C7EAC">
                <w:rPr>
                  <w:rFonts w:eastAsia="Times New Roman" w:cstheme="minorHAnsi"/>
                  <w:color w:val="000000"/>
                  <w:sz w:val="20"/>
                  <w:szCs w:val="20"/>
                </w:rPr>
                <w:delText>112</w:delText>
              </w:r>
            </w:del>
          </w:p>
        </w:tc>
        <w:tc>
          <w:tcPr>
            <w:tcW w:w="1886" w:type="dxa"/>
            <w:gridSpan w:val="2"/>
            <w:tcBorders>
              <w:top w:val="nil"/>
              <w:left w:val="nil"/>
              <w:bottom w:val="double" w:sz="6" w:space="0" w:color="auto"/>
              <w:right w:val="single" w:sz="4" w:space="0" w:color="auto"/>
            </w:tcBorders>
            <w:shd w:val="clear" w:color="auto" w:fill="auto"/>
            <w:noWrap/>
            <w:vAlign w:val="bottom"/>
          </w:tcPr>
          <w:p w14:paraId="288685EE" w14:textId="76A9BC05"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5.3</w:t>
            </w:r>
          </w:p>
        </w:tc>
        <w:tc>
          <w:tcPr>
            <w:tcW w:w="1080" w:type="dxa"/>
            <w:gridSpan w:val="6"/>
            <w:tcBorders>
              <w:top w:val="nil"/>
              <w:left w:val="nil"/>
              <w:bottom w:val="double" w:sz="6" w:space="0" w:color="auto"/>
              <w:right w:val="single" w:sz="4" w:space="0" w:color="auto"/>
            </w:tcBorders>
            <w:shd w:val="clear" w:color="000000" w:fill="00B050"/>
            <w:cellDel w:id="1348" w:author="Charlotte Streck" w:date="2019-07-04T15:04:00Z"/>
          </w:tcPr>
          <w:p w14:paraId="4BCCC9D6" w14:textId="77777777" w:rsidR="00A44A84" w:rsidRPr="003C7EAC" w:rsidRDefault="00A44A84" w:rsidP="00442549">
            <w:pPr>
              <w:jc w:val="center"/>
              <w:rPr>
                <w:rFonts w:eastAsia="Times New Roman" w:cstheme="minorHAnsi"/>
                <w:color w:val="000000"/>
                <w:sz w:val="20"/>
                <w:szCs w:val="20"/>
              </w:rPr>
            </w:pPr>
            <w:del w:id="1349"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double" w:sz="6" w:space="0" w:color="auto"/>
              <w:right w:val="single" w:sz="4" w:space="0" w:color="auto"/>
            </w:tcBorders>
            <w:cellDel w:id="1350" w:author="Charlotte Streck" w:date="2019-07-04T15:04:00Z"/>
          </w:tcPr>
          <w:p w14:paraId="0A67F06F" w14:textId="77777777" w:rsidR="00A44A84" w:rsidRPr="003C7EAC" w:rsidRDefault="00A44A84" w:rsidP="00442549">
            <w:pPr>
              <w:jc w:val="right"/>
              <w:rPr>
                <w:rFonts w:eastAsia="Times New Roman" w:cstheme="minorHAnsi"/>
                <w:color w:val="000000"/>
                <w:sz w:val="20"/>
                <w:szCs w:val="20"/>
              </w:rPr>
            </w:pPr>
            <w:del w:id="1351" w:author="Ingrid Schulte" w:date="2019-07-04T15:04:00Z">
              <w:r w:rsidRPr="003C7EAC">
                <w:rPr>
                  <w:rFonts w:eastAsia="Times New Roman" w:cstheme="minorHAnsi"/>
                  <w:color w:val="000000"/>
                  <w:sz w:val="20"/>
                  <w:szCs w:val="20"/>
                </w:rPr>
                <w:delText>113</w:delText>
              </w:r>
            </w:del>
          </w:p>
        </w:tc>
        <w:tc>
          <w:tcPr>
            <w:tcW w:w="1800" w:type="dxa"/>
            <w:gridSpan w:val="2"/>
            <w:tcBorders>
              <w:top w:val="nil"/>
              <w:left w:val="nil"/>
              <w:bottom w:val="double" w:sz="6" w:space="0" w:color="auto"/>
              <w:right w:val="single" w:sz="4" w:space="0" w:color="auto"/>
            </w:tcBorders>
            <w:shd w:val="clear" w:color="auto" w:fill="auto"/>
            <w:noWrap/>
            <w:vAlign w:val="bottom"/>
          </w:tcPr>
          <w:p w14:paraId="507F960F" w14:textId="213B2ACE"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4.9</w:t>
            </w:r>
          </w:p>
        </w:tc>
        <w:tc>
          <w:tcPr>
            <w:tcW w:w="2160" w:type="dxa"/>
            <w:gridSpan w:val="10"/>
            <w:tcBorders>
              <w:top w:val="nil"/>
              <w:left w:val="nil"/>
              <w:bottom w:val="double" w:sz="6" w:space="0" w:color="auto"/>
              <w:right w:val="double" w:sz="6" w:space="0" w:color="auto"/>
            </w:tcBorders>
            <w:shd w:val="clear" w:color="000000" w:fill="FF0000"/>
            <w:noWrap/>
            <w:vAlign w:val="bottom"/>
          </w:tcPr>
          <w:p w14:paraId="49AC9F15" w14:textId="44E55C17"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2B067DD7" w14:textId="66C7BF03" w:rsidTr="002155F3">
        <w:trPr>
          <w:gridAfter w:val="1"/>
          <w:wAfter w:w="1254" w:type="dxa"/>
          <w:trHeight w:val="243"/>
        </w:trPr>
        <w:tc>
          <w:tcPr>
            <w:tcW w:w="0" w:type="auto"/>
            <w:gridSpan w:val="6"/>
            <w:tcBorders>
              <w:top w:val="nil"/>
              <w:left w:val="double" w:sz="6" w:space="0" w:color="auto"/>
              <w:bottom w:val="single" w:sz="4" w:space="0" w:color="auto"/>
              <w:right w:val="nil"/>
            </w:tcBorders>
            <w:shd w:val="clear" w:color="auto" w:fill="DEEAF6" w:themeFill="accent1" w:themeFillTint="33"/>
            <w:noWrap/>
            <w:vAlign w:val="bottom"/>
          </w:tcPr>
          <w:p w14:paraId="38D9FC9B" w14:textId="69F962D2" w:rsidR="00762B74" w:rsidRPr="003C7EAC" w:rsidRDefault="00762B74" w:rsidP="00442549">
            <w:pPr>
              <w:rPr>
                <w:rFonts w:eastAsia="Times New Roman" w:cstheme="minorHAnsi"/>
                <w:b/>
                <w:bCs/>
                <w:color w:val="000000"/>
                <w:sz w:val="20"/>
                <w:szCs w:val="20"/>
              </w:rPr>
            </w:pPr>
            <w:r w:rsidRPr="003C7EAC">
              <w:rPr>
                <w:rFonts w:eastAsia="Times New Roman" w:cstheme="minorHAnsi"/>
                <w:b/>
                <w:bCs/>
                <w:color w:val="000000"/>
                <w:sz w:val="20"/>
                <w:szCs w:val="20"/>
              </w:rPr>
              <w:t>Vietnam</w:t>
            </w:r>
          </w:p>
        </w:tc>
        <w:tc>
          <w:tcPr>
            <w:tcW w:w="1886" w:type="dxa"/>
            <w:gridSpan w:val="12"/>
            <w:tcBorders>
              <w:top w:val="nil"/>
              <w:left w:val="nil"/>
              <w:bottom w:val="single" w:sz="4" w:space="0" w:color="auto"/>
              <w:right w:val="nil"/>
            </w:tcBorders>
            <w:shd w:val="clear" w:color="auto" w:fill="DEEAF6" w:themeFill="accent1" w:themeFillTint="33"/>
            <w:noWrap/>
            <w:vAlign w:val="bottom"/>
          </w:tcPr>
          <w:p w14:paraId="2DC64EBD" w14:textId="237D3163" w:rsidR="00762B74" w:rsidRPr="003C7EAC" w:rsidRDefault="0077540F" w:rsidP="00442549">
            <w:pPr>
              <w:jc w:val="right"/>
              <w:rPr>
                <w:rFonts w:eastAsia="Times New Roman" w:cstheme="minorHAnsi"/>
                <w:b/>
                <w:bCs/>
                <w:color w:val="000000"/>
                <w:sz w:val="20"/>
                <w:szCs w:val="20"/>
              </w:rPr>
            </w:pPr>
            <w:ins w:id="1352" w:author="Ingrid Schulte" w:date="2019-07-04T15:04:00Z">
              <w:r>
                <w:rPr>
                  <w:rFonts w:eastAsia="Times New Roman" w:cstheme="minorHAnsi"/>
                  <w:b/>
                  <w:bCs/>
                  <w:color w:val="000000"/>
                  <w:sz w:val="20"/>
                  <w:szCs w:val="20"/>
                </w:rPr>
                <w:t>4.6</w:t>
              </w:r>
            </w:ins>
          </w:p>
        </w:tc>
        <w:tc>
          <w:tcPr>
            <w:tcW w:w="1800" w:type="dxa"/>
            <w:gridSpan w:val="2"/>
            <w:tcBorders>
              <w:top w:val="nil"/>
              <w:left w:val="nil"/>
              <w:bottom w:val="single" w:sz="4" w:space="0" w:color="auto"/>
              <w:right w:val="nil"/>
            </w:tcBorders>
            <w:shd w:val="clear" w:color="auto" w:fill="DEEAF6" w:themeFill="accent1" w:themeFillTint="33"/>
            <w:noWrap/>
            <w:vAlign w:val="bottom"/>
          </w:tcPr>
          <w:p w14:paraId="1F45F568" w14:textId="6E1852B7" w:rsidR="00762B74" w:rsidRPr="003C7EAC" w:rsidRDefault="0077540F" w:rsidP="00442549">
            <w:pPr>
              <w:jc w:val="right"/>
              <w:rPr>
                <w:rFonts w:eastAsia="Times New Roman" w:cstheme="minorHAnsi"/>
                <w:b/>
                <w:bCs/>
                <w:color w:val="000000"/>
                <w:sz w:val="20"/>
                <w:szCs w:val="20"/>
              </w:rPr>
            </w:pPr>
            <w:ins w:id="1353" w:author="Ingrid Schulte" w:date="2019-07-04T15:04:00Z">
              <w:r>
                <w:rPr>
                  <w:rFonts w:eastAsia="Times New Roman" w:cstheme="minorHAnsi"/>
                  <w:b/>
                  <w:bCs/>
                  <w:color w:val="000000"/>
                  <w:sz w:val="20"/>
                  <w:szCs w:val="20"/>
                </w:rPr>
                <w:t>7.1</w:t>
              </w:r>
            </w:ins>
          </w:p>
        </w:tc>
        <w:tc>
          <w:tcPr>
            <w:tcW w:w="2160" w:type="dxa"/>
            <w:tcBorders>
              <w:top w:val="nil"/>
              <w:left w:val="nil"/>
              <w:bottom w:val="single" w:sz="4" w:space="0" w:color="auto"/>
              <w:right w:val="double" w:sz="6" w:space="0" w:color="auto"/>
            </w:tcBorders>
            <w:shd w:val="clear" w:color="auto" w:fill="00B050"/>
            <w:noWrap/>
            <w:vAlign w:val="bottom"/>
          </w:tcPr>
          <w:p w14:paraId="59E46BC0" w14:textId="1141C7F2" w:rsidR="00762B74" w:rsidRPr="003C7EAC" w:rsidRDefault="0077540F">
            <w:pPr>
              <w:jc w:val="center"/>
              <w:rPr>
                <w:rFonts w:eastAsia="Times New Roman" w:cstheme="minorHAnsi"/>
                <w:b/>
                <w:bCs/>
                <w:color w:val="000000"/>
                <w:sz w:val="20"/>
                <w:szCs w:val="20"/>
              </w:rPr>
              <w:pPrChange w:id="1354" w:author="CF" w:date="2019-07-10T09:14:00Z">
                <w:pPr>
                  <w:jc w:val="right"/>
                </w:pPr>
              </w:pPrChange>
            </w:pPr>
            <w:ins w:id="1355" w:author="Ingrid Schulte" w:date="2019-07-04T15:04:00Z">
              <w:r>
                <w:rPr>
                  <w:rFonts w:eastAsia="Times New Roman" w:cstheme="minorHAnsi"/>
                  <w:b/>
                  <w:bCs/>
                  <w:color w:val="000000"/>
                  <w:sz w:val="20"/>
                  <w:szCs w:val="20"/>
                </w:rPr>
                <w:t>+</w:t>
              </w:r>
            </w:ins>
          </w:p>
        </w:tc>
        <w:tc>
          <w:tcPr>
            <w:tcW w:w="1080" w:type="dxa"/>
            <w:gridSpan w:val="3"/>
            <w:tcBorders>
              <w:top w:val="nil"/>
              <w:left w:val="nil"/>
              <w:bottom w:val="single" w:sz="4" w:space="0" w:color="auto"/>
              <w:right w:val="nil"/>
            </w:tcBorders>
            <w:shd w:val="clear" w:color="auto" w:fill="DEEAF6" w:themeFill="accent1" w:themeFillTint="33"/>
            <w:cellDel w:id="1356" w:author="Charlotte Streck" w:date="2019-07-04T15:04:00Z"/>
          </w:tcPr>
          <w:p w14:paraId="3CF7336A" w14:textId="77777777" w:rsidR="00A44A84" w:rsidRPr="003C7EAC" w:rsidRDefault="00A44A84" w:rsidP="00442549">
            <w:pPr>
              <w:jc w:val="right"/>
              <w:rPr>
                <w:rFonts w:eastAsia="Times New Roman" w:cstheme="minorHAnsi"/>
                <w:b/>
                <w:bCs/>
                <w:color w:val="000000"/>
                <w:sz w:val="20"/>
                <w:szCs w:val="20"/>
              </w:rPr>
            </w:pPr>
          </w:p>
        </w:tc>
        <w:tc>
          <w:tcPr>
            <w:tcW w:w="1080" w:type="dxa"/>
            <w:gridSpan w:val="3"/>
            <w:tcBorders>
              <w:top w:val="nil"/>
              <w:left w:val="nil"/>
              <w:bottom w:val="single" w:sz="4" w:space="0" w:color="auto"/>
              <w:right w:val="nil"/>
            </w:tcBorders>
            <w:shd w:val="clear" w:color="auto" w:fill="DEEAF6" w:themeFill="accent1" w:themeFillTint="33"/>
            <w:cellDel w:id="1357" w:author="Charlotte Streck" w:date="2019-07-04T15:04:00Z"/>
          </w:tcPr>
          <w:p w14:paraId="2BC783D9" w14:textId="77777777" w:rsidR="00A44A84" w:rsidRPr="003C7EAC" w:rsidRDefault="00A44A84" w:rsidP="00442549">
            <w:pPr>
              <w:jc w:val="center"/>
              <w:rPr>
                <w:rFonts w:eastAsia="Times New Roman" w:cstheme="minorHAnsi"/>
                <w:b/>
                <w:bCs/>
                <w:color w:val="000000"/>
                <w:sz w:val="20"/>
                <w:szCs w:val="20"/>
              </w:rPr>
            </w:pPr>
          </w:p>
        </w:tc>
        <w:tc>
          <w:tcPr>
            <w:tcW w:w="900" w:type="dxa"/>
            <w:tcBorders>
              <w:top w:val="nil"/>
              <w:left w:val="nil"/>
              <w:bottom w:val="single" w:sz="4" w:space="0" w:color="auto"/>
              <w:right w:val="nil"/>
            </w:tcBorders>
            <w:shd w:val="clear" w:color="auto" w:fill="DEEAF6" w:themeFill="accent1" w:themeFillTint="33"/>
            <w:cellDel w:id="1358" w:author="Charlotte Streck" w:date="2019-07-04T15:04:00Z"/>
          </w:tcPr>
          <w:p w14:paraId="2019F7D9" w14:textId="77777777" w:rsidR="00A44A84" w:rsidRPr="003C7EAC" w:rsidRDefault="00A44A84" w:rsidP="00442549">
            <w:pPr>
              <w:jc w:val="right"/>
              <w:rPr>
                <w:rFonts w:eastAsia="Times New Roman" w:cstheme="minorHAnsi"/>
                <w:b/>
                <w:bCs/>
                <w:color w:val="000000"/>
                <w:sz w:val="20"/>
                <w:szCs w:val="20"/>
              </w:rPr>
            </w:pPr>
          </w:p>
        </w:tc>
        <w:tc>
          <w:tcPr>
            <w:tcW w:w="1080" w:type="dxa"/>
            <w:tcBorders>
              <w:top w:val="nil"/>
              <w:left w:val="nil"/>
              <w:bottom w:val="single" w:sz="4" w:space="0" w:color="auto"/>
              <w:right w:val="nil"/>
            </w:tcBorders>
            <w:shd w:val="clear" w:color="auto" w:fill="DEEAF6" w:themeFill="accent1" w:themeFillTint="33"/>
            <w:cellDel w:id="1359" w:author="Charlotte Streck" w:date="2019-07-04T15:04:00Z"/>
          </w:tcPr>
          <w:p w14:paraId="04911AA5" w14:textId="77777777" w:rsidR="00A44A84" w:rsidRPr="003C7EAC" w:rsidRDefault="00A44A84" w:rsidP="00442549">
            <w:pPr>
              <w:jc w:val="right"/>
              <w:rPr>
                <w:rFonts w:eastAsia="Times New Roman" w:cstheme="minorHAnsi"/>
                <w:b/>
                <w:bCs/>
                <w:color w:val="000000"/>
                <w:sz w:val="20"/>
                <w:szCs w:val="20"/>
              </w:rPr>
            </w:pPr>
          </w:p>
        </w:tc>
        <w:tc>
          <w:tcPr>
            <w:tcW w:w="1164" w:type="dxa"/>
            <w:tcBorders>
              <w:top w:val="nil"/>
              <w:left w:val="nil"/>
              <w:bottom w:val="single" w:sz="4" w:space="0" w:color="auto"/>
              <w:right w:val="double" w:sz="6" w:space="0" w:color="auto"/>
            </w:tcBorders>
            <w:shd w:val="clear" w:color="auto" w:fill="DEEAF6" w:themeFill="accent1" w:themeFillTint="33"/>
            <w:cellDel w:id="1360" w:author="Charlotte Streck" w:date="2019-07-04T15:04:00Z"/>
          </w:tcPr>
          <w:p w14:paraId="17F7BF4B" w14:textId="77777777" w:rsidR="00A44A84" w:rsidRPr="003C7EAC" w:rsidRDefault="00A44A84" w:rsidP="00442549">
            <w:pPr>
              <w:jc w:val="center"/>
              <w:rPr>
                <w:rFonts w:eastAsia="Times New Roman" w:cstheme="minorHAnsi"/>
                <w:b/>
                <w:bCs/>
                <w:color w:val="000000"/>
                <w:sz w:val="20"/>
                <w:szCs w:val="20"/>
              </w:rPr>
            </w:pPr>
          </w:p>
        </w:tc>
      </w:tr>
      <w:tr w:rsidR="00F127B2" w:rsidRPr="003C7EAC" w14:paraId="1CD2FA67"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331679D2" w14:textId="0AE3542B"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Barren</w:t>
            </w:r>
          </w:p>
        </w:tc>
        <w:tc>
          <w:tcPr>
            <w:tcW w:w="895" w:type="dxa"/>
            <w:tcBorders>
              <w:top w:val="nil"/>
              <w:left w:val="nil"/>
              <w:bottom w:val="single" w:sz="4" w:space="0" w:color="auto"/>
              <w:right w:val="single" w:sz="4" w:space="0" w:color="auto"/>
            </w:tcBorders>
            <w:cellDel w:id="1361" w:author="Charlotte Streck" w:date="2019-07-04T15:04:00Z"/>
          </w:tcPr>
          <w:p w14:paraId="004C4988" w14:textId="77777777" w:rsidR="00A44A84" w:rsidRPr="003C7EAC" w:rsidRDefault="00A44A84" w:rsidP="00442549">
            <w:pPr>
              <w:jc w:val="right"/>
              <w:rPr>
                <w:rFonts w:eastAsia="Times New Roman" w:cstheme="minorHAnsi"/>
                <w:color w:val="000000"/>
                <w:sz w:val="20"/>
                <w:szCs w:val="20"/>
              </w:rPr>
            </w:pPr>
            <w:del w:id="1362" w:author="Ingrid Schulte" w:date="2019-07-04T15:04:00Z">
              <w:r w:rsidRPr="003C7EAC">
                <w:rPr>
                  <w:rFonts w:eastAsia="Times New Roman" w:cstheme="minorHAnsi"/>
                  <w:color w:val="000000"/>
                  <w:sz w:val="20"/>
                  <w:szCs w:val="20"/>
                </w:rPr>
                <w:delText>6</w:delText>
              </w:r>
            </w:del>
          </w:p>
        </w:tc>
        <w:tc>
          <w:tcPr>
            <w:tcW w:w="1081" w:type="dxa"/>
            <w:gridSpan w:val="2"/>
            <w:tcBorders>
              <w:top w:val="nil"/>
              <w:left w:val="nil"/>
              <w:bottom w:val="single" w:sz="4" w:space="0" w:color="auto"/>
              <w:right w:val="single" w:sz="4" w:space="0" w:color="auto"/>
            </w:tcBorders>
            <w:cellDel w:id="1363" w:author="Charlotte Streck" w:date="2019-07-04T15:04:00Z"/>
          </w:tcPr>
          <w:p w14:paraId="09AD8A86" w14:textId="77777777" w:rsidR="00A44A84" w:rsidRDefault="00A44A84" w:rsidP="00442549">
            <w:pPr>
              <w:jc w:val="right"/>
              <w:rPr>
                <w:rFonts w:eastAsia="Times New Roman" w:cstheme="minorHAnsi"/>
                <w:color w:val="000000"/>
                <w:sz w:val="20"/>
                <w:szCs w:val="20"/>
              </w:rPr>
            </w:pPr>
            <w:del w:id="1364" w:author="Ingrid Schulte" w:date="2019-07-04T15:04:00Z">
              <w:r>
                <w:rPr>
                  <w:rFonts w:eastAsia="Times New Roman" w:cstheme="minorHAnsi"/>
                  <w:color w:val="000000"/>
                  <w:sz w:val="20"/>
                  <w:szCs w:val="20"/>
                </w:rPr>
                <w:delText>0</w:delText>
              </w:r>
            </w:del>
          </w:p>
        </w:tc>
        <w:tc>
          <w:tcPr>
            <w:tcW w:w="900" w:type="dxa"/>
            <w:gridSpan w:val="2"/>
            <w:tcBorders>
              <w:top w:val="nil"/>
              <w:left w:val="nil"/>
              <w:bottom w:val="single" w:sz="4" w:space="0" w:color="auto"/>
              <w:right w:val="single" w:sz="4" w:space="0" w:color="auto"/>
            </w:tcBorders>
            <w:cellDel w:id="1365" w:author="Charlotte Streck" w:date="2019-07-04T15:04:00Z"/>
          </w:tcPr>
          <w:p w14:paraId="61A7FF49" w14:textId="77777777" w:rsidR="00A44A84" w:rsidRPr="003C7EAC" w:rsidRDefault="00A44A84" w:rsidP="00442549">
            <w:pPr>
              <w:jc w:val="right"/>
              <w:rPr>
                <w:rFonts w:eastAsia="Times New Roman" w:cstheme="minorHAnsi"/>
                <w:color w:val="000000"/>
                <w:sz w:val="20"/>
                <w:szCs w:val="20"/>
              </w:rPr>
            </w:pPr>
            <w:del w:id="1366" w:author="Ingrid Schulte" w:date="2019-07-04T15:04:00Z">
              <w:r w:rsidRPr="003C7EAC">
                <w:rPr>
                  <w:rFonts w:eastAsia="Times New Roman" w:cstheme="minorHAnsi"/>
                  <w:color w:val="000000"/>
                  <w:sz w:val="20"/>
                  <w:szCs w:val="20"/>
                </w:rPr>
                <w:delText>29</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04F97C1D" w14:textId="0DD456D9"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6.3</w:t>
            </w:r>
          </w:p>
        </w:tc>
        <w:tc>
          <w:tcPr>
            <w:tcW w:w="1080" w:type="dxa"/>
            <w:gridSpan w:val="6"/>
            <w:tcBorders>
              <w:top w:val="nil"/>
              <w:left w:val="nil"/>
              <w:bottom w:val="single" w:sz="4" w:space="0" w:color="auto"/>
              <w:right w:val="single" w:sz="4" w:space="0" w:color="auto"/>
            </w:tcBorders>
            <w:shd w:val="clear" w:color="000000" w:fill="00B050"/>
            <w:cellDel w:id="1367" w:author="Charlotte Streck" w:date="2019-07-04T15:04:00Z"/>
          </w:tcPr>
          <w:p w14:paraId="721B1E9A" w14:textId="77777777" w:rsidR="00A44A84" w:rsidRPr="003C7EAC" w:rsidRDefault="00A44A84" w:rsidP="00442549">
            <w:pPr>
              <w:jc w:val="center"/>
              <w:rPr>
                <w:rFonts w:eastAsia="Times New Roman" w:cstheme="minorHAnsi"/>
                <w:color w:val="000000"/>
                <w:sz w:val="20"/>
                <w:szCs w:val="20"/>
              </w:rPr>
            </w:pPr>
            <w:del w:id="1368"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369" w:author="Charlotte Streck" w:date="2019-07-04T15:04:00Z"/>
          </w:tcPr>
          <w:p w14:paraId="1571F162" w14:textId="77777777" w:rsidR="00A44A84" w:rsidRPr="003C7EAC" w:rsidRDefault="00A44A84" w:rsidP="00442549">
            <w:pPr>
              <w:jc w:val="right"/>
              <w:rPr>
                <w:rFonts w:eastAsia="Times New Roman" w:cstheme="minorHAnsi"/>
                <w:color w:val="000000"/>
                <w:sz w:val="20"/>
                <w:szCs w:val="20"/>
              </w:rPr>
            </w:pPr>
            <w:del w:id="1370" w:author="Ingrid Schulte" w:date="2019-07-04T15:04:00Z">
              <w:r w:rsidRPr="003C7EAC">
                <w:rPr>
                  <w:rFonts w:eastAsia="Times New Roman" w:cstheme="minorHAnsi"/>
                  <w:color w:val="000000"/>
                  <w:sz w:val="20"/>
                  <w:szCs w:val="20"/>
                </w:rPr>
                <w:delText>21</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4F4604C2" w14:textId="0A16C105"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6.3</w:t>
            </w:r>
          </w:p>
        </w:tc>
        <w:tc>
          <w:tcPr>
            <w:tcW w:w="2160" w:type="dxa"/>
            <w:gridSpan w:val="10"/>
            <w:tcBorders>
              <w:top w:val="nil"/>
              <w:left w:val="nil"/>
              <w:bottom w:val="single" w:sz="4" w:space="0" w:color="auto"/>
              <w:right w:val="double" w:sz="6" w:space="0" w:color="auto"/>
            </w:tcBorders>
            <w:shd w:val="clear" w:color="000000" w:fill="FFFF00"/>
            <w:noWrap/>
            <w:vAlign w:val="bottom"/>
          </w:tcPr>
          <w:p w14:paraId="4C315D3E" w14:textId="1F50FFD6"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2C4118D9"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64DD03F4" w14:textId="11E7BA8B"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Bushland/Shrubland</w:t>
            </w:r>
          </w:p>
        </w:tc>
        <w:tc>
          <w:tcPr>
            <w:tcW w:w="895" w:type="dxa"/>
            <w:tcBorders>
              <w:top w:val="nil"/>
              <w:left w:val="nil"/>
              <w:bottom w:val="single" w:sz="4" w:space="0" w:color="auto"/>
              <w:right w:val="single" w:sz="4" w:space="0" w:color="auto"/>
            </w:tcBorders>
            <w:cellDel w:id="1371" w:author="Charlotte Streck" w:date="2019-07-04T15:04:00Z"/>
          </w:tcPr>
          <w:p w14:paraId="0DED8CDF" w14:textId="77777777" w:rsidR="00A44A84" w:rsidRPr="003C7EAC" w:rsidRDefault="00A44A84" w:rsidP="00442549">
            <w:pPr>
              <w:jc w:val="right"/>
              <w:rPr>
                <w:rFonts w:eastAsia="Times New Roman" w:cstheme="minorHAnsi"/>
                <w:color w:val="000000"/>
                <w:sz w:val="20"/>
                <w:szCs w:val="20"/>
              </w:rPr>
            </w:pPr>
            <w:del w:id="1372" w:author="Ingrid Schulte" w:date="2019-07-04T15:04:00Z">
              <w:r w:rsidRPr="003C7EAC">
                <w:rPr>
                  <w:rFonts w:eastAsia="Times New Roman" w:cstheme="minorHAnsi"/>
                  <w:color w:val="000000"/>
                  <w:sz w:val="20"/>
                  <w:szCs w:val="20"/>
                </w:rPr>
                <w:delText>57</w:delText>
              </w:r>
            </w:del>
          </w:p>
        </w:tc>
        <w:tc>
          <w:tcPr>
            <w:tcW w:w="1081" w:type="dxa"/>
            <w:gridSpan w:val="2"/>
            <w:tcBorders>
              <w:top w:val="nil"/>
              <w:left w:val="nil"/>
              <w:bottom w:val="single" w:sz="4" w:space="0" w:color="auto"/>
              <w:right w:val="single" w:sz="4" w:space="0" w:color="auto"/>
            </w:tcBorders>
            <w:cellDel w:id="1373" w:author="Charlotte Streck" w:date="2019-07-04T15:04:00Z"/>
          </w:tcPr>
          <w:p w14:paraId="6D4209B2" w14:textId="77777777" w:rsidR="00A44A84" w:rsidRPr="003C7EAC" w:rsidRDefault="00A44A84" w:rsidP="00442549">
            <w:pPr>
              <w:jc w:val="right"/>
              <w:rPr>
                <w:rFonts w:eastAsia="Times New Roman" w:cstheme="minorHAnsi"/>
                <w:color w:val="000000"/>
                <w:sz w:val="20"/>
                <w:szCs w:val="20"/>
              </w:rPr>
            </w:pPr>
            <w:del w:id="1374" w:author="Ingrid Schulte" w:date="2019-07-04T15:04:00Z">
              <w:r w:rsidRPr="003C7EAC">
                <w:rPr>
                  <w:rFonts w:eastAsia="Times New Roman" w:cstheme="minorHAnsi"/>
                  <w:color w:val="000000"/>
                  <w:sz w:val="20"/>
                  <w:szCs w:val="20"/>
                </w:rPr>
                <w:delText>4.5</w:delText>
              </w:r>
            </w:del>
          </w:p>
        </w:tc>
        <w:tc>
          <w:tcPr>
            <w:tcW w:w="900" w:type="dxa"/>
            <w:gridSpan w:val="2"/>
            <w:tcBorders>
              <w:top w:val="nil"/>
              <w:left w:val="nil"/>
              <w:bottom w:val="single" w:sz="4" w:space="0" w:color="auto"/>
              <w:right w:val="single" w:sz="4" w:space="0" w:color="auto"/>
            </w:tcBorders>
            <w:cellDel w:id="1375" w:author="Charlotte Streck" w:date="2019-07-04T15:04:00Z"/>
          </w:tcPr>
          <w:p w14:paraId="197AE4D5" w14:textId="77777777" w:rsidR="00A44A84" w:rsidRPr="003C7EAC" w:rsidRDefault="00A44A84" w:rsidP="00442549">
            <w:pPr>
              <w:jc w:val="right"/>
              <w:rPr>
                <w:rFonts w:eastAsia="Times New Roman" w:cstheme="minorHAnsi"/>
                <w:color w:val="000000"/>
                <w:sz w:val="20"/>
                <w:szCs w:val="20"/>
              </w:rPr>
            </w:pPr>
            <w:del w:id="1376" w:author="Ingrid Schulte" w:date="2019-07-04T15:04:00Z">
              <w:r w:rsidRPr="003C7EAC">
                <w:rPr>
                  <w:rFonts w:eastAsia="Times New Roman" w:cstheme="minorHAnsi"/>
                  <w:color w:val="000000"/>
                  <w:sz w:val="20"/>
                  <w:szCs w:val="20"/>
                </w:rPr>
                <w:delText>216</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1AA979E7" w14:textId="3B14B548"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9.4</w:t>
            </w:r>
          </w:p>
        </w:tc>
        <w:tc>
          <w:tcPr>
            <w:tcW w:w="1080" w:type="dxa"/>
            <w:gridSpan w:val="6"/>
            <w:tcBorders>
              <w:top w:val="nil"/>
              <w:left w:val="nil"/>
              <w:bottom w:val="single" w:sz="4" w:space="0" w:color="auto"/>
              <w:right w:val="single" w:sz="4" w:space="0" w:color="auto"/>
            </w:tcBorders>
            <w:shd w:val="clear" w:color="000000" w:fill="00B050"/>
            <w:cellDel w:id="1377" w:author="Charlotte Streck" w:date="2019-07-04T15:04:00Z"/>
          </w:tcPr>
          <w:p w14:paraId="72B64112" w14:textId="77777777" w:rsidR="00A44A84" w:rsidRPr="003C7EAC" w:rsidRDefault="00A44A84" w:rsidP="00442549">
            <w:pPr>
              <w:jc w:val="center"/>
              <w:rPr>
                <w:rFonts w:eastAsia="Times New Roman" w:cstheme="minorHAnsi"/>
                <w:color w:val="000000"/>
                <w:sz w:val="20"/>
                <w:szCs w:val="20"/>
              </w:rPr>
            </w:pPr>
            <w:del w:id="1378"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379" w:author="Charlotte Streck" w:date="2019-07-04T15:04:00Z"/>
          </w:tcPr>
          <w:p w14:paraId="54EB4B8B" w14:textId="77777777" w:rsidR="00A44A84" w:rsidRPr="003C7EAC" w:rsidRDefault="00A44A84" w:rsidP="00442549">
            <w:pPr>
              <w:jc w:val="right"/>
              <w:rPr>
                <w:rFonts w:eastAsia="Times New Roman" w:cstheme="minorHAnsi"/>
                <w:color w:val="000000"/>
                <w:sz w:val="20"/>
                <w:szCs w:val="20"/>
              </w:rPr>
            </w:pPr>
            <w:del w:id="1380" w:author="Ingrid Schulte" w:date="2019-07-04T15:04:00Z">
              <w:r w:rsidRPr="003C7EAC">
                <w:rPr>
                  <w:rFonts w:eastAsia="Times New Roman" w:cstheme="minorHAnsi"/>
                  <w:color w:val="000000"/>
                  <w:sz w:val="20"/>
                  <w:szCs w:val="20"/>
                </w:rPr>
                <w:delText>196</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61BE0503" w14:textId="16C91F21"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13.7</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51D3250C" w14:textId="4E20995D"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5FA8D67E"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58630E5A" w14:textId="5C5FBC1E"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Cropland</w:t>
            </w:r>
          </w:p>
        </w:tc>
        <w:tc>
          <w:tcPr>
            <w:tcW w:w="895" w:type="dxa"/>
            <w:tcBorders>
              <w:top w:val="nil"/>
              <w:left w:val="nil"/>
              <w:bottom w:val="single" w:sz="4" w:space="0" w:color="auto"/>
              <w:right w:val="single" w:sz="4" w:space="0" w:color="auto"/>
            </w:tcBorders>
            <w:cellDel w:id="1381" w:author="Charlotte Streck" w:date="2019-07-04T15:04:00Z"/>
          </w:tcPr>
          <w:p w14:paraId="6B2A8482" w14:textId="77777777" w:rsidR="00A44A84" w:rsidRPr="003C7EAC" w:rsidRDefault="00A44A84" w:rsidP="00442549">
            <w:pPr>
              <w:jc w:val="right"/>
              <w:rPr>
                <w:rFonts w:eastAsia="Times New Roman" w:cstheme="minorHAnsi"/>
                <w:color w:val="000000"/>
                <w:sz w:val="20"/>
                <w:szCs w:val="20"/>
              </w:rPr>
            </w:pPr>
            <w:del w:id="1382" w:author="Ingrid Schulte" w:date="2019-07-04T15:04:00Z">
              <w:r w:rsidRPr="003C7EAC">
                <w:rPr>
                  <w:rFonts w:eastAsia="Times New Roman" w:cstheme="minorHAnsi"/>
                  <w:color w:val="000000"/>
                  <w:sz w:val="20"/>
                  <w:szCs w:val="20"/>
                </w:rPr>
                <w:delText>125</w:delText>
              </w:r>
            </w:del>
          </w:p>
        </w:tc>
        <w:tc>
          <w:tcPr>
            <w:tcW w:w="1081" w:type="dxa"/>
            <w:gridSpan w:val="2"/>
            <w:tcBorders>
              <w:top w:val="nil"/>
              <w:left w:val="nil"/>
              <w:bottom w:val="single" w:sz="4" w:space="0" w:color="auto"/>
              <w:right w:val="single" w:sz="4" w:space="0" w:color="auto"/>
            </w:tcBorders>
            <w:cellDel w:id="1383" w:author="Charlotte Streck" w:date="2019-07-04T15:04:00Z"/>
          </w:tcPr>
          <w:p w14:paraId="592A6C0E" w14:textId="77777777" w:rsidR="00A44A84" w:rsidRPr="003C7EAC" w:rsidRDefault="00A44A84" w:rsidP="00442549">
            <w:pPr>
              <w:jc w:val="right"/>
              <w:rPr>
                <w:rFonts w:eastAsia="Times New Roman" w:cstheme="minorHAnsi"/>
                <w:color w:val="000000"/>
                <w:sz w:val="20"/>
                <w:szCs w:val="20"/>
              </w:rPr>
            </w:pPr>
            <w:del w:id="1384" w:author="Ingrid Schulte" w:date="2019-07-04T15:04:00Z">
              <w:r w:rsidRPr="003C7EAC">
                <w:rPr>
                  <w:rFonts w:eastAsia="Times New Roman" w:cstheme="minorHAnsi"/>
                  <w:color w:val="000000"/>
                  <w:sz w:val="20"/>
                  <w:szCs w:val="20"/>
                </w:rPr>
                <w:delText>2.0</w:delText>
              </w:r>
            </w:del>
          </w:p>
        </w:tc>
        <w:tc>
          <w:tcPr>
            <w:tcW w:w="900" w:type="dxa"/>
            <w:gridSpan w:val="2"/>
            <w:tcBorders>
              <w:top w:val="nil"/>
              <w:left w:val="nil"/>
              <w:bottom w:val="single" w:sz="4" w:space="0" w:color="auto"/>
              <w:right w:val="single" w:sz="4" w:space="0" w:color="auto"/>
            </w:tcBorders>
            <w:cellDel w:id="1385" w:author="Charlotte Streck" w:date="2019-07-04T15:04:00Z"/>
          </w:tcPr>
          <w:p w14:paraId="4B80469A" w14:textId="77777777" w:rsidR="00A44A84" w:rsidRPr="003C7EAC" w:rsidRDefault="00A44A84" w:rsidP="00442549">
            <w:pPr>
              <w:jc w:val="right"/>
              <w:rPr>
                <w:rFonts w:eastAsia="Times New Roman" w:cstheme="minorHAnsi"/>
                <w:color w:val="000000"/>
                <w:sz w:val="20"/>
                <w:szCs w:val="20"/>
              </w:rPr>
            </w:pPr>
            <w:del w:id="1386" w:author="Ingrid Schulte" w:date="2019-07-04T15:04:00Z">
              <w:r w:rsidRPr="003C7EAC">
                <w:rPr>
                  <w:rFonts w:eastAsia="Times New Roman" w:cstheme="minorHAnsi"/>
                  <w:color w:val="000000"/>
                  <w:sz w:val="20"/>
                  <w:szCs w:val="20"/>
                </w:rPr>
                <w:delText>638</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132162E8" w14:textId="664F3132"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3.9</w:t>
            </w:r>
          </w:p>
        </w:tc>
        <w:tc>
          <w:tcPr>
            <w:tcW w:w="1080" w:type="dxa"/>
            <w:gridSpan w:val="6"/>
            <w:tcBorders>
              <w:top w:val="nil"/>
              <w:left w:val="nil"/>
              <w:bottom w:val="single" w:sz="4" w:space="0" w:color="auto"/>
              <w:right w:val="single" w:sz="4" w:space="0" w:color="auto"/>
            </w:tcBorders>
            <w:shd w:val="clear" w:color="000000" w:fill="00B050"/>
            <w:cellDel w:id="1387" w:author="Charlotte Streck" w:date="2019-07-04T15:04:00Z"/>
          </w:tcPr>
          <w:p w14:paraId="02DC1369" w14:textId="77777777" w:rsidR="00A44A84" w:rsidRPr="003C7EAC" w:rsidRDefault="00A44A84" w:rsidP="00442549">
            <w:pPr>
              <w:jc w:val="center"/>
              <w:rPr>
                <w:rFonts w:eastAsia="Times New Roman" w:cstheme="minorHAnsi"/>
                <w:color w:val="000000"/>
                <w:sz w:val="20"/>
                <w:szCs w:val="20"/>
              </w:rPr>
            </w:pPr>
            <w:del w:id="1388"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389" w:author="Charlotte Streck" w:date="2019-07-04T15:04:00Z"/>
          </w:tcPr>
          <w:p w14:paraId="4FE14E4D" w14:textId="77777777" w:rsidR="00A44A84" w:rsidRPr="003C7EAC" w:rsidRDefault="00A44A84" w:rsidP="00442549">
            <w:pPr>
              <w:jc w:val="right"/>
              <w:rPr>
                <w:rFonts w:eastAsia="Times New Roman" w:cstheme="minorHAnsi"/>
                <w:color w:val="000000"/>
                <w:sz w:val="20"/>
                <w:szCs w:val="20"/>
              </w:rPr>
            </w:pPr>
            <w:del w:id="1390" w:author="Ingrid Schulte" w:date="2019-07-04T15:04:00Z">
              <w:r w:rsidRPr="003C7EAC">
                <w:rPr>
                  <w:rFonts w:eastAsia="Times New Roman" w:cstheme="minorHAnsi"/>
                  <w:color w:val="000000"/>
                  <w:sz w:val="20"/>
                  <w:szCs w:val="20"/>
                </w:rPr>
                <w:delText>676</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1185D1CB" w14:textId="5425EC43"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5.4</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55CE1FDA" w14:textId="01EC0F09"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63A67E42" w14:textId="77777777" w:rsidTr="00442549">
        <w:trPr>
          <w:trHeight w:val="300"/>
          <w:del w:id="1391" w:author="Ingrid Schulte" w:date="2019-07-04T15:04:00Z"/>
        </w:trPr>
        <w:tc>
          <w:tcPr>
            <w:tcW w:w="0" w:type="auto"/>
            <w:gridSpan w:val="3"/>
            <w:tcBorders>
              <w:top w:val="nil"/>
              <w:left w:val="double" w:sz="6" w:space="0" w:color="auto"/>
              <w:bottom w:val="single" w:sz="4" w:space="0" w:color="auto"/>
              <w:right w:val="single" w:sz="4" w:space="0" w:color="auto"/>
            </w:tcBorders>
            <w:shd w:val="clear" w:color="auto" w:fill="auto"/>
            <w:noWrap/>
            <w:vAlign w:val="bottom"/>
            <w:hideMark/>
          </w:tcPr>
          <w:p w14:paraId="6B3999FB" w14:textId="77777777" w:rsidR="00A44A84" w:rsidRPr="003C7EAC" w:rsidRDefault="00A44A84" w:rsidP="00442549">
            <w:pPr>
              <w:rPr>
                <w:del w:id="1392" w:author="Ingrid Schulte" w:date="2019-07-04T15:04:00Z"/>
                <w:rFonts w:eastAsia="Times New Roman" w:cstheme="minorHAnsi"/>
                <w:color w:val="000000"/>
                <w:sz w:val="20"/>
                <w:szCs w:val="20"/>
              </w:rPr>
            </w:pPr>
            <w:del w:id="1393" w:author="Ingrid Schulte" w:date="2019-07-04T15:04:00Z">
              <w:r w:rsidRPr="003C7EAC">
                <w:rPr>
                  <w:rFonts w:eastAsia="Times New Roman" w:cstheme="minorHAnsi"/>
                  <w:color w:val="000000"/>
                  <w:sz w:val="20"/>
                  <w:szCs w:val="20"/>
                </w:rPr>
                <w:delText>Forest</w:delText>
              </w:r>
            </w:del>
          </w:p>
        </w:tc>
        <w:tc>
          <w:tcPr>
            <w:tcW w:w="895" w:type="dxa"/>
            <w:gridSpan w:val="2"/>
            <w:tcBorders>
              <w:top w:val="nil"/>
              <w:left w:val="nil"/>
              <w:bottom w:val="single" w:sz="4" w:space="0" w:color="auto"/>
              <w:right w:val="single" w:sz="4" w:space="0" w:color="auto"/>
            </w:tcBorders>
            <w:shd w:val="clear" w:color="auto" w:fill="auto"/>
            <w:noWrap/>
            <w:vAlign w:val="bottom"/>
            <w:hideMark/>
          </w:tcPr>
          <w:p w14:paraId="1BD515D7" w14:textId="77777777" w:rsidR="00A44A84" w:rsidRPr="003C7EAC" w:rsidRDefault="00A44A84" w:rsidP="00442549">
            <w:pPr>
              <w:jc w:val="right"/>
              <w:rPr>
                <w:del w:id="1394" w:author="Ingrid Schulte" w:date="2019-07-04T15:04:00Z"/>
                <w:rFonts w:eastAsia="Times New Roman" w:cstheme="minorHAnsi"/>
                <w:color w:val="000000"/>
                <w:sz w:val="20"/>
                <w:szCs w:val="20"/>
              </w:rPr>
            </w:pPr>
            <w:del w:id="1395" w:author="Ingrid Schulte" w:date="2019-07-04T15:04:00Z">
              <w:r w:rsidRPr="003C7EAC">
                <w:rPr>
                  <w:rFonts w:eastAsia="Times New Roman" w:cstheme="minorHAnsi"/>
                  <w:color w:val="000000"/>
                  <w:sz w:val="20"/>
                  <w:szCs w:val="20"/>
                </w:rPr>
                <w:delText>86</w:delText>
              </w:r>
            </w:del>
          </w:p>
        </w:tc>
        <w:tc>
          <w:tcPr>
            <w:tcW w:w="1081" w:type="dxa"/>
            <w:gridSpan w:val="6"/>
            <w:tcBorders>
              <w:top w:val="nil"/>
              <w:left w:val="nil"/>
              <w:bottom w:val="single" w:sz="4" w:space="0" w:color="auto"/>
              <w:right w:val="single" w:sz="4" w:space="0" w:color="auto"/>
            </w:tcBorders>
            <w:shd w:val="clear" w:color="auto" w:fill="auto"/>
            <w:noWrap/>
            <w:vAlign w:val="bottom"/>
            <w:hideMark/>
          </w:tcPr>
          <w:p w14:paraId="58B3A30F" w14:textId="77777777" w:rsidR="00A44A84" w:rsidRPr="003C7EAC" w:rsidRDefault="00A44A84" w:rsidP="00442549">
            <w:pPr>
              <w:jc w:val="right"/>
              <w:rPr>
                <w:del w:id="1396" w:author="Ingrid Schulte" w:date="2019-07-04T15:04:00Z"/>
                <w:rFonts w:eastAsia="Times New Roman" w:cstheme="minorHAnsi"/>
                <w:color w:val="000000"/>
                <w:sz w:val="20"/>
                <w:szCs w:val="20"/>
              </w:rPr>
            </w:pPr>
            <w:del w:id="1397" w:author="Ingrid Schulte" w:date="2019-07-04T15:04:00Z">
              <w:r w:rsidRPr="003C7EAC">
                <w:rPr>
                  <w:rFonts w:eastAsia="Times New Roman" w:cstheme="minorHAnsi"/>
                  <w:color w:val="000000"/>
                  <w:sz w:val="20"/>
                  <w:szCs w:val="20"/>
                </w:rPr>
                <w:delText>92.5</w:delText>
              </w:r>
            </w:del>
          </w:p>
        </w:tc>
        <w:tc>
          <w:tcPr>
            <w:tcW w:w="900" w:type="dxa"/>
            <w:gridSpan w:val="6"/>
            <w:tcBorders>
              <w:top w:val="nil"/>
              <w:left w:val="nil"/>
              <w:bottom w:val="single" w:sz="4" w:space="0" w:color="auto"/>
              <w:right w:val="single" w:sz="4" w:space="0" w:color="auto"/>
            </w:tcBorders>
            <w:shd w:val="clear" w:color="auto" w:fill="auto"/>
            <w:noWrap/>
            <w:vAlign w:val="bottom"/>
            <w:hideMark/>
          </w:tcPr>
          <w:p w14:paraId="7E835B00" w14:textId="77777777" w:rsidR="00A44A84" w:rsidRPr="003C7EAC" w:rsidRDefault="00A44A84" w:rsidP="00442549">
            <w:pPr>
              <w:jc w:val="right"/>
              <w:rPr>
                <w:del w:id="1398" w:author="Ingrid Schulte" w:date="2019-07-04T15:04:00Z"/>
                <w:rFonts w:eastAsia="Times New Roman" w:cstheme="minorHAnsi"/>
                <w:color w:val="000000"/>
                <w:sz w:val="20"/>
                <w:szCs w:val="20"/>
              </w:rPr>
            </w:pPr>
            <w:del w:id="1399" w:author="Ingrid Schulte" w:date="2019-07-04T15:04:00Z">
              <w:r w:rsidRPr="003C7EAC">
                <w:rPr>
                  <w:rFonts w:eastAsia="Times New Roman" w:cstheme="minorHAnsi"/>
                  <w:color w:val="000000"/>
                  <w:sz w:val="20"/>
                  <w:szCs w:val="20"/>
                </w:rPr>
                <w:delText>692</w:delText>
              </w:r>
            </w:del>
          </w:p>
        </w:tc>
        <w:tc>
          <w:tcPr>
            <w:tcW w:w="1080" w:type="dxa"/>
            <w:gridSpan w:val="2"/>
            <w:tcBorders>
              <w:top w:val="nil"/>
              <w:left w:val="nil"/>
              <w:bottom w:val="single" w:sz="4" w:space="0" w:color="auto"/>
              <w:right w:val="single" w:sz="4" w:space="0" w:color="auto"/>
            </w:tcBorders>
            <w:shd w:val="clear" w:color="auto" w:fill="auto"/>
            <w:noWrap/>
            <w:vAlign w:val="bottom"/>
            <w:hideMark/>
          </w:tcPr>
          <w:p w14:paraId="10470610" w14:textId="77777777" w:rsidR="00A44A84" w:rsidRPr="003C7EAC" w:rsidRDefault="00A44A84" w:rsidP="00442549">
            <w:pPr>
              <w:jc w:val="right"/>
              <w:rPr>
                <w:del w:id="1400" w:author="Ingrid Schulte" w:date="2019-07-04T15:04:00Z"/>
                <w:rFonts w:eastAsia="Times New Roman" w:cstheme="minorHAnsi"/>
                <w:color w:val="000000"/>
                <w:sz w:val="20"/>
                <w:szCs w:val="20"/>
              </w:rPr>
            </w:pPr>
            <w:del w:id="1401" w:author="Ingrid Schulte" w:date="2019-07-04T15:04:00Z">
              <w:r w:rsidRPr="003C7EAC">
                <w:rPr>
                  <w:rFonts w:eastAsia="Times New Roman" w:cstheme="minorHAnsi"/>
                  <w:color w:val="000000"/>
                  <w:sz w:val="20"/>
                  <w:szCs w:val="20"/>
                </w:rPr>
                <w:delText>89.0</w:delText>
              </w:r>
            </w:del>
          </w:p>
        </w:tc>
        <w:tc>
          <w:tcPr>
            <w:tcW w:w="1080" w:type="dxa"/>
            <w:gridSpan w:val="3"/>
            <w:tcBorders>
              <w:top w:val="nil"/>
              <w:left w:val="nil"/>
              <w:bottom w:val="single" w:sz="4" w:space="0" w:color="auto"/>
              <w:right w:val="single" w:sz="4" w:space="0" w:color="auto"/>
            </w:tcBorders>
            <w:shd w:val="clear" w:color="000000" w:fill="FF0000"/>
            <w:noWrap/>
            <w:vAlign w:val="bottom"/>
            <w:hideMark/>
          </w:tcPr>
          <w:p w14:paraId="0FC05F6B" w14:textId="77777777" w:rsidR="00A44A84" w:rsidRPr="003C7EAC" w:rsidRDefault="00A44A84" w:rsidP="00442549">
            <w:pPr>
              <w:jc w:val="center"/>
              <w:rPr>
                <w:del w:id="1402" w:author="Ingrid Schulte" w:date="2019-07-04T15:04:00Z"/>
                <w:rFonts w:eastAsia="Times New Roman" w:cstheme="minorHAnsi"/>
                <w:color w:val="000000"/>
                <w:sz w:val="20"/>
                <w:szCs w:val="20"/>
              </w:rPr>
            </w:pPr>
            <w:del w:id="1403" w:author="Ingrid Schulte" w:date="2019-07-04T15:04:00Z">
              <w:r w:rsidRPr="003C7EAC">
                <w:rPr>
                  <w:rFonts w:eastAsia="Times New Roman" w:cstheme="minorHAnsi"/>
                  <w:color w:val="000000"/>
                  <w:sz w:val="20"/>
                  <w:szCs w:val="20"/>
                </w:rPr>
                <w:delText>-</w:delText>
              </w:r>
            </w:del>
          </w:p>
        </w:tc>
        <w:tc>
          <w:tcPr>
            <w:tcW w:w="900" w:type="dxa"/>
            <w:gridSpan w:val="3"/>
            <w:tcBorders>
              <w:top w:val="nil"/>
              <w:left w:val="nil"/>
              <w:bottom w:val="single" w:sz="4" w:space="0" w:color="auto"/>
              <w:right w:val="single" w:sz="4" w:space="0" w:color="auto"/>
            </w:tcBorders>
            <w:shd w:val="clear" w:color="auto" w:fill="auto"/>
            <w:noWrap/>
            <w:vAlign w:val="bottom"/>
            <w:hideMark/>
          </w:tcPr>
          <w:p w14:paraId="621949E9" w14:textId="77777777" w:rsidR="00A44A84" w:rsidRPr="003C7EAC" w:rsidRDefault="00A44A84" w:rsidP="00442549">
            <w:pPr>
              <w:jc w:val="right"/>
              <w:rPr>
                <w:del w:id="1404" w:author="Ingrid Schulte" w:date="2019-07-04T15:04:00Z"/>
                <w:rFonts w:eastAsia="Times New Roman" w:cstheme="minorHAnsi"/>
                <w:color w:val="000000"/>
                <w:sz w:val="20"/>
                <w:szCs w:val="20"/>
              </w:rPr>
            </w:pPr>
            <w:del w:id="1405" w:author="Ingrid Schulte" w:date="2019-07-04T15:04:00Z">
              <w:r w:rsidRPr="003C7EAC">
                <w:rPr>
                  <w:rFonts w:eastAsia="Times New Roman" w:cstheme="minorHAnsi"/>
                  <w:color w:val="000000"/>
                  <w:sz w:val="20"/>
                  <w:szCs w:val="20"/>
                </w:rPr>
                <w:delText>771</w:delText>
              </w:r>
            </w:del>
          </w:p>
        </w:tc>
        <w:tc>
          <w:tcPr>
            <w:tcW w:w="1080" w:type="dxa"/>
            <w:gridSpan w:val="5"/>
            <w:tcBorders>
              <w:top w:val="nil"/>
              <w:left w:val="nil"/>
              <w:bottom w:val="single" w:sz="4" w:space="0" w:color="auto"/>
              <w:right w:val="single" w:sz="4" w:space="0" w:color="auto"/>
            </w:tcBorders>
            <w:shd w:val="clear" w:color="auto" w:fill="auto"/>
            <w:noWrap/>
            <w:vAlign w:val="bottom"/>
            <w:hideMark/>
          </w:tcPr>
          <w:p w14:paraId="7F3558C4" w14:textId="77777777" w:rsidR="00A44A84" w:rsidRPr="003C7EAC" w:rsidRDefault="00A44A84" w:rsidP="00442549">
            <w:pPr>
              <w:jc w:val="right"/>
              <w:rPr>
                <w:del w:id="1406" w:author="Ingrid Schulte" w:date="2019-07-04T15:04:00Z"/>
                <w:rFonts w:eastAsia="Times New Roman" w:cstheme="minorHAnsi"/>
                <w:color w:val="000000"/>
                <w:sz w:val="20"/>
                <w:szCs w:val="20"/>
              </w:rPr>
            </w:pPr>
            <w:del w:id="1407" w:author="Ingrid Schulte" w:date="2019-07-04T15:04:00Z">
              <w:r w:rsidRPr="003C7EAC">
                <w:rPr>
                  <w:rFonts w:eastAsia="Times New Roman" w:cstheme="minorHAnsi"/>
                  <w:color w:val="000000"/>
                  <w:sz w:val="20"/>
                  <w:szCs w:val="20"/>
                </w:rPr>
                <w:delText>88.0</w:delText>
              </w:r>
            </w:del>
          </w:p>
        </w:tc>
        <w:tc>
          <w:tcPr>
            <w:tcW w:w="1164" w:type="dxa"/>
            <w:tcBorders>
              <w:top w:val="nil"/>
              <w:left w:val="nil"/>
              <w:bottom w:val="single" w:sz="4" w:space="0" w:color="auto"/>
              <w:right w:val="double" w:sz="6" w:space="0" w:color="auto"/>
            </w:tcBorders>
            <w:shd w:val="clear" w:color="000000" w:fill="FF0000"/>
            <w:noWrap/>
            <w:vAlign w:val="bottom"/>
            <w:hideMark/>
          </w:tcPr>
          <w:p w14:paraId="3C9B5156" w14:textId="77777777" w:rsidR="00A44A84" w:rsidRPr="003C7EAC" w:rsidRDefault="00A44A84" w:rsidP="00442549">
            <w:pPr>
              <w:jc w:val="center"/>
              <w:rPr>
                <w:del w:id="1408" w:author="Ingrid Schulte" w:date="2019-07-04T15:04:00Z"/>
                <w:rFonts w:eastAsia="Times New Roman" w:cstheme="minorHAnsi"/>
                <w:color w:val="000000"/>
                <w:sz w:val="20"/>
                <w:szCs w:val="20"/>
              </w:rPr>
            </w:pPr>
            <w:del w:id="1409" w:author="Ingrid Schulte" w:date="2019-07-04T15:04:00Z">
              <w:r w:rsidRPr="003C7EAC">
                <w:rPr>
                  <w:rFonts w:eastAsia="Times New Roman" w:cstheme="minorHAnsi"/>
                  <w:color w:val="000000"/>
                  <w:sz w:val="20"/>
                  <w:szCs w:val="20"/>
                </w:rPr>
                <w:delText>-</w:delText>
              </w:r>
            </w:del>
          </w:p>
        </w:tc>
      </w:tr>
      <w:tr w:rsidR="00F127B2" w:rsidRPr="003C7EAC" w14:paraId="76244DA7"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75AA3420" w14:textId="38E638E9"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Grassland</w:t>
            </w:r>
          </w:p>
        </w:tc>
        <w:tc>
          <w:tcPr>
            <w:tcW w:w="895" w:type="dxa"/>
            <w:tcBorders>
              <w:top w:val="nil"/>
              <w:left w:val="nil"/>
              <w:bottom w:val="single" w:sz="4" w:space="0" w:color="auto"/>
              <w:right w:val="single" w:sz="4" w:space="0" w:color="auto"/>
            </w:tcBorders>
            <w:cellDel w:id="1410" w:author="Charlotte Streck" w:date="2019-07-04T15:04:00Z"/>
          </w:tcPr>
          <w:p w14:paraId="1D9EA3FE" w14:textId="77777777" w:rsidR="00A44A84" w:rsidRPr="003C7EAC" w:rsidRDefault="00A44A84" w:rsidP="00442549">
            <w:pPr>
              <w:jc w:val="right"/>
              <w:rPr>
                <w:rFonts w:eastAsia="Times New Roman" w:cstheme="minorHAnsi"/>
                <w:color w:val="000000"/>
                <w:sz w:val="20"/>
                <w:szCs w:val="20"/>
              </w:rPr>
            </w:pPr>
            <w:del w:id="1411" w:author="Ingrid Schulte" w:date="2019-07-04T15:04:00Z">
              <w:r w:rsidRPr="003C7EAC">
                <w:rPr>
                  <w:rFonts w:eastAsia="Times New Roman" w:cstheme="minorHAnsi"/>
                  <w:color w:val="000000"/>
                  <w:sz w:val="20"/>
                  <w:szCs w:val="20"/>
                </w:rPr>
                <w:delText>42</w:delText>
              </w:r>
            </w:del>
          </w:p>
        </w:tc>
        <w:tc>
          <w:tcPr>
            <w:tcW w:w="1081" w:type="dxa"/>
            <w:gridSpan w:val="2"/>
            <w:tcBorders>
              <w:top w:val="nil"/>
              <w:left w:val="nil"/>
              <w:bottom w:val="single" w:sz="4" w:space="0" w:color="auto"/>
              <w:right w:val="single" w:sz="4" w:space="0" w:color="auto"/>
            </w:tcBorders>
            <w:cellDel w:id="1412" w:author="Charlotte Streck" w:date="2019-07-04T15:04:00Z"/>
          </w:tcPr>
          <w:p w14:paraId="6A05FE32" w14:textId="77777777" w:rsidR="00A44A84" w:rsidRPr="003C7EAC" w:rsidRDefault="00A44A84" w:rsidP="00442549">
            <w:pPr>
              <w:jc w:val="right"/>
              <w:rPr>
                <w:rFonts w:eastAsia="Times New Roman" w:cstheme="minorHAnsi"/>
                <w:color w:val="000000"/>
                <w:sz w:val="20"/>
                <w:szCs w:val="20"/>
              </w:rPr>
            </w:pPr>
            <w:del w:id="1413" w:author="Ingrid Schulte" w:date="2019-07-04T15:04:00Z">
              <w:r w:rsidRPr="003C7EAC">
                <w:rPr>
                  <w:rFonts w:eastAsia="Times New Roman" w:cstheme="minorHAnsi"/>
                  <w:color w:val="000000"/>
                  <w:sz w:val="20"/>
                  <w:szCs w:val="20"/>
                </w:rPr>
                <w:delText>5.2</w:delText>
              </w:r>
            </w:del>
          </w:p>
        </w:tc>
        <w:tc>
          <w:tcPr>
            <w:tcW w:w="900" w:type="dxa"/>
            <w:gridSpan w:val="2"/>
            <w:tcBorders>
              <w:top w:val="nil"/>
              <w:left w:val="nil"/>
              <w:bottom w:val="single" w:sz="4" w:space="0" w:color="auto"/>
              <w:right w:val="single" w:sz="4" w:space="0" w:color="auto"/>
            </w:tcBorders>
            <w:cellDel w:id="1414" w:author="Charlotte Streck" w:date="2019-07-04T15:04:00Z"/>
          </w:tcPr>
          <w:p w14:paraId="02F5A37A" w14:textId="77777777" w:rsidR="00A44A84" w:rsidRPr="003C7EAC" w:rsidRDefault="00A44A84" w:rsidP="00442549">
            <w:pPr>
              <w:jc w:val="right"/>
              <w:rPr>
                <w:rFonts w:eastAsia="Times New Roman" w:cstheme="minorHAnsi"/>
                <w:color w:val="000000"/>
                <w:sz w:val="20"/>
                <w:szCs w:val="20"/>
              </w:rPr>
            </w:pPr>
            <w:del w:id="1415" w:author="Ingrid Schulte" w:date="2019-07-04T15:04:00Z">
              <w:r w:rsidRPr="003C7EAC">
                <w:rPr>
                  <w:rFonts w:eastAsia="Times New Roman" w:cstheme="minorHAnsi"/>
                  <w:color w:val="000000"/>
                  <w:sz w:val="20"/>
                  <w:szCs w:val="20"/>
                </w:rPr>
                <w:delText>159</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248D3499" w14:textId="793508C8"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7.4</w:t>
            </w:r>
          </w:p>
        </w:tc>
        <w:tc>
          <w:tcPr>
            <w:tcW w:w="1080" w:type="dxa"/>
            <w:gridSpan w:val="6"/>
            <w:tcBorders>
              <w:top w:val="nil"/>
              <w:left w:val="nil"/>
              <w:bottom w:val="single" w:sz="4" w:space="0" w:color="auto"/>
              <w:right w:val="single" w:sz="4" w:space="0" w:color="auto"/>
            </w:tcBorders>
            <w:shd w:val="clear" w:color="000000" w:fill="00B050"/>
            <w:cellDel w:id="1416" w:author="Charlotte Streck" w:date="2019-07-04T15:04:00Z"/>
          </w:tcPr>
          <w:p w14:paraId="58278AAE" w14:textId="77777777" w:rsidR="00A44A84" w:rsidRPr="003C7EAC" w:rsidRDefault="00A44A84" w:rsidP="00442549">
            <w:pPr>
              <w:jc w:val="center"/>
              <w:rPr>
                <w:rFonts w:eastAsia="Times New Roman" w:cstheme="minorHAnsi"/>
                <w:color w:val="000000"/>
                <w:sz w:val="20"/>
                <w:szCs w:val="20"/>
              </w:rPr>
            </w:pPr>
            <w:del w:id="1417"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418" w:author="Charlotte Streck" w:date="2019-07-04T15:04:00Z"/>
          </w:tcPr>
          <w:p w14:paraId="00000F6E" w14:textId="77777777" w:rsidR="00A44A84" w:rsidRPr="003C7EAC" w:rsidRDefault="00A44A84" w:rsidP="00442549">
            <w:pPr>
              <w:jc w:val="right"/>
              <w:rPr>
                <w:rFonts w:eastAsia="Times New Roman" w:cstheme="minorHAnsi"/>
                <w:color w:val="000000"/>
                <w:sz w:val="20"/>
                <w:szCs w:val="20"/>
              </w:rPr>
            </w:pPr>
            <w:del w:id="1419" w:author="Ingrid Schulte" w:date="2019-07-04T15:04:00Z">
              <w:r w:rsidRPr="003C7EAC">
                <w:rPr>
                  <w:rFonts w:eastAsia="Times New Roman" w:cstheme="minorHAnsi"/>
                  <w:color w:val="000000"/>
                  <w:sz w:val="20"/>
                  <w:szCs w:val="20"/>
                </w:rPr>
                <w:delText>180</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1D5C96C0" w14:textId="17054282"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10.4</w:t>
            </w:r>
          </w:p>
        </w:tc>
        <w:tc>
          <w:tcPr>
            <w:tcW w:w="2160" w:type="dxa"/>
            <w:gridSpan w:val="10"/>
            <w:tcBorders>
              <w:top w:val="nil"/>
              <w:left w:val="nil"/>
              <w:bottom w:val="single" w:sz="4" w:space="0" w:color="auto"/>
              <w:right w:val="double" w:sz="6" w:space="0" w:color="auto"/>
            </w:tcBorders>
            <w:shd w:val="clear" w:color="000000" w:fill="00B050"/>
            <w:noWrap/>
            <w:vAlign w:val="bottom"/>
          </w:tcPr>
          <w:p w14:paraId="0410088A" w14:textId="5FC0B585"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40D95627" w14:textId="77777777" w:rsidTr="002155F3">
        <w:trPr>
          <w:gridAfter w:val="1"/>
          <w:wAfter w:w="1254" w:type="dxa"/>
          <w:trHeight w:val="300"/>
        </w:trPr>
        <w:tc>
          <w:tcPr>
            <w:tcW w:w="0" w:type="auto"/>
            <w:tcBorders>
              <w:top w:val="nil"/>
              <w:left w:val="double" w:sz="6" w:space="0" w:color="auto"/>
              <w:bottom w:val="single" w:sz="4" w:space="0" w:color="auto"/>
              <w:right w:val="single" w:sz="4" w:space="0" w:color="auto"/>
            </w:tcBorders>
            <w:shd w:val="clear" w:color="auto" w:fill="auto"/>
            <w:noWrap/>
            <w:vAlign w:val="bottom"/>
          </w:tcPr>
          <w:p w14:paraId="69C3F05C" w14:textId="3D7C807F"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Settlement</w:t>
            </w:r>
          </w:p>
        </w:tc>
        <w:tc>
          <w:tcPr>
            <w:tcW w:w="895" w:type="dxa"/>
            <w:tcBorders>
              <w:top w:val="nil"/>
              <w:left w:val="nil"/>
              <w:bottom w:val="single" w:sz="4" w:space="0" w:color="auto"/>
              <w:right w:val="single" w:sz="4" w:space="0" w:color="auto"/>
            </w:tcBorders>
            <w:cellDel w:id="1420" w:author="Charlotte Streck" w:date="2019-07-04T15:04:00Z"/>
          </w:tcPr>
          <w:p w14:paraId="1CE8DA75" w14:textId="77777777" w:rsidR="00A44A84" w:rsidRPr="003C7EAC" w:rsidRDefault="00A44A84" w:rsidP="00442549">
            <w:pPr>
              <w:jc w:val="right"/>
              <w:rPr>
                <w:rFonts w:eastAsia="Times New Roman" w:cstheme="minorHAnsi"/>
                <w:color w:val="000000"/>
                <w:sz w:val="20"/>
                <w:szCs w:val="20"/>
              </w:rPr>
            </w:pPr>
            <w:del w:id="1421" w:author="Ingrid Schulte" w:date="2019-07-04T15:04:00Z">
              <w:r w:rsidRPr="003C7EAC">
                <w:rPr>
                  <w:rFonts w:eastAsia="Times New Roman" w:cstheme="minorHAnsi"/>
                  <w:color w:val="000000"/>
                  <w:sz w:val="20"/>
                  <w:szCs w:val="20"/>
                </w:rPr>
                <w:delText>11</w:delText>
              </w:r>
            </w:del>
          </w:p>
        </w:tc>
        <w:tc>
          <w:tcPr>
            <w:tcW w:w="1081" w:type="dxa"/>
            <w:gridSpan w:val="2"/>
            <w:tcBorders>
              <w:top w:val="nil"/>
              <w:left w:val="nil"/>
              <w:bottom w:val="single" w:sz="4" w:space="0" w:color="auto"/>
              <w:right w:val="single" w:sz="4" w:space="0" w:color="auto"/>
            </w:tcBorders>
            <w:cellDel w:id="1422" w:author="Charlotte Streck" w:date="2019-07-04T15:04:00Z"/>
          </w:tcPr>
          <w:p w14:paraId="2C117699" w14:textId="77777777" w:rsidR="00A44A84" w:rsidRPr="003C7EAC" w:rsidRDefault="00A44A84" w:rsidP="00442549">
            <w:pPr>
              <w:jc w:val="right"/>
              <w:rPr>
                <w:rFonts w:eastAsia="Times New Roman" w:cstheme="minorHAnsi"/>
                <w:color w:val="000000"/>
                <w:sz w:val="20"/>
                <w:szCs w:val="20"/>
              </w:rPr>
            </w:pPr>
            <w:del w:id="1423" w:author="Ingrid Schulte" w:date="2019-07-04T15:04:00Z">
              <w:r w:rsidRPr="003C7EAC">
                <w:rPr>
                  <w:rFonts w:eastAsia="Times New Roman" w:cstheme="minorHAnsi"/>
                  <w:color w:val="000000"/>
                  <w:sz w:val="20"/>
                  <w:szCs w:val="20"/>
                </w:rPr>
                <w:delText>15.8</w:delText>
              </w:r>
            </w:del>
          </w:p>
        </w:tc>
        <w:tc>
          <w:tcPr>
            <w:tcW w:w="900" w:type="dxa"/>
            <w:gridSpan w:val="2"/>
            <w:tcBorders>
              <w:top w:val="nil"/>
              <w:left w:val="nil"/>
              <w:bottom w:val="single" w:sz="4" w:space="0" w:color="auto"/>
              <w:right w:val="single" w:sz="4" w:space="0" w:color="auto"/>
            </w:tcBorders>
            <w:cellDel w:id="1424" w:author="Charlotte Streck" w:date="2019-07-04T15:04:00Z"/>
          </w:tcPr>
          <w:p w14:paraId="34FF98FC" w14:textId="77777777" w:rsidR="00A44A84" w:rsidRPr="003C7EAC" w:rsidRDefault="00A44A84" w:rsidP="00442549">
            <w:pPr>
              <w:jc w:val="right"/>
              <w:rPr>
                <w:rFonts w:eastAsia="Times New Roman" w:cstheme="minorHAnsi"/>
                <w:color w:val="000000"/>
                <w:sz w:val="20"/>
                <w:szCs w:val="20"/>
              </w:rPr>
            </w:pPr>
            <w:del w:id="1425" w:author="Ingrid Schulte" w:date="2019-07-04T15:04:00Z">
              <w:r w:rsidRPr="003C7EAC">
                <w:rPr>
                  <w:rFonts w:eastAsia="Times New Roman" w:cstheme="minorHAnsi"/>
                  <w:color w:val="000000"/>
                  <w:sz w:val="20"/>
                  <w:szCs w:val="20"/>
                </w:rPr>
                <w:delText>41</w:delText>
              </w:r>
            </w:del>
          </w:p>
        </w:tc>
        <w:tc>
          <w:tcPr>
            <w:tcW w:w="1886" w:type="dxa"/>
            <w:gridSpan w:val="2"/>
            <w:tcBorders>
              <w:top w:val="nil"/>
              <w:left w:val="nil"/>
              <w:bottom w:val="single" w:sz="4" w:space="0" w:color="auto"/>
              <w:right w:val="single" w:sz="4" w:space="0" w:color="auto"/>
            </w:tcBorders>
            <w:shd w:val="clear" w:color="auto" w:fill="auto"/>
            <w:noWrap/>
            <w:vAlign w:val="bottom"/>
          </w:tcPr>
          <w:p w14:paraId="4C9CC760" w14:textId="648AFD59"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17.3</w:t>
            </w:r>
          </w:p>
        </w:tc>
        <w:tc>
          <w:tcPr>
            <w:tcW w:w="1080" w:type="dxa"/>
            <w:gridSpan w:val="6"/>
            <w:tcBorders>
              <w:top w:val="nil"/>
              <w:left w:val="nil"/>
              <w:bottom w:val="single" w:sz="4" w:space="0" w:color="auto"/>
              <w:right w:val="single" w:sz="4" w:space="0" w:color="auto"/>
            </w:tcBorders>
            <w:shd w:val="clear" w:color="000000" w:fill="00B050"/>
            <w:cellDel w:id="1426" w:author="Charlotte Streck" w:date="2019-07-04T15:04:00Z"/>
          </w:tcPr>
          <w:p w14:paraId="359980D2" w14:textId="77777777" w:rsidR="00A44A84" w:rsidRPr="003C7EAC" w:rsidRDefault="00A44A84" w:rsidP="00442549">
            <w:pPr>
              <w:jc w:val="center"/>
              <w:rPr>
                <w:rFonts w:eastAsia="Times New Roman" w:cstheme="minorHAnsi"/>
                <w:color w:val="000000"/>
                <w:sz w:val="20"/>
                <w:szCs w:val="20"/>
              </w:rPr>
            </w:pPr>
            <w:del w:id="1427" w:author="Ingrid Schulte" w:date="2019-07-04T15:04:00Z">
              <w:r w:rsidRPr="003C7EAC">
                <w:rPr>
                  <w:rFonts w:eastAsia="Times New Roman" w:cstheme="minorHAnsi"/>
                  <w:color w:val="000000"/>
                  <w:sz w:val="20"/>
                  <w:szCs w:val="20"/>
                </w:rPr>
                <w:delText>+</w:delText>
              </w:r>
            </w:del>
          </w:p>
        </w:tc>
        <w:tc>
          <w:tcPr>
            <w:tcW w:w="900" w:type="dxa"/>
            <w:gridSpan w:val="4"/>
            <w:tcBorders>
              <w:top w:val="nil"/>
              <w:left w:val="nil"/>
              <w:bottom w:val="single" w:sz="4" w:space="0" w:color="auto"/>
              <w:right w:val="single" w:sz="4" w:space="0" w:color="auto"/>
            </w:tcBorders>
            <w:cellDel w:id="1428" w:author="Charlotte Streck" w:date="2019-07-04T15:04:00Z"/>
          </w:tcPr>
          <w:p w14:paraId="5CEFD50D" w14:textId="77777777" w:rsidR="00A44A84" w:rsidRPr="003C7EAC" w:rsidRDefault="00A44A84" w:rsidP="00442549">
            <w:pPr>
              <w:jc w:val="right"/>
              <w:rPr>
                <w:rFonts w:eastAsia="Times New Roman" w:cstheme="minorHAnsi"/>
                <w:color w:val="000000"/>
                <w:sz w:val="20"/>
                <w:szCs w:val="20"/>
              </w:rPr>
            </w:pPr>
            <w:del w:id="1429" w:author="Ingrid Schulte" w:date="2019-07-04T15:04:00Z">
              <w:r w:rsidRPr="003C7EAC">
                <w:rPr>
                  <w:rFonts w:eastAsia="Times New Roman" w:cstheme="minorHAnsi"/>
                  <w:color w:val="000000"/>
                  <w:sz w:val="20"/>
                  <w:szCs w:val="20"/>
                </w:rPr>
                <w:delText>60</w:delText>
              </w:r>
            </w:del>
          </w:p>
        </w:tc>
        <w:tc>
          <w:tcPr>
            <w:tcW w:w="1800" w:type="dxa"/>
            <w:gridSpan w:val="2"/>
            <w:tcBorders>
              <w:top w:val="nil"/>
              <w:left w:val="nil"/>
              <w:bottom w:val="single" w:sz="4" w:space="0" w:color="auto"/>
              <w:right w:val="single" w:sz="4" w:space="0" w:color="auto"/>
            </w:tcBorders>
            <w:shd w:val="clear" w:color="auto" w:fill="auto"/>
            <w:noWrap/>
            <w:vAlign w:val="bottom"/>
          </w:tcPr>
          <w:p w14:paraId="77CD289D" w14:textId="73C696B0"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15.5</w:t>
            </w:r>
          </w:p>
        </w:tc>
        <w:tc>
          <w:tcPr>
            <w:tcW w:w="2160" w:type="dxa"/>
            <w:gridSpan w:val="10"/>
            <w:tcBorders>
              <w:top w:val="nil"/>
              <w:left w:val="nil"/>
              <w:bottom w:val="single" w:sz="4" w:space="0" w:color="auto"/>
              <w:right w:val="double" w:sz="6" w:space="0" w:color="auto"/>
            </w:tcBorders>
            <w:shd w:val="clear" w:color="000000" w:fill="FF0000"/>
            <w:noWrap/>
            <w:vAlign w:val="bottom"/>
          </w:tcPr>
          <w:p w14:paraId="149C0786" w14:textId="73222180" w:rsidR="00762B74" w:rsidRPr="003C7EAC" w:rsidRDefault="00762B74" w:rsidP="00442549">
            <w:pPr>
              <w:jc w:val="center"/>
              <w:rPr>
                <w:rFonts w:eastAsia="Times New Roman" w:cstheme="minorHAnsi"/>
                <w:color w:val="000000"/>
                <w:sz w:val="20"/>
                <w:szCs w:val="20"/>
              </w:rPr>
            </w:pPr>
            <w:r w:rsidRPr="003C7EAC">
              <w:rPr>
                <w:rFonts w:eastAsia="Times New Roman" w:cstheme="minorHAnsi"/>
                <w:color w:val="000000"/>
                <w:sz w:val="20"/>
                <w:szCs w:val="20"/>
              </w:rPr>
              <w:t>-</w:t>
            </w:r>
          </w:p>
        </w:tc>
      </w:tr>
      <w:tr w:rsidR="00F127B2" w:rsidRPr="003C7EAC" w14:paraId="292953A3" w14:textId="6F5E9C0B" w:rsidTr="002155F3">
        <w:trPr>
          <w:gridAfter w:val="1"/>
          <w:wAfter w:w="1254" w:type="dxa"/>
          <w:trHeight w:val="315"/>
        </w:trPr>
        <w:tc>
          <w:tcPr>
            <w:tcW w:w="0" w:type="auto"/>
            <w:tcBorders>
              <w:top w:val="nil"/>
              <w:left w:val="double" w:sz="6" w:space="0" w:color="auto"/>
              <w:bottom w:val="double" w:sz="6" w:space="0" w:color="auto"/>
              <w:right w:val="single" w:sz="4" w:space="0" w:color="auto"/>
            </w:tcBorders>
            <w:shd w:val="clear" w:color="auto" w:fill="auto"/>
            <w:noWrap/>
            <w:vAlign w:val="bottom"/>
          </w:tcPr>
          <w:p w14:paraId="6CCAF207" w14:textId="1BD46D22" w:rsidR="00762B74" w:rsidRPr="003C7EAC" w:rsidRDefault="00762B74" w:rsidP="00442549">
            <w:pPr>
              <w:rPr>
                <w:rFonts w:eastAsia="Times New Roman" w:cstheme="minorHAnsi"/>
                <w:color w:val="000000"/>
                <w:sz w:val="20"/>
                <w:szCs w:val="20"/>
              </w:rPr>
            </w:pPr>
            <w:r w:rsidRPr="003C7EAC">
              <w:rPr>
                <w:rFonts w:eastAsia="Times New Roman" w:cstheme="minorHAnsi"/>
                <w:color w:val="000000"/>
                <w:sz w:val="20"/>
                <w:szCs w:val="20"/>
              </w:rPr>
              <w:t>Wetland</w:t>
            </w:r>
          </w:p>
        </w:tc>
        <w:tc>
          <w:tcPr>
            <w:tcW w:w="895" w:type="dxa"/>
            <w:tcBorders>
              <w:top w:val="nil"/>
              <w:left w:val="nil"/>
              <w:bottom w:val="double" w:sz="6" w:space="0" w:color="auto"/>
              <w:right w:val="single" w:sz="4" w:space="0" w:color="auto"/>
            </w:tcBorders>
            <w:cellDel w:id="1430" w:author="Charlotte Streck" w:date="2019-07-04T15:04:00Z"/>
          </w:tcPr>
          <w:p w14:paraId="40B3EAE8" w14:textId="77777777" w:rsidR="00A44A84" w:rsidRPr="003C7EAC" w:rsidRDefault="00A44A84" w:rsidP="00442549">
            <w:pPr>
              <w:jc w:val="right"/>
              <w:rPr>
                <w:rFonts w:eastAsia="Times New Roman" w:cstheme="minorHAnsi"/>
                <w:color w:val="000000"/>
                <w:sz w:val="20"/>
                <w:szCs w:val="20"/>
              </w:rPr>
            </w:pPr>
            <w:del w:id="1431" w:author="Ingrid Schulte" w:date="2019-07-04T15:04:00Z">
              <w:r w:rsidRPr="003C7EAC">
                <w:rPr>
                  <w:rFonts w:eastAsia="Times New Roman" w:cstheme="minorHAnsi"/>
                  <w:color w:val="000000"/>
                  <w:sz w:val="20"/>
                  <w:szCs w:val="20"/>
                </w:rPr>
                <w:delText>14</w:delText>
              </w:r>
            </w:del>
          </w:p>
        </w:tc>
        <w:tc>
          <w:tcPr>
            <w:tcW w:w="1081" w:type="dxa"/>
            <w:gridSpan w:val="2"/>
            <w:tcBorders>
              <w:top w:val="nil"/>
              <w:left w:val="nil"/>
              <w:bottom w:val="double" w:sz="6" w:space="0" w:color="auto"/>
              <w:right w:val="single" w:sz="4" w:space="0" w:color="auto"/>
            </w:tcBorders>
            <w:cellDel w:id="1432" w:author="Charlotte Streck" w:date="2019-07-04T15:04:00Z"/>
          </w:tcPr>
          <w:p w14:paraId="5147A391" w14:textId="77777777" w:rsidR="00A44A84" w:rsidRPr="003C7EAC" w:rsidRDefault="00A44A84" w:rsidP="00442549">
            <w:pPr>
              <w:jc w:val="right"/>
              <w:rPr>
                <w:rFonts w:eastAsia="Times New Roman" w:cstheme="minorHAnsi"/>
                <w:color w:val="000000"/>
                <w:sz w:val="20"/>
                <w:szCs w:val="20"/>
              </w:rPr>
            </w:pPr>
            <w:del w:id="1433" w:author="Ingrid Schulte" w:date="2019-07-04T15:04:00Z">
              <w:r w:rsidRPr="003C7EAC">
                <w:rPr>
                  <w:rFonts w:eastAsia="Times New Roman" w:cstheme="minorHAnsi"/>
                  <w:color w:val="000000"/>
                  <w:sz w:val="20"/>
                  <w:szCs w:val="20"/>
                </w:rPr>
                <w:delText>1.3</w:delText>
              </w:r>
            </w:del>
          </w:p>
        </w:tc>
        <w:tc>
          <w:tcPr>
            <w:tcW w:w="900" w:type="dxa"/>
            <w:gridSpan w:val="2"/>
            <w:tcBorders>
              <w:top w:val="nil"/>
              <w:left w:val="nil"/>
              <w:bottom w:val="double" w:sz="6" w:space="0" w:color="auto"/>
              <w:right w:val="single" w:sz="4" w:space="0" w:color="auto"/>
            </w:tcBorders>
            <w:cellDel w:id="1434" w:author="Charlotte Streck" w:date="2019-07-04T15:04:00Z"/>
          </w:tcPr>
          <w:p w14:paraId="445AD0FC" w14:textId="77777777" w:rsidR="00A44A84" w:rsidRPr="003C7EAC" w:rsidRDefault="00A44A84" w:rsidP="00442549">
            <w:pPr>
              <w:jc w:val="right"/>
              <w:rPr>
                <w:rFonts w:eastAsia="Times New Roman" w:cstheme="minorHAnsi"/>
                <w:color w:val="000000"/>
                <w:sz w:val="20"/>
                <w:szCs w:val="20"/>
              </w:rPr>
            </w:pPr>
            <w:del w:id="1435" w:author="Ingrid Schulte" w:date="2019-07-04T15:04:00Z">
              <w:r w:rsidRPr="003C7EAC">
                <w:rPr>
                  <w:rFonts w:eastAsia="Times New Roman" w:cstheme="minorHAnsi"/>
                  <w:color w:val="000000"/>
                  <w:sz w:val="20"/>
                  <w:szCs w:val="20"/>
                </w:rPr>
                <w:delText>70</w:delText>
              </w:r>
            </w:del>
          </w:p>
        </w:tc>
        <w:tc>
          <w:tcPr>
            <w:tcW w:w="1886" w:type="dxa"/>
            <w:gridSpan w:val="12"/>
            <w:tcBorders>
              <w:top w:val="nil"/>
              <w:left w:val="nil"/>
              <w:bottom w:val="double" w:sz="6" w:space="0" w:color="auto"/>
              <w:right w:val="single" w:sz="4" w:space="0" w:color="auto"/>
            </w:tcBorders>
            <w:shd w:val="clear" w:color="auto" w:fill="auto"/>
            <w:noWrap/>
            <w:vAlign w:val="bottom"/>
          </w:tcPr>
          <w:p w14:paraId="6B102F2F" w14:textId="09EF4355" w:rsidR="00762B74" w:rsidRPr="003C7EAC" w:rsidRDefault="00762B74" w:rsidP="00442549">
            <w:pPr>
              <w:jc w:val="right"/>
              <w:rPr>
                <w:rFonts w:eastAsia="Times New Roman" w:cstheme="minorHAnsi"/>
                <w:color w:val="000000"/>
                <w:sz w:val="20"/>
                <w:szCs w:val="20"/>
              </w:rPr>
            </w:pPr>
            <w:r w:rsidRPr="003C7EAC">
              <w:rPr>
                <w:rFonts w:eastAsia="Times New Roman" w:cstheme="minorHAnsi"/>
                <w:color w:val="000000"/>
                <w:sz w:val="20"/>
                <w:szCs w:val="20"/>
              </w:rPr>
              <w:t>3.7</w:t>
            </w:r>
          </w:p>
        </w:tc>
        <w:tc>
          <w:tcPr>
            <w:tcW w:w="1800" w:type="dxa"/>
            <w:gridSpan w:val="2"/>
            <w:tcBorders>
              <w:top w:val="nil"/>
              <w:left w:val="nil"/>
              <w:bottom w:val="double" w:sz="6" w:space="0" w:color="auto"/>
              <w:right w:val="single" w:sz="4" w:space="0" w:color="auto"/>
            </w:tcBorders>
            <w:shd w:val="clear" w:color="auto" w:fill="auto"/>
            <w:noWrap/>
            <w:vAlign w:val="bottom"/>
          </w:tcPr>
          <w:p w14:paraId="6CB9BB24" w14:textId="63F473E7" w:rsidR="00762B74" w:rsidRPr="003C7EAC" w:rsidRDefault="00A44A84">
            <w:pPr>
              <w:jc w:val="right"/>
              <w:rPr>
                <w:rFonts w:eastAsia="Times New Roman" w:cstheme="minorHAnsi"/>
                <w:color w:val="000000"/>
                <w:sz w:val="20"/>
                <w:szCs w:val="20"/>
              </w:rPr>
              <w:pPrChange w:id="1436" w:author="CF" w:date="2019-07-10T09:14:00Z">
                <w:pPr>
                  <w:jc w:val="center"/>
                </w:pPr>
              </w:pPrChange>
            </w:pPr>
            <w:del w:id="1437" w:author="Ingrid Schulte" w:date="2019-07-04T15:04:00Z">
              <w:r w:rsidRPr="003C7EAC">
                <w:rPr>
                  <w:rFonts w:eastAsia="Times New Roman" w:cstheme="minorHAnsi"/>
                  <w:color w:val="000000"/>
                  <w:sz w:val="20"/>
                  <w:szCs w:val="20"/>
                </w:rPr>
                <w:delText>+</w:delText>
              </w:r>
            </w:del>
            <w:ins w:id="1438" w:author="Ingrid Schulte" w:date="2019-07-04T15:04:00Z">
              <w:r w:rsidR="00762B74" w:rsidRPr="003C7EAC">
                <w:rPr>
                  <w:rFonts w:eastAsia="Times New Roman" w:cstheme="minorHAnsi"/>
                  <w:color w:val="000000"/>
                  <w:sz w:val="20"/>
                  <w:szCs w:val="20"/>
                </w:rPr>
                <w:t>5.5</w:t>
              </w:r>
            </w:ins>
          </w:p>
        </w:tc>
        <w:tc>
          <w:tcPr>
            <w:tcW w:w="2160" w:type="dxa"/>
            <w:gridSpan w:val="3"/>
            <w:tcBorders>
              <w:top w:val="nil"/>
              <w:left w:val="nil"/>
              <w:bottom w:val="double" w:sz="6" w:space="0" w:color="auto"/>
              <w:right w:val="double" w:sz="6" w:space="0" w:color="auto"/>
            </w:tcBorders>
            <w:shd w:val="clear" w:color="000000" w:fill="00B050"/>
            <w:noWrap/>
            <w:vAlign w:val="bottom"/>
          </w:tcPr>
          <w:p w14:paraId="2C4D3650" w14:textId="6C5A6C2A" w:rsidR="00762B74" w:rsidRPr="003C7EAC" w:rsidRDefault="00A44A84">
            <w:pPr>
              <w:jc w:val="center"/>
              <w:rPr>
                <w:rFonts w:eastAsia="Times New Roman" w:cstheme="minorHAnsi"/>
                <w:color w:val="000000"/>
                <w:sz w:val="20"/>
                <w:szCs w:val="20"/>
              </w:rPr>
              <w:pPrChange w:id="1439" w:author="CF" w:date="2019-07-10T09:14:00Z">
                <w:pPr>
                  <w:jc w:val="right"/>
                </w:pPr>
              </w:pPrChange>
            </w:pPr>
            <w:del w:id="1440" w:author="Ingrid Schulte" w:date="2019-07-04T15:04:00Z">
              <w:r w:rsidRPr="003C7EAC">
                <w:rPr>
                  <w:rFonts w:eastAsia="Times New Roman" w:cstheme="minorHAnsi"/>
                  <w:color w:val="000000"/>
                  <w:sz w:val="20"/>
                  <w:szCs w:val="20"/>
                </w:rPr>
                <w:delText>79</w:delText>
              </w:r>
            </w:del>
            <w:ins w:id="1441" w:author="Ingrid Schulte" w:date="2019-07-04T15:04:00Z">
              <w:r w:rsidR="00762B74" w:rsidRPr="003C7EAC">
                <w:rPr>
                  <w:rFonts w:eastAsia="Times New Roman" w:cstheme="minorHAnsi"/>
                  <w:color w:val="000000"/>
                  <w:sz w:val="20"/>
                  <w:szCs w:val="20"/>
                </w:rPr>
                <w:t>+</w:t>
              </w:r>
            </w:ins>
          </w:p>
        </w:tc>
        <w:tc>
          <w:tcPr>
            <w:tcW w:w="1080" w:type="dxa"/>
            <w:gridSpan w:val="3"/>
            <w:tcBorders>
              <w:top w:val="nil"/>
              <w:left w:val="nil"/>
              <w:bottom w:val="double" w:sz="6" w:space="0" w:color="auto"/>
              <w:right w:val="single" w:sz="4" w:space="0" w:color="auto"/>
            </w:tcBorders>
            <w:cellDel w:id="1442" w:author="Charlotte Streck" w:date="2019-07-04T15:04:00Z"/>
          </w:tcPr>
          <w:p w14:paraId="454602A3" w14:textId="77777777" w:rsidR="00A44A84" w:rsidRPr="003C7EAC" w:rsidRDefault="00A44A84" w:rsidP="00442549">
            <w:pPr>
              <w:jc w:val="right"/>
              <w:rPr>
                <w:rFonts w:eastAsia="Times New Roman" w:cstheme="minorHAnsi"/>
                <w:color w:val="000000"/>
                <w:sz w:val="20"/>
                <w:szCs w:val="20"/>
              </w:rPr>
            </w:pPr>
            <w:del w:id="1443" w:author="Ingrid Schulte" w:date="2019-07-04T15:04:00Z">
              <w:r w:rsidRPr="003C7EAC">
                <w:rPr>
                  <w:rFonts w:eastAsia="Times New Roman" w:cstheme="minorHAnsi"/>
                  <w:color w:val="000000"/>
                  <w:sz w:val="20"/>
                  <w:szCs w:val="20"/>
                </w:rPr>
                <w:delText>5.5</w:delText>
              </w:r>
            </w:del>
          </w:p>
        </w:tc>
        <w:tc>
          <w:tcPr>
            <w:tcW w:w="1164" w:type="dxa"/>
            <w:gridSpan w:val="4"/>
            <w:tcBorders>
              <w:top w:val="nil"/>
              <w:left w:val="nil"/>
              <w:bottom w:val="double" w:sz="6" w:space="0" w:color="auto"/>
              <w:right w:val="double" w:sz="6" w:space="0" w:color="auto"/>
            </w:tcBorders>
            <w:shd w:val="clear" w:color="000000" w:fill="00B050"/>
            <w:cellDel w:id="1444" w:author="Charlotte Streck" w:date="2019-07-04T15:04:00Z"/>
          </w:tcPr>
          <w:p w14:paraId="1B954EE7" w14:textId="77777777" w:rsidR="00A44A84" w:rsidRPr="003C7EAC" w:rsidRDefault="00A44A84" w:rsidP="00442549">
            <w:pPr>
              <w:jc w:val="center"/>
              <w:rPr>
                <w:rFonts w:eastAsia="Times New Roman" w:cstheme="minorHAnsi"/>
                <w:color w:val="000000"/>
                <w:sz w:val="20"/>
                <w:szCs w:val="20"/>
              </w:rPr>
            </w:pPr>
            <w:del w:id="1445" w:author="Ingrid Schulte" w:date="2019-07-04T15:04:00Z">
              <w:r w:rsidRPr="003C7EAC">
                <w:rPr>
                  <w:rFonts w:eastAsia="Times New Roman" w:cstheme="minorHAnsi"/>
                  <w:color w:val="000000"/>
                  <w:sz w:val="20"/>
                  <w:szCs w:val="20"/>
                </w:rPr>
                <w:delText>+</w:delText>
              </w:r>
            </w:del>
          </w:p>
        </w:tc>
      </w:tr>
    </w:tbl>
    <w:p w14:paraId="317A4D03" w14:textId="77777777" w:rsidR="00A44A84" w:rsidRDefault="00A44A84" w:rsidP="00A44A84">
      <w:pPr>
        <w:sectPr w:rsidR="00A44A84" w:rsidSect="00442549">
          <w:pgSz w:w="12240" w:h="15840"/>
          <w:pgMar w:top="720" w:right="1440" w:bottom="720" w:left="1440" w:header="720" w:footer="720" w:gutter="0"/>
          <w:cols w:space="720"/>
          <w:docGrid w:linePitch="360"/>
        </w:sectPr>
      </w:pPr>
    </w:p>
    <w:p w14:paraId="66D0AEE0" w14:textId="77777777" w:rsidR="008614EC" w:rsidRDefault="008614EC" w:rsidP="000A6B3E">
      <w:pPr>
        <w:rPr>
          <w:rFonts w:ascii="Calibri" w:hAnsi="Calibri"/>
          <w:highlight w:val="yellow"/>
        </w:rPr>
      </w:pPr>
    </w:p>
    <w:p w14:paraId="3804B786" w14:textId="4BA891E2" w:rsidR="000A6B3E" w:rsidRDefault="000A6B3E" w:rsidP="000A6B3E">
      <w:pPr>
        <w:rPr>
          <w:ins w:id="1446" w:author="Katie Reytar" w:date="2019-06-26T14:32:00Z"/>
          <w:rFonts w:ascii="Calibri" w:hAnsi="Calibri"/>
          <w:highlight w:val="yellow"/>
          <w:rPrChange w:id="1447" w:author="Ingrid Schulte" w:date="2019-07-10T09:14:00Z">
            <w:rPr>
              <w:ins w:id="1448" w:author="Katie Reytar" w:date="2019-06-26T14:32:00Z"/>
              <w:rFonts w:ascii="Calibri" w:hAnsi="Calibri"/>
            </w:rPr>
          </w:rPrChange>
        </w:rPr>
      </w:pPr>
      <w:del w:id="1449" w:author="Katie Reytar" w:date="2019-06-26T13:33:00Z">
        <w:r w:rsidRPr="000A6B3E" w:rsidDel="008810F1">
          <w:rPr>
            <w:rFonts w:ascii="Calibri" w:hAnsi="Calibri"/>
            <w:highlight w:val="yellow"/>
          </w:rPr>
          <w:delText>Forthcoming analyses: trends in change in land use type by country and district; trends in average percent tree cover by land use type for six districts</w:delText>
        </w:r>
      </w:del>
    </w:p>
    <w:p w14:paraId="1E97FBDC" w14:textId="2CA0A570" w:rsidR="000D7E0F" w:rsidRPr="000D7E0F" w:rsidRDefault="000D7E0F" w:rsidP="000A6B3E">
      <w:pPr>
        <w:rPr>
          <w:ins w:id="1450" w:author="Katie Reytar" w:date="2019-06-26T15:45:00Z"/>
          <w:rFonts w:ascii="Calibri" w:hAnsi="Calibri"/>
        </w:rPr>
      </w:pPr>
    </w:p>
    <w:p w14:paraId="2BBE793A" w14:textId="6218B33C" w:rsidR="0014047E" w:rsidRDefault="000D7E0F" w:rsidP="000A6B3E">
      <w:pPr>
        <w:rPr>
          <w:ins w:id="1451" w:author="Katie Reytar" w:date="2019-06-26T16:19:00Z"/>
          <w:rFonts w:ascii="Calibri" w:hAnsi="Calibri"/>
        </w:rPr>
      </w:pPr>
      <w:ins w:id="1452" w:author="Katie Reytar" w:date="2019-06-26T15:45:00Z">
        <w:r w:rsidRPr="000D7E0F">
          <w:rPr>
            <w:rFonts w:ascii="Calibri" w:hAnsi="Calibri"/>
          </w:rPr>
          <w:t xml:space="preserve">The </w:t>
        </w:r>
      </w:ins>
      <w:ins w:id="1453" w:author="Katie Reytar" w:date="2019-06-26T15:46:00Z">
        <w:r>
          <w:rPr>
            <w:rFonts w:ascii="Calibri" w:hAnsi="Calibri"/>
          </w:rPr>
          <w:t xml:space="preserve">map in </w:t>
        </w:r>
      </w:ins>
      <w:ins w:id="1454" w:author="Katie Reytar" w:date="2019-06-28T15:08:00Z">
        <w:r w:rsidR="00583F4D">
          <w:rPr>
            <w:rFonts w:ascii="Calibri" w:hAnsi="Calibri"/>
          </w:rPr>
          <w:t>F</w:t>
        </w:r>
      </w:ins>
      <w:ins w:id="1455" w:author="Katie Reytar" w:date="2019-06-26T15:46:00Z">
        <w:r>
          <w:rPr>
            <w:rFonts w:ascii="Calibri" w:hAnsi="Calibri"/>
          </w:rPr>
          <w:t xml:space="preserve">igure </w:t>
        </w:r>
      </w:ins>
      <w:ins w:id="1456" w:author="Katie Reytar" w:date="2019-06-28T15:08:00Z">
        <w:r w:rsidR="00583F4D">
          <w:rPr>
            <w:rFonts w:ascii="Calibri" w:hAnsi="Calibri"/>
          </w:rPr>
          <w:t>5</w:t>
        </w:r>
      </w:ins>
      <w:ins w:id="1457" w:author="Katie Reytar" w:date="2019-06-26T15:46:00Z">
        <w:r>
          <w:rPr>
            <w:rFonts w:ascii="Calibri" w:hAnsi="Calibri"/>
          </w:rPr>
          <w:t xml:space="preserve"> </w:t>
        </w:r>
        <w:r w:rsidR="0027356B">
          <w:rPr>
            <w:rFonts w:ascii="Calibri" w:hAnsi="Calibri"/>
          </w:rPr>
          <w:t xml:space="preserve">provides a </w:t>
        </w:r>
        <w:r w:rsidR="00E92242">
          <w:rPr>
            <w:rFonts w:ascii="Calibri" w:hAnsi="Calibri"/>
          </w:rPr>
          <w:t>subnational visualization</w:t>
        </w:r>
        <w:r w:rsidR="0027356B">
          <w:rPr>
            <w:rFonts w:ascii="Calibri" w:hAnsi="Calibri"/>
          </w:rPr>
          <w:t xml:space="preserve"> of the data for trees outside the forest, to show </w:t>
        </w:r>
        <w:r w:rsidR="00E92242">
          <w:rPr>
            <w:rFonts w:ascii="Calibri" w:hAnsi="Calibri"/>
          </w:rPr>
          <w:t>t</w:t>
        </w:r>
      </w:ins>
      <w:ins w:id="1458" w:author="Katie Reytar" w:date="2019-06-26T15:47:00Z">
        <w:r w:rsidR="00E92242">
          <w:rPr>
            <w:rFonts w:ascii="Calibri" w:hAnsi="Calibri"/>
          </w:rPr>
          <w:t xml:space="preserve">he spatial distribution of where tree cover on non-forest land uses has increased, decreased, or remained stable. </w:t>
        </w:r>
      </w:ins>
      <w:ins w:id="1459" w:author="Katie Reytar" w:date="2019-06-26T15:48:00Z">
        <w:r w:rsidR="008B1C68">
          <w:rPr>
            <w:rFonts w:ascii="Calibri" w:hAnsi="Calibri"/>
          </w:rPr>
          <w:t>Data were summarized by p</w:t>
        </w:r>
      </w:ins>
      <w:ins w:id="1460" w:author="Katie Reytar" w:date="2019-06-26T15:47:00Z">
        <w:r w:rsidR="00F612E5">
          <w:rPr>
            <w:rFonts w:ascii="Calibri" w:hAnsi="Calibri"/>
          </w:rPr>
          <w:t>rovince (</w:t>
        </w:r>
      </w:ins>
      <w:ins w:id="1461" w:author="Katie Reytar" w:date="2019-06-26T15:48:00Z">
        <w:r w:rsidR="008B1C68">
          <w:rPr>
            <w:rFonts w:ascii="Calibri" w:hAnsi="Calibri"/>
          </w:rPr>
          <w:t xml:space="preserve">or districts, in Myanmar) </w:t>
        </w:r>
      </w:ins>
      <w:ins w:id="1462" w:author="Katie Reytar" w:date="2019-06-26T15:51:00Z">
        <w:r w:rsidR="001F2B64">
          <w:rPr>
            <w:rFonts w:ascii="Calibri" w:hAnsi="Calibri"/>
          </w:rPr>
          <w:t xml:space="preserve">and categorized based on an average tree count of </w:t>
        </w:r>
        <w:r w:rsidR="00B6788C">
          <w:rPr>
            <w:rFonts w:ascii="Calibri" w:hAnsi="Calibri"/>
          </w:rPr>
          <w:t>+/- 2 trees per hectare or total tree count of +/- 100, for increase and decre</w:t>
        </w:r>
      </w:ins>
      <w:ins w:id="1463" w:author="Katie Reytar" w:date="2019-06-26T15:52:00Z">
        <w:r w:rsidR="00B6788C">
          <w:rPr>
            <w:rFonts w:ascii="Calibri" w:hAnsi="Calibri"/>
          </w:rPr>
          <w:t xml:space="preserve">ase, respectively. </w:t>
        </w:r>
      </w:ins>
      <w:ins w:id="1464" w:author="Katie Reytar" w:date="2019-06-26T15:50:00Z">
        <w:r w:rsidR="00563D3E">
          <w:rPr>
            <w:rFonts w:ascii="Calibri" w:hAnsi="Calibri"/>
          </w:rPr>
          <w:t xml:space="preserve"> </w:t>
        </w:r>
      </w:ins>
      <w:ins w:id="1465" w:author="Katie Reytar" w:date="2019-06-26T16:00:00Z">
        <w:r w:rsidR="00F87367">
          <w:rPr>
            <w:rFonts w:ascii="Calibri" w:hAnsi="Calibri"/>
          </w:rPr>
          <w:t xml:space="preserve">Any provinces that did not </w:t>
        </w:r>
        <w:r w:rsidR="00680535">
          <w:rPr>
            <w:rFonts w:ascii="Calibri" w:hAnsi="Calibri"/>
          </w:rPr>
          <w:t>have enough sample points with imagery for both 2010 and 2018 (</w:t>
        </w:r>
      </w:ins>
      <w:ins w:id="1466" w:author="Katie Reytar" w:date="2019-06-26T16:01:00Z">
        <w:r w:rsidR="00A7370B">
          <w:rPr>
            <w:rFonts w:ascii="Calibri" w:hAnsi="Calibri"/>
          </w:rPr>
          <w:t>i.e.,</w:t>
        </w:r>
        <w:r w:rsidR="00680535">
          <w:rPr>
            <w:rFonts w:ascii="Calibri" w:hAnsi="Calibri"/>
          </w:rPr>
          <w:t xml:space="preserve"> less than 10 sample points) were excluded and </w:t>
        </w:r>
        <w:r w:rsidR="00A7370B">
          <w:rPr>
            <w:rFonts w:ascii="Calibri" w:hAnsi="Calibri"/>
          </w:rPr>
          <w:t xml:space="preserve">classified as “No Data”. </w:t>
        </w:r>
      </w:ins>
      <w:ins w:id="1467" w:author="Katie Reytar" w:date="2019-06-26T15:52:00Z">
        <w:r w:rsidR="009E504A">
          <w:rPr>
            <w:rFonts w:ascii="Calibri" w:hAnsi="Calibri"/>
          </w:rPr>
          <w:t xml:space="preserve">Provinces in </w:t>
        </w:r>
      </w:ins>
      <w:ins w:id="1468" w:author="Katie Reytar" w:date="2019-06-26T16:00:00Z">
        <w:r w:rsidR="00F87367">
          <w:rPr>
            <w:rFonts w:ascii="Calibri" w:hAnsi="Calibri"/>
          </w:rPr>
          <w:t xml:space="preserve">central </w:t>
        </w:r>
      </w:ins>
      <w:ins w:id="1469" w:author="Katie Reytar" w:date="2019-06-26T15:52:00Z">
        <w:r w:rsidR="009E504A">
          <w:rPr>
            <w:rFonts w:ascii="Calibri" w:hAnsi="Calibri"/>
          </w:rPr>
          <w:t>Cambodia</w:t>
        </w:r>
      </w:ins>
      <w:ins w:id="1470" w:author="Katie Reytar" w:date="2019-06-26T16:00:00Z">
        <w:r w:rsidR="00F87367">
          <w:rPr>
            <w:rFonts w:ascii="Calibri" w:hAnsi="Calibri"/>
          </w:rPr>
          <w:t xml:space="preserve"> show </w:t>
        </w:r>
      </w:ins>
      <w:ins w:id="1471" w:author="Katie Reytar" w:date="2019-06-26T15:59:00Z">
        <w:r w:rsidR="000D6691">
          <w:rPr>
            <w:rFonts w:ascii="Calibri" w:hAnsi="Calibri"/>
          </w:rPr>
          <w:t xml:space="preserve">a widespread decrease </w:t>
        </w:r>
      </w:ins>
      <w:ins w:id="1472" w:author="Katie Reytar" w:date="2019-06-26T16:00:00Z">
        <w:r w:rsidR="000D6691">
          <w:rPr>
            <w:rFonts w:ascii="Calibri" w:hAnsi="Calibri"/>
          </w:rPr>
          <w:t>in tree cover</w:t>
        </w:r>
        <w:r w:rsidR="00F87367">
          <w:rPr>
            <w:rFonts w:ascii="Calibri" w:hAnsi="Calibri"/>
          </w:rPr>
          <w:t xml:space="preserve">, with </w:t>
        </w:r>
      </w:ins>
      <w:ins w:id="1473" w:author="Katie Reytar" w:date="2019-06-26T16:02:00Z">
        <w:r w:rsidR="002375A7">
          <w:rPr>
            <w:rFonts w:ascii="Calibri" w:hAnsi="Calibri"/>
          </w:rPr>
          <w:t>more stability in the western and southern</w:t>
        </w:r>
      </w:ins>
      <w:ins w:id="1474" w:author="Katie Reytar" w:date="2019-06-26T16:04:00Z">
        <w:r w:rsidR="0014047E">
          <w:rPr>
            <w:rFonts w:ascii="Calibri" w:hAnsi="Calibri"/>
          </w:rPr>
          <w:t xml:space="preserve"> part of the </w:t>
        </w:r>
        <w:r w:rsidR="001D5429">
          <w:rPr>
            <w:rFonts w:ascii="Calibri" w:hAnsi="Calibri"/>
          </w:rPr>
          <w:t>country</w:t>
        </w:r>
      </w:ins>
      <w:ins w:id="1475" w:author="Katie Reytar" w:date="2019-06-26T16:02:00Z">
        <w:r w:rsidR="002375A7">
          <w:rPr>
            <w:rFonts w:ascii="Calibri" w:hAnsi="Calibri"/>
          </w:rPr>
          <w:t>.</w:t>
        </w:r>
      </w:ins>
      <w:ins w:id="1476" w:author="Katie Reytar" w:date="2019-06-26T16:04:00Z">
        <w:r w:rsidR="001D5429">
          <w:rPr>
            <w:rFonts w:ascii="Calibri" w:hAnsi="Calibri"/>
          </w:rPr>
          <w:t xml:space="preserve"> </w:t>
        </w:r>
        <w:r w:rsidR="008448D4">
          <w:rPr>
            <w:rFonts w:ascii="Calibri" w:hAnsi="Calibri"/>
          </w:rPr>
          <w:t>In gen</w:t>
        </w:r>
      </w:ins>
      <w:ins w:id="1477" w:author="Katie Reytar" w:date="2019-06-26T16:05:00Z">
        <w:r w:rsidR="008448D4">
          <w:rPr>
            <w:rFonts w:ascii="Calibri" w:hAnsi="Calibri"/>
          </w:rPr>
          <w:t>eral, t</w:t>
        </w:r>
      </w:ins>
      <w:ins w:id="1478" w:author="Katie Reytar" w:date="2019-06-26T16:04:00Z">
        <w:r w:rsidR="001D5429">
          <w:rPr>
            <w:rFonts w:ascii="Calibri" w:hAnsi="Calibri"/>
          </w:rPr>
          <w:t>he northern part of the Mekong region, in</w:t>
        </w:r>
      </w:ins>
      <w:ins w:id="1479" w:author="Katie Reytar" w:date="2019-06-26T16:05:00Z">
        <w:r w:rsidR="008448D4">
          <w:rPr>
            <w:rFonts w:ascii="Calibri" w:hAnsi="Calibri"/>
          </w:rPr>
          <w:t xml:space="preserve"> northern</w:t>
        </w:r>
      </w:ins>
      <w:ins w:id="1480" w:author="Katie Reytar" w:date="2019-06-26T16:04:00Z">
        <w:r w:rsidR="001D5429">
          <w:rPr>
            <w:rFonts w:ascii="Calibri" w:hAnsi="Calibri"/>
          </w:rPr>
          <w:t xml:space="preserve"> Myanmar, Thailand, </w:t>
        </w:r>
        <w:r w:rsidR="008448D4">
          <w:rPr>
            <w:rFonts w:ascii="Calibri" w:hAnsi="Calibri"/>
          </w:rPr>
          <w:t>Laos</w:t>
        </w:r>
      </w:ins>
      <w:ins w:id="1481" w:author="Katie Reytar" w:date="2019-06-26T16:05:00Z">
        <w:r w:rsidR="008448D4">
          <w:rPr>
            <w:rFonts w:ascii="Calibri" w:hAnsi="Calibri"/>
          </w:rPr>
          <w:t>, and Vietnam had more provinces with increase</w:t>
        </w:r>
        <w:r w:rsidR="00E4418B">
          <w:rPr>
            <w:rFonts w:ascii="Calibri" w:hAnsi="Calibri"/>
          </w:rPr>
          <w:t xml:space="preserve">s in trees outside the forest than </w:t>
        </w:r>
      </w:ins>
      <w:ins w:id="1482" w:author="Katie Reytar" w:date="2019-06-26T16:09:00Z">
        <w:r w:rsidR="00F77F0B">
          <w:rPr>
            <w:rFonts w:ascii="Calibri" w:hAnsi="Calibri"/>
          </w:rPr>
          <w:t xml:space="preserve">the central and southern part of the region. </w:t>
        </w:r>
      </w:ins>
      <w:ins w:id="1483" w:author="Katie Reytar" w:date="2019-06-26T16:02:00Z">
        <w:r w:rsidR="002375A7">
          <w:rPr>
            <w:rFonts w:ascii="Calibri" w:hAnsi="Calibri"/>
          </w:rPr>
          <w:t xml:space="preserve"> </w:t>
        </w:r>
      </w:ins>
    </w:p>
    <w:p w14:paraId="4271FC61" w14:textId="29EBF9CB" w:rsidR="000975EF" w:rsidRDefault="000975EF" w:rsidP="000A6B3E">
      <w:pPr>
        <w:rPr>
          <w:ins w:id="1484" w:author="Katie Reytar" w:date="2019-06-26T16:19:00Z"/>
          <w:rFonts w:ascii="Calibri" w:hAnsi="Calibri"/>
        </w:rPr>
      </w:pPr>
    </w:p>
    <w:p w14:paraId="79CB0791" w14:textId="4B13D482" w:rsidR="000975EF" w:rsidRDefault="000975EF" w:rsidP="002155F3">
      <w:pPr>
        <w:pStyle w:val="Caption"/>
        <w:keepNext/>
        <w:rPr>
          <w:ins w:id="1485" w:author="Katie Reytar" w:date="2019-06-26T16:20:00Z"/>
        </w:rPr>
      </w:pPr>
      <w:ins w:id="1486" w:author="Katie Reytar" w:date="2019-06-26T16:20:00Z">
        <w:r>
          <w:lastRenderedPageBreak/>
          <w:t xml:space="preserve">Figure </w:t>
        </w:r>
      </w:ins>
      <w:ins w:id="1487" w:author="Katie Reytar" w:date="2019-06-28T11:43:00Z">
        <w:r w:rsidR="009E0326">
          <w:fldChar w:fldCharType="begin"/>
        </w:r>
        <w:r w:rsidR="009E0326">
          <w:instrText xml:space="preserve"> SEQ Figure \* ARABIC </w:instrText>
        </w:r>
      </w:ins>
      <w:r w:rsidR="009E0326">
        <w:fldChar w:fldCharType="separate"/>
      </w:r>
      <w:ins w:id="1488" w:author="Katie Reytar" w:date="2019-06-28T15:05:00Z">
        <w:r w:rsidR="00810B36">
          <w:rPr>
            <w:noProof/>
          </w:rPr>
          <w:t>5</w:t>
        </w:r>
      </w:ins>
      <w:ins w:id="1489" w:author="Katie Reytar" w:date="2019-06-28T11:43:00Z">
        <w:r w:rsidR="009E0326">
          <w:fldChar w:fldCharType="end"/>
        </w:r>
      </w:ins>
      <w:ins w:id="1490" w:author="Katie Reytar" w:date="2019-06-26T16:20:00Z">
        <w:r>
          <w:t>. Summary of change in tree cover for trees outside the forest by subnational jurisdiction.</w:t>
        </w:r>
      </w:ins>
    </w:p>
    <w:p w14:paraId="7CE123C0" w14:textId="6518D1DC" w:rsidR="008810F1" w:rsidRDefault="006F6CEF" w:rsidP="000A6B3E">
      <w:pPr>
        <w:rPr>
          <w:ins w:id="1491" w:author="Katie Reytar" w:date="2019-06-26T13:33:00Z"/>
          <w:rFonts w:ascii="Calibri" w:hAnsi="Calibri"/>
        </w:rPr>
      </w:pPr>
      <w:ins w:id="1492" w:author="Katie Reytar" w:date="2019-06-26T14:32:00Z">
        <w:r>
          <w:rPr>
            <w:rFonts w:ascii="Calibri" w:hAnsi="Calibri"/>
            <w:noProof/>
            <w:lang w:val="en-US" w:eastAsia="en-US"/>
            <w:rPrChange w:id="1493" w:author="Unknown">
              <w:rPr>
                <w:noProof/>
                <w:lang w:val="en-US" w:eastAsia="en-US"/>
              </w:rPr>
            </w:rPrChange>
          </w:rPr>
          <w:drawing>
            <wp:inline distT="0" distB="0" distL="0" distR="0" wp14:anchorId="10F46E24" wp14:editId="12B84DC4">
              <wp:extent cx="5820927" cy="753296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screen">
                        <a:extLst>
                          <a:ext uri="{28A0092B-C50C-407E-A947-70E740481C1C}">
                            <a14:useLocalDpi xmlns:a14="http://schemas.microsoft.com/office/drawing/2010/main"/>
                          </a:ext>
                        </a:extLst>
                      </a:blip>
                      <a:stretch>
                        <a:fillRect/>
                      </a:stretch>
                    </pic:blipFill>
                    <pic:spPr bwMode="auto">
                      <a:xfrm>
                        <a:off x="0" y="0"/>
                        <a:ext cx="5820927" cy="7532964"/>
                      </a:xfrm>
                      <a:prstGeom prst="rect">
                        <a:avLst/>
                      </a:prstGeom>
                      <a:noFill/>
                      <a:ln>
                        <a:noFill/>
                      </a:ln>
                    </pic:spPr>
                  </pic:pic>
                </a:graphicData>
              </a:graphic>
            </wp:inline>
          </w:drawing>
        </w:r>
      </w:ins>
    </w:p>
    <w:p w14:paraId="4550E416" w14:textId="77777777" w:rsidR="008810F1" w:rsidRDefault="008810F1" w:rsidP="000A6B3E">
      <w:pPr>
        <w:rPr>
          <w:ins w:id="1494" w:author="Katie Reytar" w:date="2019-06-26T13:33:00Z"/>
          <w:rFonts w:ascii="Calibri" w:hAnsi="Calibri"/>
        </w:rPr>
      </w:pPr>
    </w:p>
    <w:p w14:paraId="0B3AA55B" w14:textId="77777777" w:rsidR="008810F1" w:rsidRPr="000A6B3E" w:rsidRDefault="008810F1" w:rsidP="000A6B3E">
      <w:pPr>
        <w:rPr>
          <w:ins w:id="1495" w:author="Ingrid Schulte" w:date="2019-07-04T15:04:00Z"/>
          <w:rFonts w:ascii="Calibri" w:hAnsi="Calibri"/>
        </w:rPr>
      </w:pPr>
    </w:p>
    <w:p w14:paraId="634D0A42" w14:textId="7AE2E27F" w:rsidR="000A6B3E" w:rsidRDefault="004F6AA3" w:rsidP="00C9441C">
      <w:pPr>
        <w:rPr>
          <w:ins w:id="1496" w:author="Katie Reytar" w:date="2019-06-26T16:10:00Z"/>
          <w:rFonts w:ascii="Calibri" w:eastAsia="Calibri" w:hAnsi="Calibri"/>
          <w:b/>
          <w:color w:val="2F5496"/>
        </w:rPr>
      </w:pPr>
      <w:ins w:id="1497" w:author="Katie Reytar" w:date="2019-06-26T16:10:00Z">
        <w:r>
          <w:rPr>
            <w:rFonts w:ascii="Calibri" w:eastAsia="Calibri" w:hAnsi="Calibri"/>
            <w:b/>
            <w:color w:val="2F5496"/>
          </w:rPr>
          <w:t>Summary of results</w:t>
        </w:r>
      </w:ins>
      <w:ins w:id="1498" w:author="Katie Reytar" w:date="2019-06-26T16:56:00Z">
        <w:r w:rsidR="00D26179">
          <w:rPr>
            <w:rFonts w:ascii="Calibri" w:eastAsia="Calibri" w:hAnsi="Calibri"/>
            <w:b/>
            <w:color w:val="2F5496"/>
          </w:rPr>
          <w:t xml:space="preserve"> for Mekong region</w:t>
        </w:r>
      </w:ins>
      <w:ins w:id="1499" w:author="Katie Reytar" w:date="2019-06-26T16:03:00Z">
        <w:r w:rsidR="0014047E">
          <w:rPr>
            <w:rFonts w:ascii="Calibri" w:eastAsia="Calibri" w:hAnsi="Calibri"/>
            <w:b/>
            <w:color w:val="2F5496"/>
          </w:rPr>
          <w:t>: Trees inside and outside the forest</w:t>
        </w:r>
      </w:ins>
    </w:p>
    <w:p w14:paraId="3AF72871" w14:textId="520549DA" w:rsidR="00D03F19" w:rsidRPr="002155F3" w:rsidRDefault="00AF22E3" w:rsidP="00C9441C">
      <w:pPr>
        <w:rPr>
          <w:ins w:id="1500" w:author="Katie Reytar" w:date="2019-06-26T16:13:00Z"/>
          <w:rFonts w:ascii="Calibri" w:eastAsia="Calibri" w:hAnsi="Calibri"/>
        </w:rPr>
      </w:pPr>
      <w:ins w:id="1501" w:author="Katie Reytar" w:date="2019-06-26T16:15:00Z">
        <w:r w:rsidRPr="002155F3">
          <w:rPr>
            <w:rFonts w:ascii="Calibri" w:eastAsia="Calibri" w:hAnsi="Calibri"/>
          </w:rPr>
          <w:lastRenderedPageBreak/>
          <w:t xml:space="preserve">Given that </w:t>
        </w:r>
      </w:ins>
      <w:ins w:id="1502" w:author="Katie Reytar" w:date="2019-06-26T16:16:00Z">
        <w:r w:rsidR="00123A6C" w:rsidRPr="002155F3">
          <w:rPr>
            <w:rFonts w:ascii="Calibri" w:eastAsia="Calibri" w:hAnsi="Calibri"/>
          </w:rPr>
          <w:t xml:space="preserve">forest landscape </w:t>
        </w:r>
      </w:ins>
      <w:ins w:id="1503" w:author="Katie Reytar" w:date="2019-06-26T16:15:00Z">
        <w:r w:rsidRPr="002155F3">
          <w:rPr>
            <w:rFonts w:ascii="Calibri" w:eastAsia="Calibri" w:hAnsi="Calibri"/>
          </w:rPr>
          <w:t xml:space="preserve">restoration includes </w:t>
        </w:r>
      </w:ins>
      <w:ins w:id="1504" w:author="Katie Reytar" w:date="2019-06-26T16:16:00Z">
        <w:r w:rsidR="00D80177" w:rsidRPr="002155F3">
          <w:rPr>
            <w:rFonts w:ascii="Calibri" w:eastAsia="Calibri" w:hAnsi="Calibri"/>
          </w:rPr>
          <w:t>interventions that increase</w:t>
        </w:r>
      </w:ins>
      <w:ins w:id="1505" w:author="Katie Reytar" w:date="2019-06-26T16:15:00Z">
        <w:r w:rsidRPr="002155F3">
          <w:rPr>
            <w:rFonts w:ascii="Calibri" w:eastAsia="Calibri" w:hAnsi="Calibri"/>
          </w:rPr>
          <w:t xml:space="preserve"> t</w:t>
        </w:r>
      </w:ins>
      <w:ins w:id="1506" w:author="Katie Reytar" w:date="2019-06-26T16:16:00Z">
        <w:r w:rsidRPr="002155F3">
          <w:rPr>
            <w:rFonts w:ascii="Calibri" w:eastAsia="Calibri" w:hAnsi="Calibri"/>
          </w:rPr>
          <w:t xml:space="preserve">ree cover both inside and outside of forest land uses, </w:t>
        </w:r>
        <w:r w:rsidR="00123A6C" w:rsidRPr="002155F3">
          <w:rPr>
            <w:rFonts w:ascii="Calibri" w:eastAsia="Calibri" w:hAnsi="Calibri"/>
          </w:rPr>
          <w:t>the</w:t>
        </w:r>
      </w:ins>
      <w:ins w:id="1507" w:author="Katie Reytar" w:date="2019-06-26T16:27:00Z">
        <w:r w:rsidR="0051520E" w:rsidRPr="002155F3">
          <w:rPr>
            <w:rFonts w:ascii="Calibri" w:eastAsia="Calibri" w:hAnsi="Calibri"/>
          </w:rPr>
          <w:t xml:space="preserve"> results of the</w:t>
        </w:r>
      </w:ins>
      <w:ins w:id="1508" w:author="Katie Reytar" w:date="2019-06-26T16:16:00Z">
        <w:r w:rsidR="00123A6C" w:rsidRPr="002155F3">
          <w:rPr>
            <w:rFonts w:ascii="Calibri" w:eastAsia="Calibri" w:hAnsi="Calibri"/>
          </w:rPr>
          <w:t xml:space="preserve"> two separate analyses demonstrated the value in looking </w:t>
        </w:r>
      </w:ins>
      <w:ins w:id="1509" w:author="Katie Reytar" w:date="2019-06-26T16:17:00Z">
        <w:r w:rsidR="00D80177" w:rsidRPr="002155F3">
          <w:rPr>
            <w:rFonts w:ascii="Calibri" w:eastAsia="Calibri" w:hAnsi="Calibri"/>
          </w:rPr>
          <w:t>at both of these scenarios</w:t>
        </w:r>
      </w:ins>
      <w:ins w:id="1510" w:author="Katie Reytar" w:date="2019-06-26T16:21:00Z">
        <w:r w:rsidR="00655BA3" w:rsidRPr="002155F3">
          <w:rPr>
            <w:rFonts w:ascii="Calibri" w:eastAsia="Calibri" w:hAnsi="Calibri"/>
          </w:rPr>
          <w:t xml:space="preserve">, given that </w:t>
        </w:r>
      </w:ins>
      <w:ins w:id="1511" w:author="Katie Reytar" w:date="2019-06-26T16:22:00Z">
        <w:r w:rsidR="00192EBB" w:rsidRPr="002155F3">
          <w:rPr>
            <w:rFonts w:ascii="Calibri" w:eastAsia="Calibri" w:hAnsi="Calibri"/>
          </w:rPr>
          <w:t>trends</w:t>
        </w:r>
      </w:ins>
      <w:ins w:id="1512" w:author="Katie Reytar" w:date="2019-06-26T16:21:00Z">
        <w:r w:rsidR="00655BA3" w:rsidRPr="002155F3">
          <w:rPr>
            <w:rFonts w:ascii="Calibri" w:eastAsia="Calibri" w:hAnsi="Calibri"/>
          </w:rPr>
          <w:t xml:space="preserve"> </w:t>
        </w:r>
        <w:r w:rsidR="00192EBB" w:rsidRPr="002155F3">
          <w:rPr>
            <w:rFonts w:ascii="Calibri" w:eastAsia="Calibri" w:hAnsi="Calibri"/>
          </w:rPr>
          <w:t>are not</w:t>
        </w:r>
      </w:ins>
      <w:ins w:id="1513" w:author="Katie Reytar" w:date="2019-06-26T16:22:00Z">
        <w:r w:rsidR="00192EBB" w:rsidRPr="002155F3">
          <w:rPr>
            <w:rFonts w:ascii="Calibri" w:eastAsia="Calibri" w:hAnsi="Calibri"/>
          </w:rPr>
          <w:t xml:space="preserve"> always</w:t>
        </w:r>
      </w:ins>
      <w:ins w:id="1514" w:author="Katie Reytar" w:date="2019-06-26T16:21:00Z">
        <w:r w:rsidR="00192EBB" w:rsidRPr="002155F3">
          <w:rPr>
            <w:rFonts w:ascii="Calibri" w:eastAsia="Calibri" w:hAnsi="Calibri"/>
          </w:rPr>
          <w:t xml:space="preserve"> </w:t>
        </w:r>
      </w:ins>
      <w:ins w:id="1515" w:author="Katie Reytar" w:date="2019-06-26T16:22:00Z">
        <w:r w:rsidR="00192EBB" w:rsidRPr="002155F3">
          <w:rPr>
            <w:rFonts w:ascii="Calibri" w:eastAsia="Calibri" w:hAnsi="Calibri"/>
          </w:rPr>
          <w:t>the same for each</w:t>
        </w:r>
      </w:ins>
      <w:ins w:id="1516" w:author="Katie Reytar" w:date="2019-06-26T16:17:00Z">
        <w:r w:rsidR="00D80177" w:rsidRPr="002155F3">
          <w:rPr>
            <w:rFonts w:ascii="Calibri" w:eastAsia="Calibri" w:hAnsi="Calibri"/>
          </w:rPr>
          <w:t xml:space="preserve">. </w:t>
        </w:r>
      </w:ins>
      <w:ins w:id="1517" w:author="Katie Reytar" w:date="2019-06-26T16:16:00Z">
        <w:r w:rsidR="00123A6C" w:rsidRPr="002155F3">
          <w:rPr>
            <w:rFonts w:ascii="Calibri" w:eastAsia="Calibri" w:hAnsi="Calibri"/>
          </w:rPr>
          <w:t xml:space="preserve"> </w:t>
        </w:r>
      </w:ins>
      <w:ins w:id="1518" w:author="Katie Reytar" w:date="2019-06-26T16:17:00Z">
        <w:r w:rsidR="00F32A06" w:rsidRPr="002155F3">
          <w:rPr>
            <w:rFonts w:ascii="Calibri" w:eastAsia="Calibri" w:hAnsi="Calibri"/>
          </w:rPr>
          <w:t xml:space="preserve">The map in Figure </w:t>
        </w:r>
      </w:ins>
      <w:ins w:id="1519" w:author="Katie Reytar" w:date="2019-06-28T15:09:00Z">
        <w:r w:rsidR="000D5F57">
          <w:rPr>
            <w:rFonts w:ascii="Calibri" w:eastAsia="Calibri" w:hAnsi="Calibri"/>
          </w:rPr>
          <w:t>6</w:t>
        </w:r>
      </w:ins>
      <w:ins w:id="1520" w:author="Katie Reytar" w:date="2019-06-26T16:17:00Z">
        <w:r w:rsidR="00F32A06" w:rsidRPr="002155F3">
          <w:rPr>
            <w:rFonts w:ascii="Calibri" w:eastAsia="Calibri" w:hAnsi="Calibri"/>
          </w:rPr>
          <w:t xml:space="preserve"> combines the information </w:t>
        </w:r>
      </w:ins>
      <w:ins w:id="1521" w:author="Katie Reytar" w:date="2019-06-26T16:22:00Z">
        <w:r w:rsidR="00192EBB" w:rsidRPr="002155F3">
          <w:rPr>
            <w:rFonts w:ascii="Calibri" w:eastAsia="Calibri" w:hAnsi="Calibri"/>
          </w:rPr>
          <w:t xml:space="preserve">for trees inside the forest and </w:t>
        </w:r>
      </w:ins>
      <w:ins w:id="1522" w:author="Katie Reytar" w:date="2019-06-26T16:27:00Z">
        <w:r w:rsidR="0051520E" w:rsidRPr="002155F3">
          <w:rPr>
            <w:rFonts w:ascii="Calibri" w:eastAsia="Calibri" w:hAnsi="Calibri"/>
          </w:rPr>
          <w:t xml:space="preserve">trees </w:t>
        </w:r>
      </w:ins>
      <w:ins w:id="1523" w:author="Katie Reytar" w:date="2019-06-26T16:22:00Z">
        <w:r w:rsidR="00192EBB" w:rsidRPr="002155F3">
          <w:rPr>
            <w:rFonts w:ascii="Calibri" w:eastAsia="Calibri" w:hAnsi="Calibri"/>
          </w:rPr>
          <w:t xml:space="preserve">outside the forest into one figure.  </w:t>
        </w:r>
      </w:ins>
      <w:ins w:id="1524" w:author="Katie Reytar" w:date="2019-06-26T16:23:00Z">
        <w:r w:rsidR="00B03F04" w:rsidRPr="002155F3">
          <w:rPr>
            <w:rFonts w:ascii="Calibri" w:eastAsia="Calibri" w:hAnsi="Calibri"/>
          </w:rPr>
          <w:t xml:space="preserve">In some areas, such as central Cambodia, there is a </w:t>
        </w:r>
        <w:r w:rsidR="00CB218A" w:rsidRPr="002155F3">
          <w:rPr>
            <w:rFonts w:ascii="Calibri" w:eastAsia="Calibri" w:hAnsi="Calibri"/>
          </w:rPr>
          <w:t xml:space="preserve">pattern of consistent decrease for </w:t>
        </w:r>
      </w:ins>
      <w:ins w:id="1525" w:author="Katie Reytar" w:date="2019-06-26T16:24:00Z">
        <w:r w:rsidR="00CB218A" w:rsidRPr="002155F3">
          <w:rPr>
            <w:rFonts w:ascii="Calibri" w:eastAsia="Calibri" w:hAnsi="Calibri"/>
          </w:rPr>
          <w:t>both types of tree cover</w:t>
        </w:r>
        <w:r w:rsidR="00482C09" w:rsidRPr="002155F3">
          <w:rPr>
            <w:rFonts w:ascii="Calibri" w:eastAsia="Calibri" w:hAnsi="Calibri"/>
          </w:rPr>
          <w:t xml:space="preserve">, and in </w:t>
        </w:r>
        <w:r w:rsidR="001B19AE" w:rsidRPr="002155F3">
          <w:rPr>
            <w:rFonts w:ascii="Calibri" w:eastAsia="Calibri" w:hAnsi="Calibri"/>
          </w:rPr>
          <w:t>parts of Thailand there is a consistent in</w:t>
        </w:r>
      </w:ins>
      <w:ins w:id="1526" w:author="Katie Reytar" w:date="2019-06-26T16:25:00Z">
        <w:r w:rsidR="001B19AE" w:rsidRPr="002155F3">
          <w:rPr>
            <w:rFonts w:ascii="Calibri" w:eastAsia="Calibri" w:hAnsi="Calibri"/>
          </w:rPr>
          <w:t xml:space="preserve">crease.  However, throughout the rest of the region, the story is much more diverse and there are mixed results.  </w:t>
        </w:r>
        <w:r w:rsidR="008B664D" w:rsidRPr="002155F3">
          <w:rPr>
            <w:rFonts w:ascii="Calibri" w:eastAsia="Calibri" w:hAnsi="Calibri"/>
          </w:rPr>
          <w:t xml:space="preserve">For example, in Laos, there is widespread </w:t>
        </w:r>
      </w:ins>
      <w:ins w:id="1527" w:author="Katie Reytar" w:date="2019-06-26T16:26:00Z">
        <w:r w:rsidR="00930689" w:rsidRPr="002155F3">
          <w:rPr>
            <w:rFonts w:ascii="Calibri" w:eastAsia="Calibri" w:hAnsi="Calibri"/>
          </w:rPr>
          <w:t>loss of trees inside the forest, but stability or increases in trees outside the forest.</w:t>
        </w:r>
      </w:ins>
      <w:ins w:id="1528" w:author="Katie Reytar" w:date="2019-06-26T16:28:00Z">
        <w:r w:rsidR="00D31AB5" w:rsidRPr="002155F3">
          <w:rPr>
            <w:rFonts w:ascii="Calibri" w:eastAsia="Calibri" w:hAnsi="Calibri"/>
          </w:rPr>
          <w:t xml:space="preserve"> </w:t>
        </w:r>
      </w:ins>
      <w:ins w:id="1529" w:author="Katie Reytar" w:date="2019-06-26T16:35:00Z">
        <w:r w:rsidR="00AC2978" w:rsidRPr="002155F3">
          <w:rPr>
            <w:rFonts w:ascii="Calibri" w:eastAsia="Calibri" w:hAnsi="Calibri"/>
          </w:rPr>
          <w:t>Th</w:t>
        </w:r>
      </w:ins>
      <w:ins w:id="1530" w:author="Katie Reytar" w:date="2019-06-26T16:36:00Z">
        <w:r w:rsidR="00AC2978" w:rsidRPr="002155F3">
          <w:rPr>
            <w:rFonts w:ascii="Calibri" w:eastAsia="Calibri" w:hAnsi="Calibri"/>
          </w:rPr>
          <w:t>roughout much of the region</w:t>
        </w:r>
      </w:ins>
      <w:ins w:id="1531" w:author="Katie Reytar" w:date="2019-06-26T16:33:00Z">
        <w:r w:rsidR="00B74550" w:rsidRPr="002155F3">
          <w:rPr>
            <w:rFonts w:ascii="Calibri" w:eastAsia="Calibri" w:hAnsi="Calibri"/>
          </w:rPr>
          <w:t xml:space="preserve"> there is a</w:t>
        </w:r>
        <w:r w:rsidR="00396147" w:rsidRPr="002155F3">
          <w:rPr>
            <w:rFonts w:ascii="Calibri" w:eastAsia="Calibri" w:hAnsi="Calibri"/>
          </w:rPr>
          <w:t xml:space="preserve">n opposite trend where trees outside </w:t>
        </w:r>
      </w:ins>
      <w:ins w:id="1532" w:author="Katie Reytar" w:date="2019-06-26T16:35:00Z">
        <w:r w:rsidR="00580B55" w:rsidRPr="002155F3">
          <w:rPr>
            <w:rFonts w:ascii="Calibri" w:eastAsia="Calibri" w:hAnsi="Calibri"/>
          </w:rPr>
          <w:t xml:space="preserve">the forest </w:t>
        </w:r>
      </w:ins>
      <w:ins w:id="1533" w:author="Katie Reytar" w:date="2019-06-26T16:36:00Z">
        <w:r w:rsidR="00AC2978" w:rsidRPr="002155F3">
          <w:rPr>
            <w:rFonts w:ascii="Calibri" w:eastAsia="Calibri" w:hAnsi="Calibri"/>
          </w:rPr>
          <w:t>have increased</w:t>
        </w:r>
      </w:ins>
      <w:ins w:id="1534" w:author="Katie Reytar" w:date="2019-06-26T16:35:00Z">
        <w:r w:rsidR="00580B55" w:rsidRPr="002155F3">
          <w:rPr>
            <w:rFonts w:ascii="Calibri" w:eastAsia="Calibri" w:hAnsi="Calibri"/>
          </w:rPr>
          <w:t xml:space="preserve">, but </w:t>
        </w:r>
        <w:r w:rsidR="00AC2978" w:rsidRPr="002155F3">
          <w:rPr>
            <w:rFonts w:ascii="Calibri" w:eastAsia="Calibri" w:hAnsi="Calibri"/>
          </w:rPr>
          <w:t>trees inside the forest</w:t>
        </w:r>
      </w:ins>
      <w:ins w:id="1535" w:author="Katie Reytar" w:date="2019-06-26T16:36:00Z">
        <w:r w:rsidR="00AC2978" w:rsidRPr="002155F3">
          <w:rPr>
            <w:rFonts w:ascii="Calibri" w:eastAsia="Calibri" w:hAnsi="Calibri"/>
          </w:rPr>
          <w:t xml:space="preserve"> have increased (shown in </w:t>
        </w:r>
      </w:ins>
      <w:ins w:id="1536" w:author="Katie Reytar" w:date="2019-06-28T11:39:00Z">
        <w:r w:rsidR="00E52CA3" w:rsidRPr="002155F3">
          <w:rPr>
            <w:rFonts w:ascii="Calibri" w:eastAsia="Calibri" w:hAnsi="Calibri"/>
          </w:rPr>
          <w:t>do</w:t>
        </w:r>
        <w:r w:rsidR="006A7EC6" w:rsidRPr="002155F3">
          <w:rPr>
            <w:rFonts w:ascii="Calibri" w:eastAsia="Calibri" w:hAnsi="Calibri"/>
          </w:rPr>
          <w:t>tted</w:t>
        </w:r>
      </w:ins>
      <w:ins w:id="1537" w:author="Katie Reytar" w:date="2019-06-28T11:40:00Z">
        <w:r w:rsidR="006A7EC6" w:rsidRPr="002155F3">
          <w:rPr>
            <w:rFonts w:ascii="Calibri" w:eastAsia="Calibri" w:hAnsi="Calibri"/>
          </w:rPr>
          <w:t xml:space="preserve"> areas </w:t>
        </w:r>
      </w:ins>
      <w:ins w:id="1538" w:author="Katie Reytar" w:date="2019-06-26T16:36:00Z">
        <w:r w:rsidR="00AC2978" w:rsidRPr="002155F3">
          <w:rPr>
            <w:rFonts w:ascii="Calibri" w:eastAsia="Calibri" w:hAnsi="Calibri"/>
          </w:rPr>
          <w:t xml:space="preserve">on the map).  </w:t>
        </w:r>
        <w:r w:rsidR="00B860E9" w:rsidRPr="002155F3">
          <w:rPr>
            <w:rFonts w:ascii="Calibri" w:eastAsia="Calibri" w:hAnsi="Calibri"/>
          </w:rPr>
          <w:t xml:space="preserve">Both perspectives are important when considering the </w:t>
        </w:r>
      </w:ins>
      <w:ins w:id="1539" w:author="Katie Reytar" w:date="2019-06-26T16:37:00Z">
        <w:r w:rsidR="004A3805" w:rsidRPr="002155F3">
          <w:rPr>
            <w:rFonts w:ascii="Calibri" w:eastAsia="Calibri" w:hAnsi="Calibri"/>
          </w:rPr>
          <w:t>net</w:t>
        </w:r>
      </w:ins>
      <w:ins w:id="1540" w:author="Katie Reytar" w:date="2019-06-26T16:36:00Z">
        <w:r w:rsidR="00B860E9" w:rsidRPr="002155F3">
          <w:rPr>
            <w:rFonts w:ascii="Calibri" w:eastAsia="Calibri" w:hAnsi="Calibri"/>
          </w:rPr>
          <w:t xml:space="preserve"> </w:t>
        </w:r>
      </w:ins>
      <w:ins w:id="1541" w:author="Katie Reytar" w:date="2019-06-26T16:37:00Z">
        <w:r w:rsidR="004A3805" w:rsidRPr="002155F3">
          <w:rPr>
            <w:rFonts w:ascii="Calibri" w:eastAsia="Calibri" w:hAnsi="Calibri"/>
          </w:rPr>
          <w:t xml:space="preserve">impact of restoration on the landscape. </w:t>
        </w:r>
      </w:ins>
      <w:ins w:id="1542" w:author="Katie Reytar" w:date="2019-06-28T11:30:00Z">
        <w:r w:rsidR="00BF1750" w:rsidRPr="002155F3">
          <w:rPr>
            <w:rFonts w:ascii="Calibri" w:eastAsia="Calibri" w:hAnsi="Calibri"/>
          </w:rPr>
          <w:t xml:space="preserve"> In total, 62</w:t>
        </w:r>
        <w:r w:rsidR="00313A54" w:rsidRPr="002155F3">
          <w:rPr>
            <w:rFonts w:ascii="Calibri" w:eastAsia="Calibri" w:hAnsi="Calibri"/>
          </w:rPr>
          <w:t xml:space="preserve"> subnational areas (</w:t>
        </w:r>
        <w:r w:rsidR="00BF1750" w:rsidRPr="002155F3">
          <w:rPr>
            <w:rFonts w:ascii="Calibri" w:eastAsia="Calibri" w:hAnsi="Calibri"/>
          </w:rPr>
          <w:t>provinces</w:t>
        </w:r>
        <w:r w:rsidR="00313A54" w:rsidRPr="002155F3">
          <w:rPr>
            <w:rFonts w:ascii="Calibri" w:eastAsia="Calibri" w:hAnsi="Calibri"/>
          </w:rPr>
          <w:t xml:space="preserve"> or districts)</w:t>
        </w:r>
        <w:r w:rsidR="00BF1750" w:rsidRPr="002155F3">
          <w:rPr>
            <w:rFonts w:ascii="Calibri" w:eastAsia="Calibri" w:hAnsi="Calibri"/>
          </w:rPr>
          <w:t xml:space="preserve"> in the Mekong region </w:t>
        </w:r>
      </w:ins>
      <w:ins w:id="1543" w:author="Katie Reytar" w:date="2019-06-28T11:31:00Z">
        <w:r w:rsidR="00313A54" w:rsidRPr="002155F3">
          <w:rPr>
            <w:rFonts w:ascii="Calibri" w:eastAsia="Calibri" w:hAnsi="Calibri"/>
          </w:rPr>
          <w:t>out of 246 (</w:t>
        </w:r>
        <w:r w:rsidR="003C36E0" w:rsidRPr="002155F3">
          <w:rPr>
            <w:rFonts w:ascii="Calibri" w:eastAsia="Calibri" w:hAnsi="Calibri"/>
          </w:rPr>
          <w:t xml:space="preserve">25%) show signs of restoration progress, meaning that there is an increase in </w:t>
        </w:r>
      </w:ins>
      <w:ins w:id="1544" w:author="Katie Reytar" w:date="2019-06-28T11:37:00Z">
        <w:r w:rsidR="00296624" w:rsidRPr="002155F3">
          <w:rPr>
            <w:rFonts w:ascii="Calibri" w:eastAsia="Calibri" w:hAnsi="Calibri"/>
          </w:rPr>
          <w:t>either</w:t>
        </w:r>
      </w:ins>
      <w:ins w:id="1545" w:author="Katie Reytar" w:date="2019-06-28T11:31:00Z">
        <w:r w:rsidR="003C36E0" w:rsidRPr="002155F3">
          <w:rPr>
            <w:rFonts w:ascii="Calibri" w:eastAsia="Calibri" w:hAnsi="Calibri"/>
          </w:rPr>
          <w:t xml:space="preserve"> </w:t>
        </w:r>
        <w:proofErr w:type="gramStart"/>
        <w:r w:rsidR="003C36E0" w:rsidRPr="002155F3">
          <w:rPr>
            <w:rFonts w:ascii="Calibri" w:eastAsia="Calibri" w:hAnsi="Calibri"/>
          </w:rPr>
          <w:t>trees</w:t>
        </w:r>
        <w:proofErr w:type="gramEnd"/>
        <w:r w:rsidR="003C36E0" w:rsidRPr="002155F3">
          <w:rPr>
            <w:rFonts w:ascii="Calibri" w:eastAsia="Calibri" w:hAnsi="Calibri"/>
          </w:rPr>
          <w:t xml:space="preserve"> inside </w:t>
        </w:r>
      </w:ins>
      <w:ins w:id="1546" w:author="Katie Reytar" w:date="2019-06-28T11:37:00Z">
        <w:r w:rsidR="00296624" w:rsidRPr="002155F3">
          <w:rPr>
            <w:rFonts w:ascii="Calibri" w:eastAsia="Calibri" w:hAnsi="Calibri"/>
          </w:rPr>
          <w:t>or</w:t>
        </w:r>
      </w:ins>
      <w:ins w:id="1547" w:author="Katie Reytar" w:date="2019-06-28T11:31:00Z">
        <w:r w:rsidR="00C8127D" w:rsidRPr="002155F3">
          <w:rPr>
            <w:rFonts w:ascii="Calibri" w:eastAsia="Calibri" w:hAnsi="Calibri"/>
          </w:rPr>
          <w:t xml:space="preserve"> outside the forest, or stability</w:t>
        </w:r>
      </w:ins>
      <w:ins w:id="1548" w:author="Katie Reytar" w:date="2019-06-28T11:32:00Z">
        <w:r w:rsidR="008656DC" w:rsidRPr="002155F3">
          <w:rPr>
            <w:rFonts w:ascii="Calibri" w:eastAsia="Calibri" w:hAnsi="Calibri"/>
          </w:rPr>
          <w:t xml:space="preserve"> in one type and increase in the other</w:t>
        </w:r>
      </w:ins>
      <w:ins w:id="1549" w:author="Katie Reytar" w:date="2019-06-28T11:40:00Z">
        <w:r w:rsidR="006A7EC6" w:rsidRPr="002155F3">
          <w:rPr>
            <w:rFonts w:ascii="Calibri" w:eastAsia="Calibri" w:hAnsi="Calibri"/>
          </w:rPr>
          <w:t>, while Thailand exhibiting th</w:t>
        </w:r>
        <w:r w:rsidR="00473736" w:rsidRPr="002155F3">
          <w:rPr>
            <w:rFonts w:ascii="Calibri" w:eastAsia="Calibri" w:hAnsi="Calibri"/>
          </w:rPr>
          <w:t xml:space="preserve">e most widespread </w:t>
        </w:r>
      </w:ins>
      <w:ins w:id="1550" w:author="Katie Reytar" w:date="2019-06-28T11:41:00Z">
        <w:r w:rsidR="00473736" w:rsidRPr="002155F3">
          <w:rPr>
            <w:rFonts w:ascii="Calibri" w:eastAsia="Calibri" w:hAnsi="Calibri"/>
          </w:rPr>
          <w:t>progress</w:t>
        </w:r>
      </w:ins>
      <w:ins w:id="1551" w:author="Katie Reytar" w:date="2019-06-28T15:09:00Z">
        <w:r w:rsidR="000D5F57">
          <w:rPr>
            <w:rFonts w:ascii="Calibri" w:eastAsia="Calibri" w:hAnsi="Calibri"/>
          </w:rPr>
          <w:t xml:space="preserve"> (Table 3)</w:t>
        </w:r>
      </w:ins>
      <w:ins w:id="1552" w:author="Katie Reytar" w:date="2019-06-28T11:41:00Z">
        <w:r w:rsidR="00473736" w:rsidRPr="002155F3">
          <w:rPr>
            <w:rFonts w:ascii="Calibri" w:eastAsia="Calibri" w:hAnsi="Calibri"/>
          </w:rPr>
          <w:t>.</w:t>
        </w:r>
      </w:ins>
      <w:ins w:id="1553" w:author="Katie Reytar" w:date="2019-06-28T11:32:00Z">
        <w:r w:rsidR="008656DC" w:rsidRPr="002155F3">
          <w:rPr>
            <w:rFonts w:ascii="Calibri" w:eastAsia="Calibri" w:hAnsi="Calibri"/>
          </w:rPr>
          <w:t xml:space="preserve"> </w:t>
        </w:r>
      </w:ins>
    </w:p>
    <w:p w14:paraId="27A44526" w14:textId="63FD83C4" w:rsidR="00200DA2" w:rsidRPr="002155F3" w:rsidRDefault="00200DA2" w:rsidP="00C9441C">
      <w:pPr>
        <w:rPr>
          <w:ins w:id="1554" w:author="Katie Reytar" w:date="2019-06-28T11:14:00Z"/>
          <w:rFonts w:ascii="Calibri" w:eastAsia="Calibri" w:hAnsi="Calibri"/>
        </w:rPr>
      </w:pPr>
    </w:p>
    <w:p w14:paraId="5253AD1B" w14:textId="63741005" w:rsidR="003B511E" w:rsidRPr="002155F3" w:rsidRDefault="003B511E" w:rsidP="002155F3">
      <w:pPr>
        <w:pStyle w:val="Caption"/>
        <w:keepNext/>
        <w:rPr>
          <w:ins w:id="1555" w:author="Katie Reytar" w:date="2019-06-28T11:16:00Z"/>
          <w:color w:val="auto"/>
        </w:rPr>
      </w:pPr>
      <w:ins w:id="1556" w:author="Katie Reytar" w:date="2019-06-28T11:16:00Z">
        <w:r w:rsidRPr="002155F3">
          <w:rPr>
            <w:color w:val="auto"/>
          </w:rPr>
          <w:t xml:space="preserve">Table </w:t>
        </w:r>
        <w:r w:rsidRPr="002155F3">
          <w:rPr>
            <w:color w:val="auto"/>
          </w:rPr>
          <w:fldChar w:fldCharType="begin"/>
        </w:r>
        <w:r w:rsidRPr="002155F3">
          <w:rPr>
            <w:color w:val="auto"/>
          </w:rPr>
          <w:instrText xml:space="preserve"> SEQ Table \* ARABIC </w:instrText>
        </w:r>
      </w:ins>
      <w:r w:rsidRPr="002155F3">
        <w:rPr>
          <w:color w:val="auto"/>
        </w:rPr>
        <w:fldChar w:fldCharType="separate"/>
      </w:r>
      <w:ins w:id="1557" w:author="Katie Reytar" w:date="2019-06-28T12:43:00Z">
        <w:r w:rsidR="003A364D" w:rsidRPr="002155F3">
          <w:rPr>
            <w:noProof/>
            <w:color w:val="auto"/>
          </w:rPr>
          <w:t>3</w:t>
        </w:r>
      </w:ins>
      <w:ins w:id="1558" w:author="Katie Reytar" w:date="2019-06-28T11:16:00Z">
        <w:r w:rsidRPr="002155F3">
          <w:rPr>
            <w:color w:val="auto"/>
          </w:rPr>
          <w:fldChar w:fldCharType="end"/>
        </w:r>
        <w:r w:rsidRPr="002155F3">
          <w:rPr>
            <w:color w:val="auto"/>
          </w:rPr>
          <w:t xml:space="preserve">. </w:t>
        </w:r>
      </w:ins>
      <w:ins w:id="1559" w:author="Katie Reytar" w:date="2019-06-28T11:38:00Z">
        <w:r w:rsidR="004E5809" w:rsidRPr="002155F3">
          <w:rPr>
            <w:color w:val="auto"/>
          </w:rPr>
          <w:t>Provinces in the Mekong region</w:t>
        </w:r>
      </w:ins>
      <w:ins w:id="1560" w:author="Katie Reytar" w:date="2019-06-28T11:16:00Z">
        <w:r w:rsidRPr="002155F3">
          <w:rPr>
            <w:color w:val="auto"/>
          </w:rPr>
          <w:t xml:space="preserve"> with signs of restoration progress</w:t>
        </w:r>
      </w:ins>
      <w:ins w:id="1561" w:author="Katie Reytar" w:date="2019-06-28T11:38:00Z">
        <w:r w:rsidR="004E5809" w:rsidRPr="002155F3">
          <w:rPr>
            <w:color w:val="auto"/>
          </w:rPr>
          <w:t>, by country</w:t>
        </w:r>
      </w:ins>
    </w:p>
    <w:tbl>
      <w:tblPr>
        <w:tblStyle w:val="TableGrid"/>
        <w:tblW w:w="0" w:type="auto"/>
        <w:tblLook w:val="04A0" w:firstRow="1" w:lastRow="0" w:firstColumn="1" w:lastColumn="0" w:noHBand="0" w:noVBand="1"/>
      </w:tblPr>
      <w:tblGrid>
        <w:gridCol w:w="2065"/>
        <w:gridCol w:w="2700"/>
        <w:gridCol w:w="2160"/>
        <w:gridCol w:w="1890"/>
      </w:tblGrid>
      <w:tr w:rsidR="00C925D2" w:rsidRPr="00C925D2" w14:paraId="70DFA1DA" w14:textId="06978EC0" w:rsidTr="002155F3">
        <w:trPr>
          <w:ins w:id="1562" w:author="Katie Reytar" w:date="2019-06-28T11:14:00Z"/>
        </w:trPr>
        <w:tc>
          <w:tcPr>
            <w:tcW w:w="2065" w:type="dxa"/>
          </w:tcPr>
          <w:p w14:paraId="18F5D6C9" w14:textId="554B2BA2" w:rsidR="00410559" w:rsidRPr="002155F3" w:rsidRDefault="00410559" w:rsidP="00C9441C">
            <w:pPr>
              <w:rPr>
                <w:ins w:id="1563" w:author="Katie Reytar" w:date="2019-06-28T11:14:00Z"/>
                <w:rFonts w:ascii="Calibri" w:eastAsia="Calibri" w:hAnsi="Calibri"/>
                <w:b/>
                <w:sz w:val="22"/>
                <w:szCs w:val="22"/>
              </w:rPr>
            </w:pPr>
            <w:ins w:id="1564" w:author="Katie Reytar" w:date="2019-06-28T11:14:00Z">
              <w:r w:rsidRPr="002155F3">
                <w:rPr>
                  <w:rFonts w:ascii="Calibri" w:eastAsia="Calibri" w:hAnsi="Calibri"/>
                  <w:b/>
                  <w:sz w:val="22"/>
                  <w:szCs w:val="22"/>
                </w:rPr>
                <w:t>Country</w:t>
              </w:r>
            </w:ins>
          </w:p>
        </w:tc>
        <w:tc>
          <w:tcPr>
            <w:tcW w:w="2700" w:type="dxa"/>
          </w:tcPr>
          <w:p w14:paraId="2A3D8D93" w14:textId="35102A4C" w:rsidR="00410559" w:rsidRPr="002155F3" w:rsidRDefault="004856AB" w:rsidP="00C9441C">
            <w:pPr>
              <w:rPr>
                <w:ins w:id="1565" w:author="Katie Reytar" w:date="2019-06-28T11:14:00Z"/>
                <w:rFonts w:ascii="Calibri" w:eastAsia="Calibri" w:hAnsi="Calibri"/>
                <w:b/>
                <w:sz w:val="22"/>
                <w:szCs w:val="22"/>
              </w:rPr>
            </w:pPr>
            <w:ins w:id="1566" w:author="Katie Reytar" w:date="2019-06-28T15:00:00Z">
              <w:r>
                <w:rPr>
                  <w:rFonts w:ascii="Calibri" w:eastAsia="Calibri" w:hAnsi="Calibri"/>
                  <w:b/>
                  <w:sz w:val="22"/>
                  <w:szCs w:val="22"/>
                </w:rPr>
                <w:t>No.</w:t>
              </w:r>
            </w:ins>
            <w:ins w:id="1567" w:author="Katie Reytar" w:date="2019-06-28T11:14:00Z">
              <w:r w:rsidR="00410559" w:rsidRPr="002155F3">
                <w:rPr>
                  <w:rFonts w:ascii="Calibri" w:eastAsia="Calibri" w:hAnsi="Calibri"/>
                  <w:b/>
                  <w:sz w:val="22"/>
                  <w:szCs w:val="22"/>
                </w:rPr>
                <w:t xml:space="preserve"> provinces with signs of restor</w:t>
              </w:r>
            </w:ins>
            <w:ins w:id="1568" w:author="Katie Reytar" w:date="2019-06-28T11:15:00Z">
              <w:r w:rsidR="00410559" w:rsidRPr="002155F3">
                <w:rPr>
                  <w:rFonts w:ascii="Calibri" w:eastAsia="Calibri" w:hAnsi="Calibri"/>
                  <w:b/>
                  <w:sz w:val="22"/>
                  <w:szCs w:val="22"/>
                </w:rPr>
                <w:t>ation progress</w:t>
              </w:r>
            </w:ins>
          </w:p>
        </w:tc>
        <w:tc>
          <w:tcPr>
            <w:tcW w:w="2160" w:type="dxa"/>
          </w:tcPr>
          <w:p w14:paraId="0964E8AA" w14:textId="17DE5A4A" w:rsidR="00410559" w:rsidRPr="002155F3" w:rsidRDefault="00410559" w:rsidP="00C9441C">
            <w:pPr>
              <w:rPr>
                <w:ins w:id="1569" w:author="Katie Reytar" w:date="2019-06-28T11:33:00Z"/>
                <w:rFonts w:ascii="Calibri" w:eastAsia="Calibri" w:hAnsi="Calibri"/>
                <w:b/>
                <w:sz w:val="22"/>
                <w:szCs w:val="22"/>
              </w:rPr>
            </w:pPr>
            <w:ins w:id="1570" w:author="Katie Reytar" w:date="2019-06-28T11:33:00Z">
              <w:r w:rsidRPr="002155F3">
                <w:rPr>
                  <w:rFonts w:ascii="Calibri" w:eastAsia="Calibri" w:hAnsi="Calibri"/>
                  <w:b/>
                  <w:sz w:val="22"/>
                  <w:szCs w:val="22"/>
                </w:rPr>
                <w:t xml:space="preserve">Total </w:t>
              </w:r>
            </w:ins>
            <w:ins w:id="1571" w:author="Katie Reytar" w:date="2019-06-28T15:01:00Z">
              <w:r w:rsidR="004856AB">
                <w:rPr>
                  <w:rFonts w:ascii="Calibri" w:eastAsia="Calibri" w:hAnsi="Calibri"/>
                  <w:b/>
                  <w:sz w:val="22"/>
                  <w:szCs w:val="22"/>
                </w:rPr>
                <w:t xml:space="preserve">no. </w:t>
              </w:r>
            </w:ins>
            <w:ins w:id="1572" w:author="Katie Reytar" w:date="2019-06-28T11:33:00Z">
              <w:r w:rsidRPr="002155F3">
                <w:rPr>
                  <w:rFonts w:ascii="Calibri" w:eastAsia="Calibri" w:hAnsi="Calibri"/>
                  <w:b/>
                  <w:sz w:val="22"/>
                  <w:szCs w:val="22"/>
                </w:rPr>
                <w:t>provinces</w:t>
              </w:r>
            </w:ins>
          </w:p>
        </w:tc>
        <w:tc>
          <w:tcPr>
            <w:tcW w:w="1890" w:type="dxa"/>
          </w:tcPr>
          <w:p w14:paraId="7F4C0A0D" w14:textId="27AF6CEF" w:rsidR="00410559" w:rsidRPr="002155F3" w:rsidRDefault="00410559" w:rsidP="00C9441C">
            <w:pPr>
              <w:rPr>
                <w:ins w:id="1573" w:author="Katie Reytar" w:date="2019-06-28T11:33:00Z"/>
                <w:rFonts w:ascii="Calibri" w:eastAsia="Calibri" w:hAnsi="Calibri"/>
                <w:b/>
                <w:sz w:val="22"/>
                <w:szCs w:val="22"/>
              </w:rPr>
            </w:pPr>
            <w:ins w:id="1574" w:author="Katie Reytar" w:date="2019-06-28T11:33:00Z">
              <w:r w:rsidRPr="002155F3">
                <w:rPr>
                  <w:rFonts w:ascii="Calibri" w:eastAsia="Calibri" w:hAnsi="Calibri"/>
                  <w:b/>
                  <w:sz w:val="22"/>
                  <w:szCs w:val="22"/>
                </w:rPr>
                <w:t>Percent</w:t>
              </w:r>
            </w:ins>
            <w:ins w:id="1575" w:author="Katie Reytar" w:date="2019-06-28T15:01:00Z">
              <w:r w:rsidR="009626F6">
                <w:rPr>
                  <w:rFonts w:ascii="Calibri" w:eastAsia="Calibri" w:hAnsi="Calibri"/>
                  <w:b/>
                  <w:sz w:val="22"/>
                  <w:szCs w:val="22"/>
                </w:rPr>
                <w:t xml:space="preserve"> of total</w:t>
              </w:r>
            </w:ins>
          </w:p>
        </w:tc>
      </w:tr>
      <w:tr w:rsidR="00C925D2" w:rsidRPr="00C925D2" w14:paraId="45557884" w14:textId="1FCE199D" w:rsidTr="002155F3">
        <w:trPr>
          <w:ins w:id="1576" w:author="Katie Reytar" w:date="2019-06-28T11:14:00Z"/>
        </w:trPr>
        <w:tc>
          <w:tcPr>
            <w:tcW w:w="2065" w:type="dxa"/>
          </w:tcPr>
          <w:p w14:paraId="4E510E2C" w14:textId="73C2DD50" w:rsidR="00410559" w:rsidRPr="002155F3" w:rsidRDefault="00410559" w:rsidP="00C9441C">
            <w:pPr>
              <w:rPr>
                <w:ins w:id="1577" w:author="Katie Reytar" w:date="2019-06-28T11:14:00Z"/>
                <w:rFonts w:ascii="Calibri" w:eastAsia="Calibri" w:hAnsi="Calibri"/>
                <w:sz w:val="22"/>
                <w:szCs w:val="22"/>
              </w:rPr>
            </w:pPr>
            <w:ins w:id="1578" w:author="Katie Reytar" w:date="2019-06-28T11:14:00Z">
              <w:r w:rsidRPr="002155F3">
                <w:rPr>
                  <w:rFonts w:ascii="Calibri" w:eastAsia="Calibri" w:hAnsi="Calibri"/>
                  <w:sz w:val="22"/>
                  <w:szCs w:val="22"/>
                </w:rPr>
                <w:t>Cambodia</w:t>
              </w:r>
            </w:ins>
          </w:p>
        </w:tc>
        <w:tc>
          <w:tcPr>
            <w:tcW w:w="2700" w:type="dxa"/>
          </w:tcPr>
          <w:p w14:paraId="16999012" w14:textId="46BA6927" w:rsidR="00410559" w:rsidRPr="002155F3" w:rsidRDefault="00410559" w:rsidP="00C9441C">
            <w:pPr>
              <w:rPr>
                <w:ins w:id="1579" w:author="Katie Reytar" w:date="2019-06-28T11:14:00Z"/>
                <w:rFonts w:ascii="Calibri" w:eastAsia="Calibri" w:hAnsi="Calibri"/>
                <w:sz w:val="22"/>
                <w:szCs w:val="22"/>
              </w:rPr>
            </w:pPr>
            <w:ins w:id="1580" w:author="Katie Reytar" w:date="2019-06-28T11:15:00Z">
              <w:r w:rsidRPr="002155F3">
                <w:rPr>
                  <w:rFonts w:ascii="Calibri" w:eastAsia="Calibri" w:hAnsi="Calibri"/>
                  <w:sz w:val="22"/>
                  <w:szCs w:val="22"/>
                </w:rPr>
                <w:t>2</w:t>
              </w:r>
            </w:ins>
          </w:p>
        </w:tc>
        <w:tc>
          <w:tcPr>
            <w:tcW w:w="2160" w:type="dxa"/>
          </w:tcPr>
          <w:p w14:paraId="59D69B31" w14:textId="4D594CDB" w:rsidR="00410559" w:rsidRPr="002155F3" w:rsidRDefault="00B347E0" w:rsidP="00C9441C">
            <w:pPr>
              <w:rPr>
                <w:ins w:id="1581" w:author="Katie Reytar" w:date="2019-06-28T11:33:00Z"/>
                <w:rFonts w:ascii="Calibri" w:eastAsia="Calibri" w:hAnsi="Calibri"/>
                <w:sz w:val="22"/>
                <w:szCs w:val="22"/>
              </w:rPr>
            </w:pPr>
            <w:ins w:id="1582" w:author="Katie Reytar" w:date="2019-06-28T11:34:00Z">
              <w:r w:rsidRPr="002155F3">
                <w:rPr>
                  <w:rFonts w:ascii="Calibri" w:eastAsia="Calibri" w:hAnsi="Calibri"/>
                  <w:sz w:val="22"/>
                  <w:szCs w:val="22"/>
                </w:rPr>
                <w:t>25</w:t>
              </w:r>
            </w:ins>
          </w:p>
        </w:tc>
        <w:tc>
          <w:tcPr>
            <w:tcW w:w="1890" w:type="dxa"/>
          </w:tcPr>
          <w:p w14:paraId="40B9707B" w14:textId="2744976C" w:rsidR="00410559" w:rsidRPr="002155F3" w:rsidRDefault="00B52060" w:rsidP="00C9441C">
            <w:pPr>
              <w:rPr>
                <w:ins w:id="1583" w:author="Katie Reytar" w:date="2019-06-28T11:33:00Z"/>
                <w:rFonts w:ascii="Calibri" w:eastAsia="Calibri" w:hAnsi="Calibri"/>
                <w:sz w:val="22"/>
                <w:szCs w:val="22"/>
              </w:rPr>
            </w:pPr>
            <w:ins w:id="1584" w:author="Katie Reytar" w:date="2019-06-28T11:35:00Z">
              <w:r w:rsidRPr="002155F3">
                <w:rPr>
                  <w:rFonts w:ascii="Calibri" w:eastAsia="Calibri" w:hAnsi="Calibri"/>
                  <w:sz w:val="22"/>
                  <w:szCs w:val="22"/>
                </w:rPr>
                <w:t>8%</w:t>
              </w:r>
            </w:ins>
          </w:p>
        </w:tc>
      </w:tr>
      <w:tr w:rsidR="00C925D2" w:rsidRPr="00C925D2" w14:paraId="36B92CB6" w14:textId="380CFA60" w:rsidTr="002155F3">
        <w:trPr>
          <w:ins w:id="1585" w:author="Katie Reytar" w:date="2019-06-28T11:14:00Z"/>
        </w:trPr>
        <w:tc>
          <w:tcPr>
            <w:tcW w:w="2065" w:type="dxa"/>
          </w:tcPr>
          <w:p w14:paraId="7AFD3106" w14:textId="6468DF1A" w:rsidR="00410559" w:rsidRPr="002155F3" w:rsidRDefault="00410559" w:rsidP="00C9441C">
            <w:pPr>
              <w:rPr>
                <w:ins w:id="1586" w:author="Katie Reytar" w:date="2019-06-28T11:14:00Z"/>
                <w:rFonts w:ascii="Calibri" w:eastAsia="Calibri" w:hAnsi="Calibri"/>
                <w:sz w:val="22"/>
                <w:szCs w:val="22"/>
              </w:rPr>
            </w:pPr>
            <w:ins w:id="1587" w:author="Katie Reytar" w:date="2019-06-28T11:14:00Z">
              <w:r w:rsidRPr="002155F3">
                <w:rPr>
                  <w:rFonts w:ascii="Calibri" w:eastAsia="Calibri" w:hAnsi="Calibri"/>
                  <w:sz w:val="22"/>
                  <w:szCs w:val="22"/>
                </w:rPr>
                <w:t>Laos</w:t>
              </w:r>
            </w:ins>
          </w:p>
        </w:tc>
        <w:tc>
          <w:tcPr>
            <w:tcW w:w="2700" w:type="dxa"/>
          </w:tcPr>
          <w:p w14:paraId="5E4EA18C" w14:textId="096F6DE1" w:rsidR="00410559" w:rsidRPr="002155F3" w:rsidRDefault="00410559" w:rsidP="00C9441C">
            <w:pPr>
              <w:rPr>
                <w:ins w:id="1588" w:author="Katie Reytar" w:date="2019-06-28T11:14:00Z"/>
                <w:rFonts w:ascii="Calibri" w:eastAsia="Calibri" w:hAnsi="Calibri"/>
                <w:sz w:val="22"/>
                <w:szCs w:val="22"/>
              </w:rPr>
            </w:pPr>
            <w:ins w:id="1589" w:author="Katie Reytar" w:date="2019-06-28T11:15:00Z">
              <w:r w:rsidRPr="002155F3">
                <w:rPr>
                  <w:rFonts w:ascii="Calibri" w:eastAsia="Calibri" w:hAnsi="Calibri"/>
                  <w:sz w:val="22"/>
                  <w:szCs w:val="22"/>
                </w:rPr>
                <w:t>0</w:t>
              </w:r>
            </w:ins>
          </w:p>
        </w:tc>
        <w:tc>
          <w:tcPr>
            <w:tcW w:w="2160" w:type="dxa"/>
          </w:tcPr>
          <w:p w14:paraId="3761757A" w14:textId="218CA05B" w:rsidR="00410559" w:rsidRPr="002155F3" w:rsidRDefault="00B347E0" w:rsidP="00C9441C">
            <w:pPr>
              <w:rPr>
                <w:ins w:id="1590" w:author="Katie Reytar" w:date="2019-06-28T11:33:00Z"/>
                <w:rFonts w:ascii="Calibri" w:eastAsia="Calibri" w:hAnsi="Calibri"/>
                <w:sz w:val="22"/>
                <w:szCs w:val="22"/>
              </w:rPr>
            </w:pPr>
            <w:ins w:id="1591" w:author="Katie Reytar" w:date="2019-06-28T11:34:00Z">
              <w:r w:rsidRPr="002155F3">
                <w:rPr>
                  <w:rFonts w:ascii="Calibri" w:eastAsia="Calibri" w:hAnsi="Calibri"/>
                  <w:sz w:val="22"/>
                  <w:szCs w:val="22"/>
                </w:rPr>
                <w:t>18</w:t>
              </w:r>
            </w:ins>
          </w:p>
        </w:tc>
        <w:tc>
          <w:tcPr>
            <w:tcW w:w="1890" w:type="dxa"/>
          </w:tcPr>
          <w:p w14:paraId="64EE1801" w14:textId="618D2982" w:rsidR="00410559" w:rsidRPr="002155F3" w:rsidRDefault="00B52060" w:rsidP="00C9441C">
            <w:pPr>
              <w:rPr>
                <w:ins w:id="1592" w:author="Katie Reytar" w:date="2019-06-28T11:33:00Z"/>
                <w:rFonts w:ascii="Calibri" w:eastAsia="Calibri" w:hAnsi="Calibri"/>
                <w:sz w:val="22"/>
                <w:szCs w:val="22"/>
              </w:rPr>
            </w:pPr>
            <w:ins w:id="1593" w:author="Katie Reytar" w:date="2019-06-28T11:35:00Z">
              <w:r w:rsidRPr="002155F3">
                <w:rPr>
                  <w:rFonts w:ascii="Calibri" w:eastAsia="Calibri" w:hAnsi="Calibri"/>
                  <w:sz w:val="22"/>
                  <w:szCs w:val="22"/>
                </w:rPr>
                <w:t>0%</w:t>
              </w:r>
            </w:ins>
          </w:p>
        </w:tc>
      </w:tr>
      <w:tr w:rsidR="00C925D2" w:rsidRPr="00C925D2" w14:paraId="784D8AC6" w14:textId="181E5652" w:rsidTr="002155F3">
        <w:trPr>
          <w:ins w:id="1594" w:author="Katie Reytar" w:date="2019-06-28T11:14:00Z"/>
        </w:trPr>
        <w:tc>
          <w:tcPr>
            <w:tcW w:w="2065" w:type="dxa"/>
          </w:tcPr>
          <w:p w14:paraId="78F52625" w14:textId="04F8CA10" w:rsidR="00410559" w:rsidRPr="002155F3" w:rsidRDefault="00410559" w:rsidP="00C9441C">
            <w:pPr>
              <w:rPr>
                <w:ins w:id="1595" w:author="Katie Reytar" w:date="2019-06-28T11:14:00Z"/>
                <w:rFonts w:ascii="Calibri" w:eastAsia="Calibri" w:hAnsi="Calibri"/>
                <w:sz w:val="22"/>
                <w:szCs w:val="22"/>
              </w:rPr>
            </w:pPr>
            <w:ins w:id="1596" w:author="Katie Reytar" w:date="2019-06-28T11:14:00Z">
              <w:r w:rsidRPr="002155F3">
                <w:rPr>
                  <w:rFonts w:ascii="Calibri" w:eastAsia="Calibri" w:hAnsi="Calibri"/>
                  <w:sz w:val="22"/>
                  <w:szCs w:val="22"/>
                </w:rPr>
                <w:t>Myanmar</w:t>
              </w:r>
            </w:ins>
          </w:p>
        </w:tc>
        <w:tc>
          <w:tcPr>
            <w:tcW w:w="2700" w:type="dxa"/>
          </w:tcPr>
          <w:p w14:paraId="6FC54616" w14:textId="41DB3388" w:rsidR="00410559" w:rsidRPr="002155F3" w:rsidRDefault="00410559" w:rsidP="00C9441C">
            <w:pPr>
              <w:rPr>
                <w:ins w:id="1597" w:author="Katie Reytar" w:date="2019-06-28T11:14:00Z"/>
                <w:rFonts w:ascii="Calibri" w:eastAsia="Calibri" w:hAnsi="Calibri"/>
                <w:sz w:val="22"/>
                <w:szCs w:val="22"/>
              </w:rPr>
            </w:pPr>
            <w:ins w:id="1598" w:author="Katie Reytar" w:date="2019-06-28T11:15:00Z">
              <w:r w:rsidRPr="002155F3">
                <w:rPr>
                  <w:rFonts w:ascii="Calibri" w:eastAsia="Calibri" w:hAnsi="Calibri"/>
                  <w:sz w:val="22"/>
                  <w:szCs w:val="22"/>
                </w:rPr>
                <w:t>11</w:t>
              </w:r>
            </w:ins>
          </w:p>
        </w:tc>
        <w:tc>
          <w:tcPr>
            <w:tcW w:w="2160" w:type="dxa"/>
          </w:tcPr>
          <w:p w14:paraId="5CD84465" w14:textId="2A781650" w:rsidR="00410559" w:rsidRPr="002155F3" w:rsidRDefault="00F05989" w:rsidP="00C9441C">
            <w:pPr>
              <w:rPr>
                <w:ins w:id="1599" w:author="Katie Reytar" w:date="2019-06-28T11:33:00Z"/>
                <w:rFonts w:ascii="Calibri" w:eastAsia="Calibri" w:hAnsi="Calibri"/>
                <w:sz w:val="22"/>
                <w:szCs w:val="22"/>
              </w:rPr>
            </w:pPr>
            <w:ins w:id="1600" w:author="Katie Reytar" w:date="2019-06-28T11:34:00Z">
              <w:r w:rsidRPr="002155F3">
                <w:rPr>
                  <w:rFonts w:ascii="Calibri" w:eastAsia="Calibri" w:hAnsi="Calibri"/>
                  <w:sz w:val="22"/>
                  <w:szCs w:val="22"/>
                </w:rPr>
                <w:t>63</w:t>
              </w:r>
            </w:ins>
          </w:p>
        </w:tc>
        <w:tc>
          <w:tcPr>
            <w:tcW w:w="1890" w:type="dxa"/>
          </w:tcPr>
          <w:p w14:paraId="5EE244DB" w14:textId="489E07D3" w:rsidR="00410559" w:rsidRPr="002155F3" w:rsidRDefault="000E2738" w:rsidP="00C9441C">
            <w:pPr>
              <w:rPr>
                <w:ins w:id="1601" w:author="Katie Reytar" w:date="2019-06-28T11:33:00Z"/>
                <w:rFonts w:ascii="Calibri" w:eastAsia="Calibri" w:hAnsi="Calibri"/>
                <w:sz w:val="22"/>
                <w:szCs w:val="22"/>
              </w:rPr>
            </w:pPr>
            <w:ins w:id="1602" w:author="Katie Reytar" w:date="2019-06-28T11:35:00Z">
              <w:r w:rsidRPr="002155F3">
                <w:rPr>
                  <w:rFonts w:ascii="Calibri" w:eastAsia="Calibri" w:hAnsi="Calibri"/>
                  <w:sz w:val="22"/>
                  <w:szCs w:val="22"/>
                </w:rPr>
                <w:t>17%</w:t>
              </w:r>
            </w:ins>
          </w:p>
        </w:tc>
      </w:tr>
      <w:tr w:rsidR="00C925D2" w:rsidRPr="00C925D2" w14:paraId="0A800879" w14:textId="1E199DE2" w:rsidTr="002155F3">
        <w:trPr>
          <w:ins w:id="1603" w:author="Katie Reytar" w:date="2019-06-28T11:14:00Z"/>
        </w:trPr>
        <w:tc>
          <w:tcPr>
            <w:tcW w:w="2065" w:type="dxa"/>
          </w:tcPr>
          <w:p w14:paraId="51D1D2A0" w14:textId="2E7E2BB2" w:rsidR="00410559" w:rsidRPr="002155F3" w:rsidRDefault="00410559" w:rsidP="00C9441C">
            <w:pPr>
              <w:rPr>
                <w:ins w:id="1604" w:author="Katie Reytar" w:date="2019-06-28T11:14:00Z"/>
                <w:rFonts w:ascii="Calibri" w:eastAsia="Calibri" w:hAnsi="Calibri"/>
                <w:sz w:val="22"/>
                <w:szCs w:val="22"/>
              </w:rPr>
            </w:pPr>
            <w:ins w:id="1605" w:author="Katie Reytar" w:date="2019-06-28T11:14:00Z">
              <w:r w:rsidRPr="002155F3">
                <w:rPr>
                  <w:rFonts w:ascii="Calibri" w:eastAsia="Calibri" w:hAnsi="Calibri"/>
                  <w:sz w:val="22"/>
                  <w:szCs w:val="22"/>
                </w:rPr>
                <w:t>Thailand</w:t>
              </w:r>
            </w:ins>
          </w:p>
        </w:tc>
        <w:tc>
          <w:tcPr>
            <w:tcW w:w="2700" w:type="dxa"/>
          </w:tcPr>
          <w:p w14:paraId="798A3856" w14:textId="7C2856FF" w:rsidR="00410559" w:rsidRPr="002155F3" w:rsidRDefault="00410559" w:rsidP="00C9441C">
            <w:pPr>
              <w:rPr>
                <w:ins w:id="1606" w:author="Katie Reytar" w:date="2019-06-28T11:14:00Z"/>
                <w:rFonts w:ascii="Calibri" w:eastAsia="Calibri" w:hAnsi="Calibri"/>
                <w:sz w:val="22"/>
                <w:szCs w:val="22"/>
              </w:rPr>
            </w:pPr>
            <w:ins w:id="1607" w:author="Katie Reytar" w:date="2019-06-28T11:15:00Z">
              <w:r w:rsidRPr="002155F3">
                <w:rPr>
                  <w:rFonts w:ascii="Calibri" w:eastAsia="Calibri" w:hAnsi="Calibri"/>
                  <w:sz w:val="22"/>
                  <w:szCs w:val="22"/>
                </w:rPr>
                <w:t>38</w:t>
              </w:r>
            </w:ins>
          </w:p>
        </w:tc>
        <w:tc>
          <w:tcPr>
            <w:tcW w:w="2160" w:type="dxa"/>
          </w:tcPr>
          <w:p w14:paraId="5E033A75" w14:textId="18D76375" w:rsidR="00410559" w:rsidRPr="002155F3" w:rsidRDefault="00410559" w:rsidP="00C9441C">
            <w:pPr>
              <w:rPr>
                <w:ins w:id="1608" w:author="Katie Reytar" w:date="2019-06-28T11:33:00Z"/>
                <w:rFonts w:ascii="Calibri" w:eastAsia="Calibri" w:hAnsi="Calibri"/>
                <w:sz w:val="22"/>
                <w:szCs w:val="22"/>
              </w:rPr>
            </w:pPr>
            <w:ins w:id="1609" w:author="Katie Reytar" w:date="2019-06-28T11:33:00Z">
              <w:r w:rsidRPr="002155F3">
                <w:rPr>
                  <w:rFonts w:ascii="Calibri" w:eastAsia="Calibri" w:hAnsi="Calibri"/>
                  <w:sz w:val="22"/>
                  <w:szCs w:val="22"/>
                </w:rPr>
                <w:t>77</w:t>
              </w:r>
            </w:ins>
          </w:p>
        </w:tc>
        <w:tc>
          <w:tcPr>
            <w:tcW w:w="1890" w:type="dxa"/>
          </w:tcPr>
          <w:p w14:paraId="57CABC72" w14:textId="23EFB624" w:rsidR="00410559" w:rsidRPr="002155F3" w:rsidRDefault="000E2738" w:rsidP="00C9441C">
            <w:pPr>
              <w:rPr>
                <w:ins w:id="1610" w:author="Katie Reytar" w:date="2019-06-28T11:33:00Z"/>
                <w:rFonts w:ascii="Calibri" w:eastAsia="Calibri" w:hAnsi="Calibri"/>
                <w:sz w:val="22"/>
                <w:szCs w:val="22"/>
              </w:rPr>
            </w:pPr>
            <w:ins w:id="1611" w:author="Katie Reytar" w:date="2019-06-28T11:35:00Z">
              <w:r w:rsidRPr="002155F3">
                <w:rPr>
                  <w:rFonts w:ascii="Calibri" w:eastAsia="Calibri" w:hAnsi="Calibri"/>
                  <w:sz w:val="22"/>
                  <w:szCs w:val="22"/>
                </w:rPr>
                <w:t>49%</w:t>
              </w:r>
            </w:ins>
          </w:p>
        </w:tc>
      </w:tr>
      <w:tr w:rsidR="00C925D2" w:rsidRPr="00C925D2" w14:paraId="71C86A57" w14:textId="009F7C25" w:rsidTr="002155F3">
        <w:trPr>
          <w:ins w:id="1612" w:author="Katie Reytar" w:date="2019-06-28T11:14:00Z"/>
        </w:trPr>
        <w:tc>
          <w:tcPr>
            <w:tcW w:w="2065" w:type="dxa"/>
          </w:tcPr>
          <w:p w14:paraId="6CD1D089" w14:textId="73E990E1" w:rsidR="00410559" w:rsidRPr="002155F3" w:rsidRDefault="00410559" w:rsidP="00C9441C">
            <w:pPr>
              <w:rPr>
                <w:ins w:id="1613" w:author="Katie Reytar" w:date="2019-06-28T11:14:00Z"/>
                <w:rFonts w:ascii="Calibri" w:eastAsia="Calibri" w:hAnsi="Calibri"/>
                <w:sz w:val="22"/>
                <w:szCs w:val="22"/>
              </w:rPr>
            </w:pPr>
            <w:ins w:id="1614" w:author="Katie Reytar" w:date="2019-06-28T11:14:00Z">
              <w:r w:rsidRPr="002155F3">
                <w:rPr>
                  <w:rFonts w:ascii="Calibri" w:eastAsia="Calibri" w:hAnsi="Calibri"/>
                  <w:sz w:val="22"/>
                  <w:szCs w:val="22"/>
                </w:rPr>
                <w:t>Vietnam</w:t>
              </w:r>
            </w:ins>
          </w:p>
        </w:tc>
        <w:tc>
          <w:tcPr>
            <w:tcW w:w="2700" w:type="dxa"/>
          </w:tcPr>
          <w:p w14:paraId="483A1C05" w14:textId="0054B78E" w:rsidR="00410559" w:rsidRPr="002155F3" w:rsidRDefault="00410559" w:rsidP="00C9441C">
            <w:pPr>
              <w:rPr>
                <w:ins w:id="1615" w:author="Katie Reytar" w:date="2019-06-28T11:14:00Z"/>
                <w:rFonts w:ascii="Calibri" w:eastAsia="Calibri" w:hAnsi="Calibri"/>
                <w:sz w:val="22"/>
                <w:szCs w:val="22"/>
              </w:rPr>
            </w:pPr>
            <w:ins w:id="1616" w:author="Katie Reytar" w:date="2019-06-28T11:15:00Z">
              <w:r w:rsidRPr="002155F3">
                <w:rPr>
                  <w:rFonts w:ascii="Calibri" w:eastAsia="Calibri" w:hAnsi="Calibri"/>
                  <w:sz w:val="22"/>
                  <w:szCs w:val="22"/>
                </w:rPr>
                <w:t>11</w:t>
              </w:r>
            </w:ins>
          </w:p>
        </w:tc>
        <w:tc>
          <w:tcPr>
            <w:tcW w:w="2160" w:type="dxa"/>
          </w:tcPr>
          <w:p w14:paraId="2EE5E1E0" w14:textId="51113D6C" w:rsidR="00410559" w:rsidRPr="002155F3" w:rsidRDefault="00B52060" w:rsidP="00C9441C">
            <w:pPr>
              <w:rPr>
                <w:ins w:id="1617" w:author="Katie Reytar" w:date="2019-06-28T11:33:00Z"/>
                <w:rFonts w:ascii="Calibri" w:eastAsia="Calibri" w:hAnsi="Calibri"/>
                <w:sz w:val="22"/>
                <w:szCs w:val="22"/>
              </w:rPr>
            </w:pPr>
            <w:ins w:id="1618" w:author="Katie Reytar" w:date="2019-06-28T11:35:00Z">
              <w:r w:rsidRPr="002155F3">
                <w:rPr>
                  <w:rFonts w:ascii="Calibri" w:eastAsia="Calibri" w:hAnsi="Calibri"/>
                  <w:sz w:val="22"/>
                  <w:szCs w:val="22"/>
                </w:rPr>
                <w:t>63</w:t>
              </w:r>
            </w:ins>
          </w:p>
        </w:tc>
        <w:tc>
          <w:tcPr>
            <w:tcW w:w="1890" w:type="dxa"/>
          </w:tcPr>
          <w:p w14:paraId="016A5051" w14:textId="02348763" w:rsidR="00410559" w:rsidRPr="002155F3" w:rsidRDefault="000E2738" w:rsidP="00C9441C">
            <w:pPr>
              <w:rPr>
                <w:ins w:id="1619" w:author="Katie Reytar" w:date="2019-06-28T11:33:00Z"/>
                <w:rFonts w:ascii="Calibri" w:eastAsia="Calibri" w:hAnsi="Calibri"/>
                <w:sz w:val="22"/>
                <w:szCs w:val="22"/>
              </w:rPr>
            </w:pPr>
            <w:ins w:id="1620" w:author="Katie Reytar" w:date="2019-06-28T11:36:00Z">
              <w:r w:rsidRPr="002155F3">
                <w:rPr>
                  <w:rFonts w:ascii="Calibri" w:eastAsia="Calibri" w:hAnsi="Calibri"/>
                  <w:sz w:val="22"/>
                  <w:szCs w:val="22"/>
                </w:rPr>
                <w:t>17%</w:t>
              </w:r>
            </w:ins>
          </w:p>
        </w:tc>
      </w:tr>
      <w:tr w:rsidR="00C925D2" w:rsidRPr="00C925D2" w14:paraId="6FDBC304" w14:textId="77777777" w:rsidTr="002155F3">
        <w:trPr>
          <w:ins w:id="1621" w:author="Katie Reytar" w:date="2019-06-28T11:34:00Z"/>
        </w:trPr>
        <w:tc>
          <w:tcPr>
            <w:tcW w:w="2065" w:type="dxa"/>
          </w:tcPr>
          <w:p w14:paraId="3EA40A92" w14:textId="264C9577" w:rsidR="00F05989" w:rsidRPr="002155F3" w:rsidRDefault="00F05989" w:rsidP="002155F3">
            <w:pPr>
              <w:jc w:val="right"/>
              <w:rPr>
                <w:ins w:id="1622" w:author="Katie Reytar" w:date="2019-06-28T11:34:00Z"/>
                <w:rFonts w:ascii="Calibri" w:eastAsia="Calibri" w:hAnsi="Calibri"/>
                <w:b/>
                <w:sz w:val="22"/>
                <w:szCs w:val="22"/>
              </w:rPr>
            </w:pPr>
            <w:ins w:id="1623" w:author="Katie Reytar" w:date="2019-06-28T11:34:00Z">
              <w:r w:rsidRPr="002155F3">
                <w:rPr>
                  <w:rFonts w:ascii="Calibri" w:eastAsia="Calibri" w:hAnsi="Calibri"/>
                  <w:b/>
                  <w:sz w:val="22"/>
                  <w:szCs w:val="22"/>
                </w:rPr>
                <w:t>Mekong region</w:t>
              </w:r>
            </w:ins>
          </w:p>
        </w:tc>
        <w:tc>
          <w:tcPr>
            <w:tcW w:w="2700" w:type="dxa"/>
          </w:tcPr>
          <w:p w14:paraId="36366858" w14:textId="4A5E03A1" w:rsidR="00F05989" w:rsidRPr="002155F3" w:rsidRDefault="00F05989" w:rsidP="00C9441C">
            <w:pPr>
              <w:rPr>
                <w:ins w:id="1624" w:author="Katie Reytar" w:date="2019-06-28T11:34:00Z"/>
                <w:rFonts w:ascii="Calibri" w:eastAsia="Calibri" w:hAnsi="Calibri"/>
                <w:b/>
                <w:sz w:val="22"/>
                <w:szCs w:val="22"/>
              </w:rPr>
            </w:pPr>
            <w:ins w:id="1625" w:author="Katie Reytar" w:date="2019-06-28T11:34:00Z">
              <w:r w:rsidRPr="002155F3">
                <w:rPr>
                  <w:rFonts w:ascii="Calibri" w:eastAsia="Calibri" w:hAnsi="Calibri"/>
                  <w:b/>
                  <w:sz w:val="22"/>
                  <w:szCs w:val="22"/>
                </w:rPr>
                <w:t>62</w:t>
              </w:r>
            </w:ins>
          </w:p>
        </w:tc>
        <w:tc>
          <w:tcPr>
            <w:tcW w:w="2160" w:type="dxa"/>
          </w:tcPr>
          <w:p w14:paraId="604DC19F" w14:textId="055A6981" w:rsidR="00F05989" w:rsidRPr="002155F3" w:rsidRDefault="00F05989" w:rsidP="00C9441C">
            <w:pPr>
              <w:rPr>
                <w:ins w:id="1626" w:author="Katie Reytar" w:date="2019-06-28T11:34:00Z"/>
                <w:rFonts w:ascii="Calibri" w:eastAsia="Calibri" w:hAnsi="Calibri"/>
                <w:b/>
                <w:sz w:val="22"/>
                <w:szCs w:val="22"/>
              </w:rPr>
            </w:pPr>
            <w:ins w:id="1627" w:author="Katie Reytar" w:date="2019-06-28T11:34:00Z">
              <w:r w:rsidRPr="002155F3">
                <w:rPr>
                  <w:rFonts w:ascii="Calibri" w:eastAsia="Calibri" w:hAnsi="Calibri"/>
                  <w:b/>
                  <w:sz w:val="22"/>
                  <w:szCs w:val="22"/>
                </w:rPr>
                <w:t>246</w:t>
              </w:r>
            </w:ins>
          </w:p>
        </w:tc>
        <w:tc>
          <w:tcPr>
            <w:tcW w:w="1890" w:type="dxa"/>
          </w:tcPr>
          <w:p w14:paraId="2209DFCF" w14:textId="2D5678A4" w:rsidR="00F05989" w:rsidRPr="002155F3" w:rsidRDefault="00F05989" w:rsidP="00C9441C">
            <w:pPr>
              <w:rPr>
                <w:ins w:id="1628" w:author="Katie Reytar" w:date="2019-06-28T11:34:00Z"/>
                <w:rFonts w:ascii="Calibri" w:eastAsia="Calibri" w:hAnsi="Calibri"/>
                <w:b/>
                <w:sz w:val="22"/>
                <w:szCs w:val="22"/>
              </w:rPr>
            </w:pPr>
            <w:ins w:id="1629" w:author="Katie Reytar" w:date="2019-06-28T11:34:00Z">
              <w:r w:rsidRPr="002155F3">
                <w:rPr>
                  <w:rFonts w:ascii="Calibri" w:eastAsia="Calibri" w:hAnsi="Calibri"/>
                  <w:b/>
                  <w:sz w:val="22"/>
                  <w:szCs w:val="22"/>
                </w:rPr>
                <w:t>25%</w:t>
              </w:r>
            </w:ins>
          </w:p>
        </w:tc>
      </w:tr>
    </w:tbl>
    <w:p w14:paraId="0FB4E28D" w14:textId="77777777" w:rsidR="00200DA2" w:rsidRPr="002155F3" w:rsidRDefault="00200DA2" w:rsidP="00C9441C">
      <w:pPr>
        <w:rPr>
          <w:ins w:id="1630" w:author="Katie Reytar" w:date="2019-06-26T16:12:00Z"/>
          <w:rFonts w:ascii="Calibri" w:eastAsia="Calibri" w:hAnsi="Calibri"/>
          <w:sz w:val="22"/>
          <w:szCs w:val="22"/>
        </w:rPr>
      </w:pPr>
    </w:p>
    <w:p w14:paraId="69CD7AD1" w14:textId="79781AE7" w:rsidR="000975EF" w:rsidRDefault="000975EF" w:rsidP="002155F3">
      <w:pPr>
        <w:pStyle w:val="Caption"/>
        <w:keepNext/>
        <w:rPr>
          <w:ins w:id="1631" w:author="Katie Reytar" w:date="2019-06-26T16:21:00Z"/>
        </w:rPr>
      </w:pPr>
      <w:ins w:id="1632" w:author="Katie Reytar" w:date="2019-06-26T16:21:00Z">
        <w:r>
          <w:lastRenderedPageBreak/>
          <w:t xml:space="preserve">Figure </w:t>
        </w:r>
      </w:ins>
      <w:ins w:id="1633" w:author="Katie Reytar" w:date="2019-06-28T11:43:00Z">
        <w:r w:rsidR="009E0326">
          <w:fldChar w:fldCharType="begin"/>
        </w:r>
        <w:r w:rsidR="009E0326">
          <w:instrText xml:space="preserve"> SEQ Figure \* ARABIC </w:instrText>
        </w:r>
      </w:ins>
      <w:r w:rsidR="009E0326">
        <w:fldChar w:fldCharType="separate"/>
      </w:r>
      <w:ins w:id="1634" w:author="Katie Reytar" w:date="2019-06-28T15:05:00Z">
        <w:r w:rsidR="00810B36">
          <w:rPr>
            <w:noProof/>
          </w:rPr>
          <w:t>6</w:t>
        </w:r>
      </w:ins>
      <w:ins w:id="1635" w:author="Katie Reytar" w:date="2019-06-28T11:43:00Z">
        <w:r w:rsidR="009E0326">
          <w:fldChar w:fldCharType="end"/>
        </w:r>
      </w:ins>
      <w:ins w:id="1636" w:author="Katie Reytar" w:date="2019-06-26T16:21:00Z">
        <w:r>
          <w:t>. Change in t</w:t>
        </w:r>
        <w:r w:rsidR="00655BA3">
          <w:t>ree cover inside and outside the forest by subnational jurisdiction.</w:t>
        </w:r>
      </w:ins>
    </w:p>
    <w:p w14:paraId="3AF9CBA6" w14:textId="35593947" w:rsidR="004F6AA3" w:rsidRDefault="008A0184" w:rsidP="00C9441C">
      <w:pPr>
        <w:rPr>
          <w:ins w:id="1637" w:author="Katie Reytar" w:date="2019-06-26T16:10:00Z"/>
          <w:rFonts w:ascii="Calibri" w:eastAsia="Calibri" w:hAnsi="Calibri"/>
          <w:color w:val="2F5496"/>
        </w:rPr>
      </w:pPr>
      <w:ins w:id="1638" w:author="Katie Reytar" w:date="2019-06-26T16:12:00Z">
        <w:r>
          <w:rPr>
            <w:rFonts w:ascii="Calibri" w:eastAsia="Calibri" w:hAnsi="Calibri"/>
            <w:noProof/>
            <w:color w:val="2F5496"/>
            <w:lang w:val="en-US" w:eastAsia="en-US"/>
            <w:rPrChange w:id="1639" w:author="Unknown">
              <w:rPr>
                <w:noProof/>
                <w:lang w:val="en-US" w:eastAsia="en-US"/>
              </w:rPr>
            </w:rPrChange>
          </w:rPr>
          <w:drawing>
            <wp:inline distT="0" distB="0" distL="0" distR="0" wp14:anchorId="13A96E3D" wp14:editId="09EF61BE">
              <wp:extent cx="5967730" cy="77229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screen">
                        <a:extLst>
                          <a:ext uri="{28A0092B-C50C-407E-A947-70E740481C1C}">
                            <a14:useLocalDpi xmlns:a14="http://schemas.microsoft.com/office/drawing/2010/main"/>
                          </a:ext>
                        </a:extLst>
                      </a:blip>
                      <a:stretch>
                        <a:fillRect/>
                      </a:stretch>
                    </pic:blipFill>
                    <pic:spPr bwMode="auto">
                      <a:xfrm>
                        <a:off x="0" y="0"/>
                        <a:ext cx="5967730" cy="7722944"/>
                      </a:xfrm>
                      <a:prstGeom prst="rect">
                        <a:avLst/>
                      </a:prstGeom>
                      <a:noFill/>
                      <a:ln>
                        <a:noFill/>
                      </a:ln>
                    </pic:spPr>
                  </pic:pic>
                </a:graphicData>
              </a:graphic>
            </wp:inline>
          </w:drawing>
        </w:r>
      </w:ins>
    </w:p>
    <w:p w14:paraId="634EC25F" w14:textId="77777777" w:rsidR="004F6AA3" w:rsidRPr="002155F3" w:rsidRDefault="004F6AA3" w:rsidP="00C9441C">
      <w:pPr>
        <w:rPr>
          <w:ins w:id="1640" w:author="Ingrid Schulte" w:date="2019-07-04T15:04:00Z"/>
          <w:rFonts w:ascii="Calibri" w:eastAsia="Calibri" w:hAnsi="Calibri"/>
          <w:color w:val="2F5496"/>
        </w:rPr>
      </w:pPr>
    </w:p>
    <w:p w14:paraId="620660FF" w14:textId="50208E3B" w:rsidR="00D26179" w:rsidRDefault="00D26179" w:rsidP="00D26179">
      <w:pPr>
        <w:rPr>
          <w:ins w:id="1641" w:author="Katie Reytar" w:date="2019-06-26T16:57:00Z"/>
          <w:rFonts w:ascii="Calibri" w:eastAsia="Calibri" w:hAnsi="Calibri"/>
          <w:b/>
          <w:color w:val="2F5496"/>
        </w:rPr>
      </w:pPr>
      <w:ins w:id="1642" w:author="Katie Reytar" w:date="2019-06-26T16:57:00Z">
        <w:r>
          <w:rPr>
            <w:rFonts w:ascii="Calibri" w:eastAsia="Calibri" w:hAnsi="Calibri"/>
            <w:b/>
            <w:color w:val="2F5496"/>
          </w:rPr>
          <w:t xml:space="preserve">Box 1: Case study of </w:t>
        </w:r>
      </w:ins>
      <w:ins w:id="1643" w:author="Katie Reytar" w:date="2019-06-26T16:58:00Z">
        <w:r w:rsidR="00BE2620">
          <w:rPr>
            <w:rFonts w:ascii="Calibri" w:eastAsia="Calibri" w:hAnsi="Calibri"/>
            <w:b/>
            <w:color w:val="2F5496"/>
          </w:rPr>
          <w:t>Vu Quang district, Vietnam</w:t>
        </w:r>
      </w:ins>
    </w:p>
    <w:p w14:paraId="5E1DFC48" w14:textId="41250FD6" w:rsidR="00D26179" w:rsidRPr="002155F3" w:rsidRDefault="000B3BD5" w:rsidP="00D26179">
      <w:pPr>
        <w:rPr>
          <w:ins w:id="1644" w:author="Katie Reytar" w:date="2019-06-28T12:45:00Z"/>
          <w:rFonts w:ascii="Calibri" w:eastAsia="Calibri" w:hAnsi="Calibri"/>
        </w:rPr>
      </w:pPr>
      <w:ins w:id="1645" w:author="Katie Reytar" w:date="2019-06-28T11:51:00Z">
        <w:r w:rsidRPr="002155F3">
          <w:rPr>
            <w:rFonts w:ascii="Calibri" w:eastAsia="Calibri" w:hAnsi="Calibri"/>
          </w:rPr>
          <w:lastRenderedPageBreak/>
          <w:t xml:space="preserve">Vu Quang is a district located </w:t>
        </w:r>
      </w:ins>
      <w:ins w:id="1646" w:author="Katie Reytar" w:date="2019-06-28T11:58:00Z">
        <w:r w:rsidR="00C43CC8" w:rsidRPr="002155F3">
          <w:rPr>
            <w:rFonts w:ascii="Calibri" w:eastAsia="Calibri" w:hAnsi="Calibri"/>
          </w:rPr>
          <w:t>o</w:t>
        </w:r>
      </w:ins>
      <w:ins w:id="1647" w:author="Katie Reytar" w:date="2019-06-28T11:51:00Z">
        <w:r w:rsidRPr="002155F3">
          <w:rPr>
            <w:rFonts w:ascii="Calibri" w:eastAsia="Calibri" w:hAnsi="Calibri"/>
          </w:rPr>
          <w:t xml:space="preserve">n </w:t>
        </w:r>
        <w:r w:rsidR="00F718D3" w:rsidRPr="002155F3">
          <w:rPr>
            <w:rFonts w:ascii="Calibri" w:eastAsia="Calibri" w:hAnsi="Calibri"/>
          </w:rPr>
          <w:t xml:space="preserve">the </w:t>
        </w:r>
      </w:ins>
      <w:ins w:id="1648" w:author="Katie Reytar" w:date="2019-06-28T11:58:00Z">
        <w:r w:rsidR="00BD50D2" w:rsidRPr="002155F3">
          <w:rPr>
            <w:rFonts w:ascii="Calibri" w:eastAsia="Calibri" w:hAnsi="Calibri"/>
          </w:rPr>
          <w:t xml:space="preserve">western </w:t>
        </w:r>
        <w:r w:rsidR="00C43CC8" w:rsidRPr="002155F3">
          <w:rPr>
            <w:rFonts w:ascii="Calibri" w:eastAsia="Calibri" w:hAnsi="Calibri"/>
          </w:rPr>
          <w:t xml:space="preserve">edge </w:t>
        </w:r>
      </w:ins>
      <w:ins w:id="1649" w:author="Katie Reytar" w:date="2019-06-28T11:51:00Z">
        <w:r w:rsidR="00F718D3" w:rsidRPr="002155F3">
          <w:rPr>
            <w:rFonts w:ascii="Calibri" w:eastAsia="Calibri" w:hAnsi="Calibri"/>
          </w:rPr>
          <w:t xml:space="preserve">Han </w:t>
        </w:r>
        <w:proofErr w:type="spellStart"/>
        <w:r w:rsidR="00F718D3" w:rsidRPr="002155F3">
          <w:rPr>
            <w:rFonts w:ascii="Calibri" w:eastAsia="Calibri" w:hAnsi="Calibri"/>
          </w:rPr>
          <w:t>Tinh</w:t>
        </w:r>
        <w:proofErr w:type="spellEnd"/>
        <w:r w:rsidR="00F718D3" w:rsidRPr="002155F3">
          <w:rPr>
            <w:rFonts w:ascii="Calibri" w:eastAsia="Calibri" w:hAnsi="Calibri"/>
          </w:rPr>
          <w:t xml:space="preserve"> province along </w:t>
        </w:r>
      </w:ins>
      <w:ins w:id="1650" w:author="Katie Reytar" w:date="2019-06-28T12:20:00Z">
        <w:r w:rsidR="00FA3EB3" w:rsidRPr="002155F3">
          <w:rPr>
            <w:rFonts w:ascii="Calibri" w:eastAsia="Calibri" w:hAnsi="Calibri"/>
          </w:rPr>
          <w:t xml:space="preserve">the </w:t>
        </w:r>
      </w:ins>
      <w:ins w:id="1651" w:author="Katie Reytar" w:date="2019-06-28T12:21:00Z">
        <w:r w:rsidR="00FA3EB3" w:rsidRPr="002155F3">
          <w:rPr>
            <w:rFonts w:ascii="Calibri" w:eastAsia="Calibri" w:hAnsi="Calibri"/>
          </w:rPr>
          <w:t>border of Vietnam and Laos</w:t>
        </w:r>
      </w:ins>
      <w:ins w:id="1652" w:author="Katie Reytar" w:date="2019-06-28T11:51:00Z">
        <w:r w:rsidR="00F718D3" w:rsidRPr="002155F3">
          <w:rPr>
            <w:rFonts w:ascii="Calibri" w:eastAsia="Calibri" w:hAnsi="Calibri"/>
          </w:rPr>
          <w:t xml:space="preserve">. </w:t>
        </w:r>
      </w:ins>
      <w:ins w:id="1653" w:author="Katie Reytar" w:date="2019-06-28T11:52:00Z">
        <w:r w:rsidR="00F718D3" w:rsidRPr="002155F3">
          <w:rPr>
            <w:rFonts w:ascii="Calibri" w:eastAsia="Calibri" w:hAnsi="Calibri"/>
          </w:rPr>
          <w:t>It is characterized by steep</w:t>
        </w:r>
      </w:ins>
      <w:ins w:id="1654" w:author="Katie Reytar" w:date="2019-06-28T12:21:00Z">
        <w:r w:rsidR="00FA3EB3" w:rsidRPr="002155F3">
          <w:rPr>
            <w:rFonts w:ascii="Calibri" w:eastAsia="Calibri" w:hAnsi="Calibri"/>
          </w:rPr>
          <w:t>,</w:t>
        </w:r>
      </w:ins>
      <w:ins w:id="1655" w:author="Katie Reytar" w:date="2019-06-28T11:52:00Z">
        <w:r w:rsidR="00F718D3" w:rsidRPr="002155F3">
          <w:rPr>
            <w:rFonts w:ascii="Calibri" w:eastAsia="Calibri" w:hAnsi="Calibri"/>
          </w:rPr>
          <w:t xml:space="preserve"> mountain</w:t>
        </w:r>
      </w:ins>
      <w:ins w:id="1656" w:author="Katie Reytar" w:date="2019-06-28T12:21:00Z">
        <w:r w:rsidR="00FA3EB3" w:rsidRPr="002155F3">
          <w:rPr>
            <w:rFonts w:ascii="Calibri" w:eastAsia="Calibri" w:hAnsi="Calibri"/>
          </w:rPr>
          <w:t>ous terrain</w:t>
        </w:r>
      </w:ins>
      <w:ins w:id="1657" w:author="Katie Reytar" w:date="2019-06-28T11:52:00Z">
        <w:r w:rsidR="00F718D3" w:rsidRPr="002155F3">
          <w:rPr>
            <w:rFonts w:ascii="Calibri" w:eastAsia="Calibri" w:hAnsi="Calibri"/>
          </w:rPr>
          <w:t xml:space="preserve"> and dense rainforest</w:t>
        </w:r>
      </w:ins>
      <w:ins w:id="1658" w:author="Katie Reytar" w:date="2019-06-28T12:21:00Z">
        <w:r w:rsidR="002926D6" w:rsidRPr="002155F3">
          <w:rPr>
            <w:rFonts w:ascii="Calibri" w:eastAsia="Calibri" w:hAnsi="Calibri"/>
          </w:rPr>
          <w:t xml:space="preserve"> in the western part of the district</w:t>
        </w:r>
      </w:ins>
      <w:ins w:id="1659" w:author="Katie Reytar" w:date="2019-06-28T11:52:00Z">
        <w:r w:rsidR="00F718D3" w:rsidRPr="002155F3">
          <w:rPr>
            <w:rFonts w:ascii="Calibri" w:eastAsia="Calibri" w:hAnsi="Calibri"/>
          </w:rPr>
          <w:t xml:space="preserve">.  </w:t>
        </w:r>
      </w:ins>
      <w:ins w:id="1660" w:author="Katie Reytar" w:date="2019-06-28T12:20:00Z">
        <w:r w:rsidR="00734899" w:rsidRPr="002155F3">
          <w:rPr>
            <w:rFonts w:ascii="Calibri" w:eastAsia="Calibri" w:hAnsi="Calibri"/>
          </w:rPr>
          <w:t>A</w:t>
        </w:r>
      </w:ins>
      <w:ins w:id="1661" w:author="Katie Reytar" w:date="2019-06-28T12:21:00Z">
        <w:r w:rsidR="002926D6" w:rsidRPr="002155F3">
          <w:rPr>
            <w:rFonts w:ascii="Calibri" w:eastAsia="Calibri" w:hAnsi="Calibri"/>
          </w:rPr>
          <w:t xml:space="preserve"> </w:t>
        </w:r>
      </w:ins>
      <w:ins w:id="1662" w:author="Katie Reytar" w:date="2019-06-28T12:22:00Z">
        <w:r w:rsidR="002926D6" w:rsidRPr="002155F3">
          <w:rPr>
            <w:rFonts w:ascii="Calibri" w:eastAsia="Calibri" w:hAnsi="Calibri"/>
          </w:rPr>
          <w:t xml:space="preserve">detailed </w:t>
        </w:r>
      </w:ins>
      <w:ins w:id="1663" w:author="Katie Reytar" w:date="2019-06-28T12:21:00Z">
        <w:r w:rsidR="002926D6" w:rsidRPr="002155F3">
          <w:rPr>
            <w:rFonts w:ascii="Calibri" w:eastAsia="Calibri" w:hAnsi="Calibri"/>
          </w:rPr>
          <w:t xml:space="preserve">Collect Earth exercise </w:t>
        </w:r>
      </w:ins>
      <w:ins w:id="1664" w:author="Katie Reytar" w:date="2019-06-28T12:22:00Z">
        <w:r w:rsidR="002926D6" w:rsidRPr="002155F3">
          <w:rPr>
            <w:rFonts w:ascii="Calibri" w:eastAsia="Calibri" w:hAnsi="Calibri"/>
          </w:rPr>
          <w:t>was conducted for this district</w:t>
        </w:r>
        <w:r w:rsidR="008B7216" w:rsidRPr="002155F3">
          <w:rPr>
            <w:rFonts w:ascii="Calibri" w:eastAsia="Calibri" w:hAnsi="Calibri"/>
          </w:rPr>
          <w:t>, where survey plots were distributed</w:t>
        </w:r>
        <w:r w:rsidR="00CF1CD5" w:rsidRPr="002155F3">
          <w:rPr>
            <w:rFonts w:ascii="Calibri" w:eastAsia="Calibri" w:hAnsi="Calibri"/>
          </w:rPr>
          <w:t xml:space="preserve"> at </w:t>
        </w:r>
        <w:r w:rsidR="008B7216" w:rsidRPr="002155F3">
          <w:rPr>
            <w:rFonts w:ascii="Calibri" w:eastAsia="Calibri" w:hAnsi="Calibri"/>
          </w:rPr>
          <w:t xml:space="preserve">1 km intervals. </w:t>
        </w:r>
      </w:ins>
    </w:p>
    <w:p w14:paraId="2292D50F" w14:textId="760456EB" w:rsidR="00CA4965" w:rsidRPr="002155F3" w:rsidRDefault="00CA4965" w:rsidP="00D26179">
      <w:pPr>
        <w:rPr>
          <w:ins w:id="1665" w:author="Katie Reytar" w:date="2019-06-28T12:45:00Z"/>
          <w:rFonts w:ascii="Calibri" w:eastAsia="Calibri" w:hAnsi="Calibri"/>
        </w:rPr>
      </w:pPr>
    </w:p>
    <w:p w14:paraId="1F877799" w14:textId="658BFEF1" w:rsidR="00CA4965" w:rsidRPr="002155F3" w:rsidRDefault="00CA4965" w:rsidP="00D26179">
      <w:pPr>
        <w:rPr>
          <w:ins w:id="1666" w:author="Katie Reytar" w:date="2019-06-28T11:51:00Z"/>
          <w:rFonts w:ascii="Calibri" w:eastAsia="Calibri" w:hAnsi="Calibri"/>
        </w:rPr>
      </w:pPr>
      <w:ins w:id="1667" w:author="Katie Reytar" w:date="2019-06-28T12:45:00Z">
        <w:r w:rsidRPr="002155F3">
          <w:rPr>
            <w:rFonts w:ascii="Calibri" w:eastAsia="Calibri" w:hAnsi="Calibri"/>
          </w:rPr>
          <w:t>For survey</w:t>
        </w:r>
      </w:ins>
      <w:ins w:id="1668" w:author="Katie Reytar" w:date="2019-06-28T12:46:00Z">
        <w:r w:rsidR="004F4621" w:rsidRPr="002155F3">
          <w:rPr>
            <w:rFonts w:ascii="Calibri" w:eastAsia="Calibri" w:hAnsi="Calibri"/>
          </w:rPr>
          <w:t xml:space="preserve"> plots</w:t>
        </w:r>
      </w:ins>
      <w:ins w:id="1669" w:author="Katie Reytar" w:date="2019-06-28T12:45:00Z">
        <w:r w:rsidRPr="002155F3">
          <w:rPr>
            <w:rFonts w:ascii="Calibri" w:eastAsia="Calibri" w:hAnsi="Calibri"/>
          </w:rPr>
          <w:t xml:space="preserve"> where there was imagery available for both 2010 and 2018 (490 plots total)</w:t>
        </w:r>
      </w:ins>
      <w:ins w:id="1670" w:author="Katie Reytar" w:date="2019-06-28T12:46:00Z">
        <w:r w:rsidR="004F4621" w:rsidRPr="002155F3">
          <w:rPr>
            <w:rFonts w:ascii="Calibri" w:eastAsia="Calibri" w:hAnsi="Calibri"/>
          </w:rPr>
          <w:t xml:space="preserve">, changes in land use and </w:t>
        </w:r>
        <w:r w:rsidR="006D6FF6" w:rsidRPr="002155F3">
          <w:rPr>
            <w:rFonts w:ascii="Calibri" w:eastAsia="Calibri" w:hAnsi="Calibri"/>
          </w:rPr>
          <w:t xml:space="preserve">average tree cover could be calculated. </w:t>
        </w:r>
      </w:ins>
      <w:ins w:id="1671" w:author="Katie Reytar" w:date="2019-06-28T14:30:00Z">
        <w:r w:rsidR="00405444">
          <w:rPr>
            <w:rFonts w:ascii="Calibri" w:eastAsia="Calibri" w:hAnsi="Calibri"/>
          </w:rPr>
          <w:t>Table 4 provides a summary of where change</w:t>
        </w:r>
      </w:ins>
      <w:ins w:id="1672" w:author="Katie Reytar" w:date="2019-06-28T14:31:00Z">
        <w:r w:rsidR="00405444">
          <w:rPr>
            <w:rFonts w:ascii="Calibri" w:eastAsia="Calibri" w:hAnsi="Calibri"/>
          </w:rPr>
          <w:t>s in land use occurred</w:t>
        </w:r>
        <w:r w:rsidR="00962EC0">
          <w:rPr>
            <w:rFonts w:ascii="Calibri" w:eastAsia="Calibri" w:hAnsi="Calibri"/>
          </w:rPr>
          <w:t xml:space="preserve">, via a matrix that compares land use in 2010 (rows) to land use in 2018 (columns).  </w:t>
        </w:r>
      </w:ins>
      <w:ins w:id="1673" w:author="Katie Reytar" w:date="2019-06-28T12:49:00Z">
        <w:r w:rsidR="00A01D3F" w:rsidRPr="002155F3">
          <w:rPr>
            <w:rFonts w:ascii="Calibri" w:eastAsia="Calibri" w:hAnsi="Calibri"/>
          </w:rPr>
          <w:t xml:space="preserve">While the majority of survey plots remained stable, </w:t>
        </w:r>
      </w:ins>
      <w:ins w:id="1674" w:author="Katie Reytar" w:date="2019-06-28T14:31:00Z">
        <w:r w:rsidR="00962EC0">
          <w:rPr>
            <w:rFonts w:ascii="Calibri" w:eastAsia="Calibri" w:hAnsi="Calibri"/>
          </w:rPr>
          <w:t>most</w:t>
        </w:r>
      </w:ins>
      <w:ins w:id="1675" w:author="Katie Reytar" w:date="2019-06-28T12:48:00Z">
        <w:r w:rsidR="00BF122B" w:rsidRPr="002155F3">
          <w:rPr>
            <w:rFonts w:ascii="Calibri" w:eastAsia="Calibri" w:hAnsi="Calibri"/>
          </w:rPr>
          <w:t xml:space="preserve"> of </w:t>
        </w:r>
      </w:ins>
      <w:ins w:id="1676" w:author="Katie Reytar" w:date="2019-06-28T12:49:00Z">
        <w:r w:rsidR="00A01D3F" w:rsidRPr="002155F3">
          <w:rPr>
            <w:rFonts w:ascii="Calibri" w:eastAsia="Calibri" w:hAnsi="Calibri"/>
          </w:rPr>
          <w:t>the</w:t>
        </w:r>
      </w:ins>
      <w:ins w:id="1677" w:author="Katie Reytar" w:date="2019-06-28T12:48:00Z">
        <w:r w:rsidR="00BF122B" w:rsidRPr="002155F3">
          <w:rPr>
            <w:rFonts w:ascii="Calibri" w:eastAsia="Calibri" w:hAnsi="Calibri"/>
          </w:rPr>
          <w:t xml:space="preserve"> change </w:t>
        </w:r>
      </w:ins>
      <w:ins w:id="1678" w:author="Katie Reytar" w:date="2019-06-28T12:49:00Z">
        <w:r w:rsidR="00A01D3F" w:rsidRPr="002155F3">
          <w:rPr>
            <w:rFonts w:ascii="Calibri" w:eastAsia="Calibri" w:hAnsi="Calibri"/>
          </w:rPr>
          <w:t xml:space="preserve">that did occur </w:t>
        </w:r>
      </w:ins>
      <w:ins w:id="1679" w:author="Katie Reytar" w:date="2019-06-28T12:50:00Z">
        <w:r w:rsidR="008719C9" w:rsidRPr="002155F3">
          <w:rPr>
            <w:rFonts w:ascii="Calibri" w:eastAsia="Calibri" w:hAnsi="Calibri"/>
          </w:rPr>
          <w:t>was a</w:t>
        </w:r>
        <w:r w:rsidR="0022699C" w:rsidRPr="002155F3">
          <w:rPr>
            <w:rFonts w:ascii="Calibri" w:eastAsia="Calibri" w:hAnsi="Calibri"/>
          </w:rPr>
          <w:t xml:space="preserve"> shift</w:t>
        </w:r>
      </w:ins>
      <w:ins w:id="1680" w:author="Katie Reytar" w:date="2019-06-28T12:48:00Z">
        <w:r w:rsidR="00BF122B" w:rsidRPr="002155F3">
          <w:rPr>
            <w:rFonts w:ascii="Calibri" w:eastAsia="Calibri" w:hAnsi="Calibri"/>
          </w:rPr>
          <w:t xml:space="preserve"> </w:t>
        </w:r>
      </w:ins>
      <w:ins w:id="1681" w:author="Katie Reytar" w:date="2019-06-28T12:50:00Z">
        <w:r w:rsidR="0022699C" w:rsidRPr="002155F3">
          <w:rPr>
            <w:rFonts w:ascii="Calibri" w:eastAsia="Calibri" w:hAnsi="Calibri"/>
          </w:rPr>
          <w:t>from</w:t>
        </w:r>
      </w:ins>
      <w:ins w:id="1682" w:author="Katie Reytar" w:date="2019-06-28T12:48:00Z">
        <w:r w:rsidR="00BF122B" w:rsidRPr="002155F3">
          <w:rPr>
            <w:rFonts w:ascii="Calibri" w:eastAsia="Calibri" w:hAnsi="Calibri"/>
          </w:rPr>
          <w:t xml:space="preserve"> forest into other land use types, particularly </w:t>
        </w:r>
        <w:r w:rsidR="00DD4150" w:rsidRPr="002155F3">
          <w:rPr>
            <w:rFonts w:ascii="Calibri" w:eastAsia="Calibri" w:hAnsi="Calibri"/>
          </w:rPr>
          <w:t>cropland and wetland</w:t>
        </w:r>
      </w:ins>
      <w:ins w:id="1683" w:author="Katie Reytar" w:date="2019-06-28T12:57:00Z">
        <w:r w:rsidR="006A1F54">
          <w:rPr>
            <w:rFonts w:ascii="Calibri" w:eastAsia="Calibri" w:hAnsi="Calibri"/>
          </w:rPr>
          <w:t>, which indicates a net loss in forest</w:t>
        </w:r>
      </w:ins>
      <w:ins w:id="1684" w:author="Katie Reytar" w:date="2019-06-28T13:00:00Z">
        <w:r w:rsidR="00B24209">
          <w:rPr>
            <w:rFonts w:ascii="Calibri" w:eastAsia="Calibri" w:hAnsi="Calibri"/>
          </w:rPr>
          <w:t xml:space="preserve"> cover</w:t>
        </w:r>
      </w:ins>
      <w:ins w:id="1685" w:author="Katie Reytar" w:date="2019-06-28T12:48:00Z">
        <w:r w:rsidR="00DD4150" w:rsidRPr="002155F3">
          <w:rPr>
            <w:rFonts w:ascii="Calibri" w:eastAsia="Calibri" w:hAnsi="Calibri"/>
          </w:rPr>
          <w:t xml:space="preserve">. </w:t>
        </w:r>
      </w:ins>
      <w:ins w:id="1686" w:author="Katie Reytar" w:date="2019-06-28T12:54:00Z">
        <w:r w:rsidR="00B25EF3">
          <w:rPr>
            <w:rFonts w:ascii="Calibri" w:eastAsia="Calibri" w:hAnsi="Calibri"/>
          </w:rPr>
          <w:t xml:space="preserve">For example, 23 </w:t>
        </w:r>
        <w:proofErr w:type="spellStart"/>
        <w:r w:rsidR="00B25EF3">
          <w:rPr>
            <w:rFonts w:ascii="Calibri" w:eastAsia="Calibri" w:hAnsi="Calibri"/>
          </w:rPr>
          <w:t>sq</w:t>
        </w:r>
        <w:proofErr w:type="spellEnd"/>
        <w:r w:rsidR="00B25EF3">
          <w:rPr>
            <w:rFonts w:ascii="Calibri" w:eastAsia="Calibri" w:hAnsi="Calibri"/>
          </w:rPr>
          <w:t xml:space="preserve"> km of </w:t>
        </w:r>
      </w:ins>
      <w:ins w:id="1687" w:author="Katie Reytar" w:date="2019-06-28T12:55:00Z">
        <w:r w:rsidR="00B25EF3">
          <w:rPr>
            <w:rFonts w:ascii="Calibri" w:eastAsia="Calibri" w:hAnsi="Calibri"/>
          </w:rPr>
          <w:t>land that was forest in 2010 was converted to cropland in 2018, a</w:t>
        </w:r>
        <w:r w:rsidR="00730FE9">
          <w:rPr>
            <w:rFonts w:ascii="Calibri" w:eastAsia="Calibri" w:hAnsi="Calibri"/>
          </w:rPr>
          <w:t>nd</w:t>
        </w:r>
      </w:ins>
      <w:ins w:id="1688" w:author="Katie Reytar" w:date="2019-06-28T12:56:00Z">
        <w:r w:rsidR="00CE7ECD">
          <w:rPr>
            <w:rFonts w:ascii="Calibri" w:eastAsia="Calibri" w:hAnsi="Calibri"/>
          </w:rPr>
          <w:t xml:space="preserve"> an additional 13 </w:t>
        </w:r>
        <w:proofErr w:type="spellStart"/>
        <w:r w:rsidR="00CE7ECD">
          <w:rPr>
            <w:rFonts w:ascii="Calibri" w:eastAsia="Calibri" w:hAnsi="Calibri"/>
          </w:rPr>
          <w:t>sq</w:t>
        </w:r>
        <w:proofErr w:type="spellEnd"/>
        <w:r w:rsidR="00CE7ECD">
          <w:rPr>
            <w:rFonts w:ascii="Calibri" w:eastAsia="Calibri" w:hAnsi="Calibri"/>
          </w:rPr>
          <w:t xml:space="preserve"> km and 12 </w:t>
        </w:r>
        <w:proofErr w:type="spellStart"/>
        <w:r w:rsidR="00CE7ECD">
          <w:rPr>
            <w:rFonts w:ascii="Calibri" w:eastAsia="Calibri" w:hAnsi="Calibri"/>
          </w:rPr>
          <w:t>sq</w:t>
        </w:r>
        <w:proofErr w:type="spellEnd"/>
        <w:r w:rsidR="00CE7ECD">
          <w:rPr>
            <w:rFonts w:ascii="Calibri" w:eastAsia="Calibri" w:hAnsi="Calibri"/>
          </w:rPr>
          <w:t xml:space="preserve"> km, respec</w:t>
        </w:r>
        <w:r w:rsidR="006A1F54">
          <w:rPr>
            <w:rFonts w:ascii="Calibri" w:eastAsia="Calibri" w:hAnsi="Calibri"/>
          </w:rPr>
          <w:t xml:space="preserve">tively, was converted </w:t>
        </w:r>
      </w:ins>
      <w:ins w:id="1689" w:author="Katie Reytar" w:date="2019-06-28T13:00:00Z">
        <w:r w:rsidR="00B24209">
          <w:rPr>
            <w:rFonts w:ascii="Calibri" w:eastAsia="Calibri" w:hAnsi="Calibri"/>
          </w:rPr>
          <w:t xml:space="preserve">from forest </w:t>
        </w:r>
      </w:ins>
      <w:ins w:id="1690" w:author="Katie Reytar" w:date="2019-06-28T12:56:00Z">
        <w:r w:rsidR="006A1F54">
          <w:rPr>
            <w:rFonts w:ascii="Calibri" w:eastAsia="Calibri" w:hAnsi="Calibri"/>
          </w:rPr>
          <w:t xml:space="preserve">to bushland/shrubland or grassland.  </w:t>
        </w:r>
      </w:ins>
      <w:ins w:id="1691" w:author="Katie Reytar" w:date="2019-06-28T12:58:00Z">
        <w:r w:rsidR="006A1F54">
          <w:rPr>
            <w:rFonts w:ascii="Calibri" w:eastAsia="Calibri" w:hAnsi="Calibri"/>
          </w:rPr>
          <w:t>However, in terms of restoration, there was also progress of note: a</w:t>
        </w:r>
      </w:ins>
      <w:ins w:id="1692" w:author="Katie Reytar" w:date="2019-06-28T12:57:00Z">
        <w:r w:rsidR="006A1F54">
          <w:rPr>
            <w:rFonts w:ascii="Calibri" w:eastAsia="Calibri" w:hAnsi="Calibri"/>
          </w:rPr>
          <w:t xml:space="preserve"> total of 14 </w:t>
        </w:r>
        <w:proofErr w:type="spellStart"/>
        <w:r w:rsidR="006A1F54">
          <w:rPr>
            <w:rFonts w:ascii="Calibri" w:eastAsia="Calibri" w:hAnsi="Calibri"/>
          </w:rPr>
          <w:t>sq</w:t>
        </w:r>
        <w:proofErr w:type="spellEnd"/>
        <w:r w:rsidR="006A1F54">
          <w:rPr>
            <w:rFonts w:ascii="Calibri" w:eastAsia="Calibri" w:hAnsi="Calibri"/>
          </w:rPr>
          <w:t xml:space="preserve"> km that was either cropland or grassland in 2010 </w:t>
        </w:r>
      </w:ins>
      <w:ins w:id="1693" w:author="Katie Reytar" w:date="2019-06-28T14:32:00Z">
        <w:r w:rsidR="00D65717">
          <w:rPr>
            <w:rFonts w:ascii="Calibri" w:eastAsia="Calibri" w:hAnsi="Calibri"/>
          </w:rPr>
          <w:t>became</w:t>
        </w:r>
      </w:ins>
      <w:ins w:id="1694" w:author="Katie Reytar" w:date="2019-06-28T12:57:00Z">
        <w:r w:rsidR="006A1F54">
          <w:rPr>
            <w:rFonts w:ascii="Calibri" w:eastAsia="Calibri" w:hAnsi="Calibri"/>
          </w:rPr>
          <w:t xml:space="preserve"> forest.  </w:t>
        </w:r>
      </w:ins>
      <w:ins w:id="1695" w:author="Katie Reytar" w:date="2019-06-28T14:27:00Z">
        <w:r w:rsidR="00796A1A">
          <w:rPr>
            <w:rFonts w:ascii="Calibri" w:eastAsia="Calibri" w:hAnsi="Calibri"/>
          </w:rPr>
          <w:t>The map in Figure 6 provides a visualization of this land use change matr</w:t>
        </w:r>
        <w:r w:rsidR="00F4478E">
          <w:rPr>
            <w:rFonts w:ascii="Calibri" w:eastAsia="Calibri" w:hAnsi="Calibri"/>
          </w:rPr>
          <w:t>ix, showing which pl</w:t>
        </w:r>
      </w:ins>
      <w:ins w:id="1696" w:author="Katie Reytar" w:date="2019-06-28T14:28:00Z">
        <w:r w:rsidR="00F4478E">
          <w:rPr>
            <w:rFonts w:ascii="Calibri" w:eastAsia="Calibri" w:hAnsi="Calibri"/>
          </w:rPr>
          <w:t>ots shifted from one land use to another. In the map, the encroachment of cropland</w:t>
        </w:r>
      </w:ins>
      <w:ins w:id="1697" w:author="Katie Reytar" w:date="2019-06-28T14:29:00Z">
        <w:r w:rsidR="00B64A53">
          <w:rPr>
            <w:rFonts w:ascii="Calibri" w:eastAsia="Calibri" w:hAnsi="Calibri"/>
          </w:rPr>
          <w:t xml:space="preserve">, wetlands, and </w:t>
        </w:r>
      </w:ins>
      <w:ins w:id="1698" w:author="Katie Reytar" w:date="2019-06-28T14:35:00Z">
        <w:r w:rsidR="002A6BBD">
          <w:rPr>
            <w:rFonts w:ascii="Calibri" w:eastAsia="Calibri" w:hAnsi="Calibri"/>
          </w:rPr>
          <w:t>settlements</w:t>
        </w:r>
      </w:ins>
      <w:ins w:id="1699" w:author="Katie Reytar" w:date="2019-06-28T14:30:00Z">
        <w:r w:rsidR="001C21D7">
          <w:rPr>
            <w:rFonts w:ascii="Calibri" w:eastAsia="Calibri" w:hAnsi="Calibri"/>
          </w:rPr>
          <w:t xml:space="preserve"> from east to west</w:t>
        </w:r>
      </w:ins>
      <w:ins w:id="1700" w:author="Katie Reytar" w:date="2019-06-28T14:29:00Z">
        <w:r w:rsidR="00A73E7D">
          <w:rPr>
            <w:rFonts w:ascii="Calibri" w:eastAsia="Calibri" w:hAnsi="Calibri"/>
          </w:rPr>
          <w:t xml:space="preserve"> into previously forested areas is evident</w:t>
        </w:r>
      </w:ins>
      <w:ins w:id="1701" w:author="Katie Reytar" w:date="2019-06-28T14:30:00Z">
        <w:r w:rsidR="001C21D7">
          <w:rPr>
            <w:rFonts w:ascii="Calibri" w:eastAsia="Calibri" w:hAnsi="Calibri"/>
          </w:rPr>
          <w:t>.</w:t>
        </w:r>
      </w:ins>
    </w:p>
    <w:p w14:paraId="4E880D6F" w14:textId="5E8E382A" w:rsidR="00F718D3" w:rsidRDefault="00F718D3" w:rsidP="00D26179">
      <w:pPr>
        <w:rPr>
          <w:ins w:id="1702" w:author="Katie Reytar" w:date="2019-06-28T13:02:00Z"/>
          <w:rFonts w:ascii="Calibri" w:eastAsia="Calibri" w:hAnsi="Calibri"/>
        </w:rPr>
      </w:pPr>
    </w:p>
    <w:p w14:paraId="36176616" w14:textId="483441DF" w:rsidR="003A364D" w:rsidRDefault="003A364D" w:rsidP="002A6FAC">
      <w:pPr>
        <w:pStyle w:val="Caption"/>
        <w:keepNext/>
        <w:rPr>
          <w:ins w:id="1703" w:author="Katie Reytar" w:date="2019-06-28T12:43:00Z"/>
        </w:rPr>
      </w:pPr>
      <w:ins w:id="1704" w:author="Katie Reytar" w:date="2019-06-28T12:43:00Z">
        <w:r>
          <w:t xml:space="preserve">Table </w:t>
        </w:r>
        <w:r>
          <w:fldChar w:fldCharType="begin"/>
        </w:r>
        <w:r>
          <w:instrText xml:space="preserve"> SEQ Table \* ARABIC </w:instrText>
        </w:r>
      </w:ins>
      <w:r>
        <w:fldChar w:fldCharType="separate"/>
      </w:r>
      <w:ins w:id="1705" w:author="Katie Reytar" w:date="2019-06-28T12:43:00Z">
        <w:r>
          <w:rPr>
            <w:noProof/>
          </w:rPr>
          <w:t>4</w:t>
        </w:r>
        <w:r>
          <w:fldChar w:fldCharType="end"/>
        </w:r>
        <w:r>
          <w:t>. Matrix of land use change</w:t>
        </w:r>
        <w:r w:rsidR="00177207">
          <w:t xml:space="preserve"> </w:t>
        </w:r>
      </w:ins>
      <w:ins w:id="1706" w:author="Katie Reytar" w:date="2019-06-28T12:44:00Z">
        <w:r w:rsidR="00177207">
          <w:t>between 2010 and 2018.</w:t>
        </w:r>
      </w:ins>
    </w:p>
    <w:tbl>
      <w:tblPr>
        <w:tblW w:w="10440" w:type="dxa"/>
        <w:tblLayout w:type="fixed"/>
        <w:tblLook w:val="04A0" w:firstRow="1" w:lastRow="0" w:firstColumn="1" w:lastColumn="0" w:noHBand="0" w:noVBand="1"/>
      </w:tblPr>
      <w:tblGrid>
        <w:gridCol w:w="1620"/>
        <w:gridCol w:w="1060"/>
        <w:gridCol w:w="1190"/>
        <w:gridCol w:w="750"/>
        <w:gridCol w:w="970"/>
        <w:gridCol w:w="970"/>
        <w:gridCol w:w="970"/>
        <w:gridCol w:w="970"/>
        <w:gridCol w:w="950"/>
        <w:gridCol w:w="20"/>
        <w:gridCol w:w="970"/>
      </w:tblGrid>
      <w:tr w:rsidR="008E4C78" w:rsidRPr="008E4C78" w14:paraId="1BCCFF72" w14:textId="77777777" w:rsidTr="002155F3">
        <w:trPr>
          <w:trHeight w:val="300"/>
          <w:ins w:id="1707" w:author="Katie Reytar" w:date="2019-06-28T12:29:00Z"/>
        </w:trPr>
        <w:tc>
          <w:tcPr>
            <w:tcW w:w="1620" w:type="dxa"/>
            <w:tcBorders>
              <w:top w:val="nil"/>
              <w:left w:val="nil"/>
              <w:bottom w:val="nil"/>
              <w:right w:val="nil"/>
            </w:tcBorders>
            <w:shd w:val="clear" w:color="auto" w:fill="auto"/>
            <w:noWrap/>
            <w:vAlign w:val="bottom"/>
            <w:hideMark/>
          </w:tcPr>
          <w:p w14:paraId="0DD725D2" w14:textId="77777777" w:rsidR="008E4C78" w:rsidRPr="008E4C78" w:rsidRDefault="008E4C78" w:rsidP="008E4C78">
            <w:pPr>
              <w:rPr>
                <w:ins w:id="1708" w:author="Katie Reytar" w:date="2019-06-28T12:29:00Z"/>
                <w:rFonts w:eastAsia="Times New Roman"/>
                <w:sz w:val="20"/>
                <w:szCs w:val="20"/>
                <w:lang w:val="en-US" w:eastAsia="en-US"/>
              </w:rPr>
            </w:pPr>
          </w:p>
        </w:tc>
        <w:tc>
          <w:tcPr>
            <w:tcW w:w="7830" w:type="dxa"/>
            <w:gridSpan w:val="8"/>
            <w:tcBorders>
              <w:top w:val="nil"/>
              <w:left w:val="nil"/>
              <w:bottom w:val="nil"/>
              <w:right w:val="nil"/>
            </w:tcBorders>
            <w:shd w:val="clear" w:color="auto" w:fill="auto"/>
            <w:noWrap/>
            <w:vAlign w:val="bottom"/>
            <w:hideMark/>
          </w:tcPr>
          <w:p w14:paraId="11D2AB61" w14:textId="3338FD8F" w:rsidR="008E4C78" w:rsidRPr="002A6FAC" w:rsidRDefault="008E4C78" w:rsidP="008E4C78">
            <w:pPr>
              <w:jc w:val="center"/>
              <w:rPr>
                <w:ins w:id="1709" w:author="Katie Reytar" w:date="2019-06-28T12:29:00Z"/>
                <w:rFonts w:ascii="Calibri" w:eastAsia="Times New Roman" w:hAnsi="Calibri" w:cs="Calibri"/>
                <w:b/>
                <w:color w:val="000000"/>
                <w:sz w:val="22"/>
                <w:szCs w:val="22"/>
                <w:lang w:val="en-US" w:eastAsia="en-US"/>
              </w:rPr>
            </w:pPr>
            <w:ins w:id="1710" w:author="Katie Reytar" w:date="2019-06-28T12:29:00Z">
              <w:r w:rsidRPr="002A6FAC">
                <w:rPr>
                  <w:rFonts w:ascii="Calibri" w:eastAsia="Times New Roman" w:hAnsi="Calibri" w:cs="Calibri"/>
                  <w:b/>
                  <w:color w:val="000000"/>
                  <w:sz w:val="22"/>
                  <w:szCs w:val="22"/>
                  <w:lang w:val="en-US" w:eastAsia="en-US"/>
                </w:rPr>
                <w:t>Land Use 2018</w:t>
              </w:r>
            </w:ins>
            <w:ins w:id="1711" w:author="Katie Reytar" w:date="2019-06-28T12:31:00Z">
              <w:r>
                <w:rPr>
                  <w:rFonts w:ascii="Calibri" w:eastAsia="Times New Roman" w:hAnsi="Calibri" w:cs="Calibri"/>
                  <w:b/>
                  <w:color w:val="000000"/>
                  <w:sz w:val="22"/>
                  <w:szCs w:val="22"/>
                  <w:lang w:val="en-US" w:eastAsia="en-US"/>
                </w:rPr>
                <w:t xml:space="preserve"> (</w:t>
              </w:r>
              <w:proofErr w:type="spellStart"/>
              <w:r>
                <w:rPr>
                  <w:rFonts w:ascii="Calibri" w:eastAsia="Times New Roman" w:hAnsi="Calibri" w:cs="Calibri"/>
                  <w:b/>
                  <w:color w:val="000000"/>
                  <w:sz w:val="22"/>
                  <w:szCs w:val="22"/>
                  <w:lang w:val="en-US" w:eastAsia="en-US"/>
                </w:rPr>
                <w:t>sq</w:t>
              </w:r>
              <w:proofErr w:type="spellEnd"/>
              <w:r>
                <w:rPr>
                  <w:rFonts w:ascii="Calibri" w:eastAsia="Times New Roman" w:hAnsi="Calibri" w:cs="Calibri"/>
                  <w:b/>
                  <w:color w:val="000000"/>
                  <w:sz w:val="22"/>
                  <w:szCs w:val="22"/>
                  <w:lang w:val="en-US" w:eastAsia="en-US"/>
                </w:rPr>
                <w:t xml:space="preserve"> km)</w:t>
              </w:r>
            </w:ins>
          </w:p>
        </w:tc>
        <w:tc>
          <w:tcPr>
            <w:tcW w:w="990" w:type="dxa"/>
            <w:gridSpan w:val="2"/>
            <w:tcBorders>
              <w:top w:val="nil"/>
              <w:left w:val="nil"/>
              <w:bottom w:val="nil"/>
              <w:right w:val="nil"/>
            </w:tcBorders>
            <w:shd w:val="clear" w:color="auto" w:fill="auto"/>
            <w:noWrap/>
            <w:vAlign w:val="bottom"/>
            <w:hideMark/>
          </w:tcPr>
          <w:p w14:paraId="5A0563A8" w14:textId="77777777" w:rsidR="008E4C78" w:rsidRPr="008E4C78" w:rsidRDefault="008E4C78" w:rsidP="008E4C78">
            <w:pPr>
              <w:jc w:val="center"/>
              <w:rPr>
                <w:ins w:id="1712" w:author="Katie Reytar" w:date="2019-06-28T12:29:00Z"/>
                <w:rFonts w:ascii="Calibri" w:eastAsia="Times New Roman" w:hAnsi="Calibri" w:cs="Calibri"/>
                <w:color w:val="000000"/>
                <w:sz w:val="22"/>
                <w:szCs w:val="22"/>
                <w:lang w:val="en-US" w:eastAsia="en-US"/>
              </w:rPr>
            </w:pPr>
          </w:p>
        </w:tc>
      </w:tr>
      <w:tr w:rsidR="008E4C78" w:rsidRPr="008E4C78" w14:paraId="30B65027" w14:textId="77777777" w:rsidTr="002155F3">
        <w:trPr>
          <w:trHeight w:val="600"/>
          <w:ins w:id="1713" w:author="Katie Reytar" w:date="2019-06-28T12:29:00Z"/>
        </w:trPr>
        <w:tc>
          <w:tcPr>
            <w:tcW w:w="1620" w:type="dxa"/>
            <w:tcBorders>
              <w:top w:val="nil"/>
              <w:left w:val="nil"/>
              <w:bottom w:val="nil"/>
              <w:right w:val="nil"/>
            </w:tcBorders>
            <w:shd w:val="clear" w:color="auto" w:fill="auto"/>
            <w:vAlign w:val="bottom"/>
            <w:hideMark/>
          </w:tcPr>
          <w:p w14:paraId="227082F8" w14:textId="1635D381" w:rsidR="008E4C78" w:rsidRPr="008E4C78" w:rsidRDefault="008E4C78" w:rsidP="008E4C78">
            <w:pPr>
              <w:rPr>
                <w:ins w:id="1714" w:author="Katie Reytar" w:date="2019-06-28T12:29:00Z"/>
                <w:rFonts w:ascii="Calibri" w:eastAsia="Times New Roman" w:hAnsi="Calibri" w:cs="Calibri"/>
                <w:b/>
                <w:bCs/>
                <w:color w:val="000000"/>
                <w:sz w:val="22"/>
                <w:szCs w:val="22"/>
                <w:lang w:val="en-US" w:eastAsia="en-US"/>
              </w:rPr>
            </w:pPr>
            <w:ins w:id="1715" w:author="Katie Reytar" w:date="2019-06-28T12:29:00Z">
              <w:r w:rsidRPr="008E4C78">
                <w:rPr>
                  <w:rFonts w:ascii="Calibri" w:eastAsia="Times New Roman" w:hAnsi="Calibri" w:cs="Calibri"/>
                  <w:b/>
                  <w:bCs/>
                  <w:color w:val="000000"/>
                  <w:sz w:val="22"/>
                  <w:szCs w:val="22"/>
                  <w:lang w:val="en-US" w:eastAsia="en-US"/>
                </w:rPr>
                <w:t>Land Use 2010</w:t>
              </w:r>
            </w:ins>
            <w:ins w:id="1716" w:author="Katie Reytar" w:date="2019-06-28T12:31:00Z">
              <w:r>
                <w:rPr>
                  <w:rFonts w:ascii="Calibri" w:eastAsia="Times New Roman" w:hAnsi="Calibri" w:cs="Calibri"/>
                  <w:b/>
                  <w:bCs/>
                  <w:color w:val="000000"/>
                  <w:sz w:val="22"/>
                  <w:szCs w:val="22"/>
                  <w:lang w:val="en-US" w:eastAsia="en-US"/>
                </w:rPr>
                <w:t xml:space="preserve"> (</w:t>
              </w:r>
              <w:proofErr w:type="spellStart"/>
              <w:r>
                <w:rPr>
                  <w:rFonts w:ascii="Calibri" w:eastAsia="Times New Roman" w:hAnsi="Calibri" w:cs="Calibri"/>
                  <w:b/>
                  <w:bCs/>
                  <w:color w:val="000000"/>
                  <w:sz w:val="22"/>
                  <w:szCs w:val="22"/>
                  <w:lang w:val="en-US" w:eastAsia="en-US"/>
                </w:rPr>
                <w:t>sq</w:t>
              </w:r>
              <w:proofErr w:type="spellEnd"/>
              <w:r>
                <w:rPr>
                  <w:rFonts w:ascii="Calibri" w:eastAsia="Times New Roman" w:hAnsi="Calibri" w:cs="Calibri"/>
                  <w:b/>
                  <w:bCs/>
                  <w:color w:val="000000"/>
                  <w:sz w:val="22"/>
                  <w:szCs w:val="22"/>
                  <w:lang w:val="en-US" w:eastAsia="en-US"/>
                </w:rPr>
                <w:t xml:space="preserve"> km)</w:t>
              </w:r>
            </w:ins>
          </w:p>
        </w:tc>
        <w:tc>
          <w:tcPr>
            <w:tcW w:w="1060" w:type="dxa"/>
            <w:tcBorders>
              <w:top w:val="nil"/>
              <w:left w:val="nil"/>
              <w:bottom w:val="nil"/>
              <w:right w:val="nil"/>
            </w:tcBorders>
            <w:shd w:val="clear" w:color="auto" w:fill="auto"/>
            <w:vAlign w:val="bottom"/>
            <w:hideMark/>
          </w:tcPr>
          <w:p w14:paraId="515D33AB" w14:textId="77777777" w:rsidR="008E4C78" w:rsidRPr="008E4C78" w:rsidRDefault="008E4C78" w:rsidP="008E4C78">
            <w:pPr>
              <w:rPr>
                <w:ins w:id="1717" w:author="Katie Reytar" w:date="2019-06-28T12:29:00Z"/>
                <w:rFonts w:ascii="Calibri" w:eastAsia="Times New Roman" w:hAnsi="Calibri" w:cs="Calibri"/>
                <w:b/>
                <w:bCs/>
                <w:color w:val="000000"/>
                <w:sz w:val="22"/>
                <w:szCs w:val="22"/>
                <w:lang w:val="en-US" w:eastAsia="en-US"/>
              </w:rPr>
            </w:pPr>
            <w:ins w:id="1718" w:author="Katie Reytar" w:date="2019-06-28T12:29:00Z">
              <w:r w:rsidRPr="008E4C78">
                <w:rPr>
                  <w:rFonts w:ascii="Calibri" w:eastAsia="Times New Roman" w:hAnsi="Calibri" w:cs="Calibri"/>
                  <w:b/>
                  <w:bCs/>
                  <w:color w:val="000000"/>
                  <w:sz w:val="22"/>
                  <w:szCs w:val="22"/>
                  <w:lang w:val="en-US" w:eastAsia="en-US"/>
                </w:rPr>
                <w:t>Barren</w:t>
              </w:r>
            </w:ins>
          </w:p>
        </w:tc>
        <w:tc>
          <w:tcPr>
            <w:tcW w:w="1190" w:type="dxa"/>
            <w:tcBorders>
              <w:top w:val="nil"/>
              <w:left w:val="nil"/>
              <w:bottom w:val="nil"/>
              <w:right w:val="nil"/>
            </w:tcBorders>
            <w:shd w:val="clear" w:color="auto" w:fill="auto"/>
            <w:vAlign w:val="bottom"/>
            <w:hideMark/>
          </w:tcPr>
          <w:p w14:paraId="7F93FD36" w14:textId="77777777" w:rsidR="008E4C78" w:rsidRPr="008E4C78" w:rsidRDefault="008E4C78" w:rsidP="008E4C78">
            <w:pPr>
              <w:rPr>
                <w:ins w:id="1719" w:author="Katie Reytar" w:date="2019-06-28T12:29:00Z"/>
                <w:rFonts w:ascii="Calibri" w:eastAsia="Times New Roman" w:hAnsi="Calibri" w:cs="Calibri"/>
                <w:b/>
                <w:bCs/>
                <w:color w:val="000000"/>
                <w:sz w:val="22"/>
                <w:szCs w:val="22"/>
                <w:lang w:val="en-US" w:eastAsia="en-US"/>
              </w:rPr>
            </w:pPr>
            <w:ins w:id="1720" w:author="Katie Reytar" w:date="2019-06-28T12:29:00Z">
              <w:r w:rsidRPr="008E4C78">
                <w:rPr>
                  <w:rFonts w:ascii="Calibri" w:eastAsia="Times New Roman" w:hAnsi="Calibri" w:cs="Calibri"/>
                  <w:b/>
                  <w:bCs/>
                  <w:color w:val="000000"/>
                  <w:sz w:val="22"/>
                  <w:szCs w:val="22"/>
                  <w:lang w:val="en-US" w:eastAsia="en-US"/>
                </w:rPr>
                <w:t>Bushland/ Shrubland</w:t>
              </w:r>
            </w:ins>
          </w:p>
        </w:tc>
        <w:tc>
          <w:tcPr>
            <w:tcW w:w="750" w:type="dxa"/>
            <w:tcBorders>
              <w:top w:val="nil"/>
              <w:left w:val="nil"/>
              <w:bottom w:val="nil"/>
              <w:right w:val="nil"/>
            </w:tcBorders>
            <w:shd w:val="clear" w:color="auto" w:fill="auto"/>
            <w:vAlign w:val="bottom"/>
            <w:hideMark/>
          </w:tcPr>
          <w:p w14:paraId="6B65F581" w14:textId="61A146B0" w:rsidR="008E4C78" w:rsidRPr="008E4C78" w:rsidRDefault="008E4C78" w:rsidP="008E4C78">
            <w:pPr>
              <w:rPr>
                <w:ins w:id="1721" w:author="Katie Reytar" w:date="2019-06-28T12:29:00Z"/>
                <w:rFonts w:ascii="Calibri" w:eastAsia="Times New Roman" w:hAnsi="Calibri" w:cs="Calibri"/>
                <w:b/>
                <w:bCs/>
                <w:color w:val="000000"/>
                <w:sz w:val="22"/>
                <w:szCs w:val="22"/>
                <w:lang w:val="en-US" w:eastAsia="en-US"/>
              </w:rPr>
            </w:pPr>
            <w:ins w:id="1722" w:author="Katie Reytar" w:date="2019-06-28T12:29:00Z">
              <w:r w:rsidRPr="008E4C78">
                <w:rPr>
                  <w:rFonts w:ascii="Calibri" w:eastAsia="Times New Roman" w:hAnsi="Calibri" w:cs="Calibri"/>
                  <w:b/>
                  <w:bCs/>
                  <w:color w:val="000000"/>
                  <w:sz w:val="22"/>
                  <w:szCs w:val="22"/>
                  <w:lang w:val="en-US" w:eastAsia="en-US"/>
                </w:rPr>
                <w:t>Crop</w:t>
              </w:r>
            </w:ins>
            <w:ins w:id="1723" w:author="Katie Reytar" w:date="2019-06-28T12:53:00Z">
              <w:r w:rsidR="002444BE">
                <w:rPr>
                  <w:rFonts w:ascii="Calibri" w:eastAsia="Times New Roman" w:hAnsi="Calibri" w:cs="Calibri"/>
                  <w:b/>
                  <w:bCs/>
                  <w:color w:val="000000"/>
                  <w:sz w:val="22"/>
                  <w:szCs w:val="22"/>
                  <w:lang w:val="en-US" w:eastAsia="en-US"/>
                </w:rPr>
                <w:t>-</w:t>
              </w:r>
            </w:ins>
            <w:ins w:id="1724" w:author="Katie Reytar" w:date="2019-06-28T12:29:00Z">
              <w:r w:rsidRPr="008E4C78">
                <w:rPr>
                  <w:rFonts w:ascii="Calibri" w:eastAsia="Times New Roman" w:hAnsi="Calibri" w:cs="Calibri"/>
                  <w:b/>
                  <w:bCs/>
                  <w:color w:val="000000"/>
                  <w:sz w:val="22"/>
                  <w:szCs w:val="22"/>
                  <w:lang w:val="en-US" w:eastAsia="en-US"/>
                </w:rPr>
                <w:t>land</w:t>
              </w:r>
            </w:ins>
          </w:p>
        </w:tc>
        <w:tc>
          <w:tcPr>
            <w:tcW w:w="970" w:type="dxa"/>
            <w:tcBorders>
              <w:top w:val="nil"/>
              <w:left w:val="nil"/>
              <w:bottom w:val="nil"/>
              <w:right w:val="nil"/>
            </w:tcBorders>
            <w:shd w:val="clear" w:color="auto" w:fill="auto"/>
            <w:vAlign w:val="bottom"/>
            <w:hideMark/>
          </w:tcPr>
          <w:p w14:paraId="41883D7D" w14:textId="77777777" w:rsidR="008E4C78" w:rsidRPr="008E4C78" w:rsidRDefault="008E4C78" w:rsidP="008E4C78">
            <w:pPr>
              <w:rPr>
                <w:ins w:id="1725" w:author="Katie Reytar" w:date="2019-06-28T12:29:00Z"/>
                <w:rFonts w:ascii="Calibri" w:eastAsia="Times New Roman" w:hAnsi="Calibri" w:cs="Calibri"/>
                <w:b/>
                <w:bCs/>
                <w:color w:val="000000"/>
                <w:sz w:val="22"/>
                <w:szCs w:val="22"/>
                <w:lang w:val="en-US" w:eastAsia="en-US"/>
              </w:rPr>
            </w:pPr>
            <w:ins w:id="1726" w:author="Katie Reytar" w:date="2019-06-28T12:29:00Z">
              <w:r w:rsidRPr="008E4C78">
                <w:rPr>
                  <w:rFonts w:ascii="Calibri" w:eastAsia="Times New Roman" w:hAnsi="Calibri" w:cs="Calibri"/>
                  <w:b/>
                  <w:bCs/>
                  <w:color w:val="000000"/>
                  <w:sz w:val="22"/>
                  <w:szCs w:val="22"/>
                  <w:lang w:val="en-US" w:eastAsia="en-US"/>
                </w:rPr>
                <w:t>Forest</w:t>
              </w:r>
            </w:ins>
          </w:p>
        </w:tc>
        <w:tc>
          <w:tcPr>
            <w:tcW w:w="970" w:type="dxa"/>
            <w:tcBorders>
              <w:top w:val="nil"/>
              <w:left w:val="nil"/>
              <w:bottom w:val="nil"/>
              <w:right w:val="nil"/>
            </w:tcBorders>
            <w:shd w:val="clear" w:color="auto" w:fill="auto"/>
            <w:vAlign w:val="bottom"/>
            <w:hideMark/>
          </w:tcPr>
          <w:p w14:paraId="22ABC658" w14:textId="0321AE73" w:rsidR="008E4C78" w:rsidRPr="008E4C78" w:rsidRDefault="008E4C78" w:rsidP="008E4C78">
            <w:pPr>
              <w:rPr>
                <w:ins w:id="1727" w:author="Katie Reytar" w:date="2019-06-28T12:29:00Z"/>
                <w:rFonts w:ascii="Calibri" w:eastAsia="Times New Roman" w:hAnsi="Calibri" w:cs="Calibri"/>
                <w:b/>
                <w:bCs/>
                <w:color w:val="000000"/>
                <w:sz w:val="22"/>
                <w:szCs w:val="22"/>
                <w:lang w:val="en-US" w:eastAsia="en-US"/>
              </w:rPr>
            </w:pPr>
            <w:ins w:id="1728" w:author="Katie Reytar" w:date="2019-06-28T12:29:00Z">
              <w:r w:rsidRPr="008E4C78">
                <w:rPr>
                  <w:rFonts w:ascii="Calibri" w:eastAsia="Times New Roman" w:hAnsi="Calibri" w:cs="Calibri"/>
                  <w:b/>
                  <w:bCs/>
                  <w:color w:val="000000"/>
                  <w:sz w:val="22"/>
                  <w:szCs w:val="22"/>
                  <w:lang w:val="en-US" w:eastAsia="en-US"/>
                </w:rPr>
                <w:t>Grass</w:t>
              </w:r>
            </w:ins>
            <w:ins w:id="1729" w:author="Katie Reytar" w:date="2019-06-28T12:53:00Z">
              <w:r w:rsidR="002444BE">
                <w:rPr>
                  <w:rFonts w:ascii="Calibri" w:eastAsia="Times New Roman" w:hAnsi="Calibri" w:cs="Calibri"/>
                  <w:b/>
                  <w:bCs/>
                  <w:color w:val="000000"/>
                  <w:sz w:val="22"/>
                  <w:szCs w:val="22"/>
                  <w:lang w:val="en-US" w:eastAsia="en-US"/>
                </w:rPr>
                <w:t>-</w:t>
              </w:r>
            </w:ins>
            <w:ins w:id="1730" w:author="Katie Reytar" w:date="2019-06-28T12:29:00Z">
              <w:r w:rsidRPr="008E4C78">
                <w:rPr>
                  <w:rFonts w:ascii="Calibri" w:eastAsia="Times New Roman" w:hAnsi="Calibri" w:cs="Calibri"/>
                  <w:b/>
                  <w:bCs/>
                  <w:color w:val="000000"/>
                  <w:sz w:val="22"/>
                  <w:szCs w:val="22"/>
                  <w:lang w:val="en-US" w:eastAsia="en-US"/>
                </w:rPr>
                <w:t>land</w:t>
              </w:r>
            </w:ins>
          </w:p>
        </w:tc>
        <w:tc>
          <w:tcPr>
            <w:tcW w:w="970" w:type="dxa"/>
            <w:tcBorders>
              <w:top w:val="nil"/>
              <w:left w:val="nil"/>
              <w:bottom w:val="nil"/>
              <w:right w:val="nil"/>
            </w:tcBorders>
            <w:shd w:val="clear" w:color="auto" w:fill="auto"/>
            <w:vAlign w:val="bottom"/>
            <w:hideMark/>
          </w:tcPr>
          <w:p w14:paraId="32E4E0F5" w14:textId="77777777" w:rsidR="008E4C78" w:rsidRPr="008E4C78" w:rsidRDefault="008E4C78" w:rsidP="008E4C78">
            <w:pPr>
              <w:rPr>
                <w:ins w:id="1731" w:author="Katie Reytar" w:date="2019-06-28T12:29:00Z"/>
                <w:rFonts w:ascii="Calibri" w:eastAsia="Times New Roman" w:hAnsi="Calibri" w:cs="Calibri"/>
                <w:b/>
                <w:bCs/>
                <w:color w:val="000000"/>
                <w:sz w:val="22"/>
                <w:szCs w:val="22"/>
                <w:lang w:val="en-US" w:eastAsia="en-US"/>
              </w:rPr>
            </w:pPr>
            <w:ins w:id="1732" w:author="Katie Reytar" w:date="2019-06-28T12:29:00Z">
              <w:r w:rsidRPr="008E4C78">
                <w:rPr>
                  <w:rFonts w:ascii="Calibri" w:eastAsia="Times New Roman" w:hAnsi="Calibri" w:cs="Calibri"/>
                  <w:b/>
                  <w:bCs/>
                  <w:color w:val="000000"/>
                  <w:sz w:val="22"/>
                  <w:szCs w:val="22"/>
                  <w:lang w:val="en-US" w:eastAsia="en-US"/>
                </w:rPr>
                <w:t>Other Land</w:t>
              </w:r>
            </w:ins>
          </w:p>
        </w:tc>
        <w:tc>
          <w:tcPr>
            <w:tcW w:w="970" w:type="dxa"/>
            <w:tcBorders>
              <w:top w:val="nil"/>
              <w:left w:val="nil"/>
              <w:bottom w:val="nil"/>
              <w:right w:val="nil"/>
            </w:tcBorders>
            <w:shd w:val="clear" w:color="auto" w:fill="auto"/>
            <w:vAlign w:val="bottom"/>
            <w:hideMark/>
          </w:tcPr>
          <w:p w14:paraId="1196D952" w14:textId="25037F95" w:rsidR="008E4C78" w:rsidRPr="008E4C78" w:rsidRDefault="008E4C78" w:rsidP="008E4C78">
            <w:pPr>
              <w:rPr>
                <w:ins w:id="1733" w:author="Katie Reytar" w:date="2019-06-28T12:29:00Z"/>
                <w:rFonts w:ascii="Calibri" w:eastAsia="Times New Roman" w:hAnsi="Calibri" w:cs="Calibri"/>
                <w:b/>
                <w:bCs/>
                <w:color w:val="000000"/>
                <w:sz w:val="22"/>
                <w:szCs w:val="22"/>
                <w:lang w:val="en-US" w:eastAsia="en-US"/>
              </w:rPr>
            </w:pPr>
            <w:ins w:id="1734" w:author="Katie Reytar" w:date="2019-06-28T12:29:00Z">
              <w:r w:rsidRPr="008E4C78">
                <w:rPr>
                  <w:rFonts w:ascii="Calibri" w:eastAsia="Times New Roman" w:hAnsi="Calibri" w:cs="Calibri"/>
                  <w:b/>
                  <w:bCs/>
                  <w:color w:val="000000"/>
                  <w:sz w:val="22"/>
                  <w:szCs w:val="22"/>
                  <w:lang w:val="en-US" w:eastAsia="en-US"/>
                </w:rPr>
                <w:t>Settle</w:t>
              </w:r>
            </w:ins>
            <w:ins w:id="1735" w:author="Katie Reytar" w:date="2019-06-28T12:30:00Z">
              <w:r>
                <w:rPr>
                  <w:rFonts w:ascii="Calibri" w:eastAsia="Times New Roman" w:hAnsi="Calibri" w:cs="Calibri"/>
                  <w:b/>
                  <w:bCs/>
                  <w:color w:val="000000"/>
                  <w:sz w:val="22"/>
                  <w:szCs w:val="22"/>
                  <w:lang w:val="en-US" w:eastAsia="en-US"/>
                </w:rPr>
                <w:t>-</w:t>
              </w:r>
            </w:ins>
            <w:proofErr w:type="spellStart"/>
            <w:ins w:id="1736" w:author="Katie Reytar" w:date="2019-06-28T12:29:00Z">
              <w:r w:rsidRPr="008E4C78">
                <w:rPr>
                  <w:rFonts w:ascii="Calibri" w:eastAsia="Times New Roman" w:hAnsi="Calibri" w:cs="Calibri"/>
                  <w:b/>
                  <w:bCs/>
                  <w:color w:val="000000"/>
                  <w:sz w:val="22"/>
                  <w:szCs w:val="22"/>
                  <w:lang w:val="en-US" w:eastAsia="en-US"/>
                </w:rPr>
                <w:t>ment</w:t>
              </w:r>
              <w:proofErr w:type="spellEnd"/>
            </w:ins>
          </w:p>
        </w:tc>
        <w:tc>
          <w:tcPr>
            <w:tcW w:w="970" w:type="dxa"/>
            <w:gridSpan w:val="2"/>
            <w:tcBorders>
              <w:top w:val="nil"/>
              <w:left w:val="nil"/>
              <w:bottom w:val="nil"/>
              <w:right w:val="nil"/>
            </w:tcBorders>
            <w:shd w:val="clear" w:color="auto" w:fill="auto"/>
            <w:vAlign w:val="bottom"/>
            <w:hideMark/>
          </w:tcPr>
          <w:p w14:paraId="631BC8BF" w14:textId="3E2E2375" w:rsidR="008E4C78" w:rsidRPr="008E4C78" w:rsidRDefault="008E4C78" w:rsidP="008E4C78">
            <w:pPr>
              <w:rPr>
                <w:ins w:id="1737" w:author="Katie Reytar" w:date="2019-06-28T12:29:00Z"/>
                <w:rFonts w:ascii="Calibri" w:eastAsia="Times New Roman" w:hAnsi="Calibri" w:cs="Calibri"/>
                <w:b/>
                <w:bCs/>
                <w:color w:val="000000"/>
                <w:sz w:val="22"/>
                <w:szCs w:val="22"/>
                <w:lang w:val="en-US" w:eastAsia="en-US"/>
              </w:rPr>
            </w:pPr>
            <w:ins w:id="1738" w:author="Katie Reytar" w:date="2019-06-28T12:29:00Z">
              <w:r w:rsidRPr="008E4C78">
                <w:rPr>
                  <w:rFonts w:ascii="Calibri" w:eastAsia="Times New Roman" w:hAnsi="Calibri" w:cs="Calibri"/>
                  <w:b/>
                  <w:bCs/>
                  <w:color w:val="000000"/>
                  <w:sz w:val="22"/>
                  <w:szCs w:val="22"/>
                  <w:lang w:val="en-US" w:eastAsia="en-US"/>
                </w:rPr>
                <w:t>Wet</w:t>
              </w:r>
            </w:ins>
            <w:ins w:id="1739" w:author="Katie Reytar" w:date="2019-06-28T12:53:00Z">
              <w:r w:rsidR="002444BE">
                <w:rPr>
                  <w:rFonts w:ascii="Calibri" w:eastAsia="Times New Roman" w:hAnsi="Calibri" w:cs="Calibri"/>
                  <w:b/>
                  <w:bCs/>
                  <w:color w:val="000000"/>
                  <w:sz w:val="22"/>
                  <w:szCs w:val="22"/>
                  <w:lang w:val="en-US" w:eastAsia="en-US"/>
                </w:rPr>
                <w:t>-</w:t>
              </w:r>
            </w:ins>
            <w:ins w:id="1740" w:author="Katie Reytar" w:date="2019-06-28T12:29:00Z">
              <w:r w:rsidRPr="008E4C78">
                <w:rPr>
                  <w:rFonts w:ascii="Calibri" w:eastAsia="Times New Roman" w:hAnsi="Calibri" w:cs="Calibri"/>
                  <w:b/>
                  <w:bCs/>
                  <w:color w:val="000000"/>
                  <w:sz w:val="22"/>
                  <w:szCs w:val="22"/>
                  <w:lang w:val="en-US" w:eastAsia="en-US"/>
                </w:rPr>
                <w:t>land</w:t>
              </w:r>
            </w:ins>
          </w:p>
        </w:tc>
        <w:tc>
          <w:tcPr>
            <w:tcW w:w="970" w:type="dxa"/>
            <w:tcBorders>
              <w:top w:val="nil"/>
              <w:left w:val="nil"/>
              <w:bottom w:val="nil"/>
              <w:right w:val="nil"/>
            </w:tcBorders>
            <w:shd w:val="clear" w:color="auto" w:fill="auto"/>
            <w:vAlign w:val="bottom"/>
            <w:hideMark/>
          </w:tcPr>
          <w:p w14:paraId="3BF13CCD" w14:textId="77777777" w:rsidR="008E4C78" w:rsidRPr="008E4C78" w:rsidRDefault="008E4C78" w:rsidP="008E4C78">
            <w:pPr>
              <w:rPr>
                <w:ins w:id="1741" w:author="Katie Reytar" w:date="2019-06-28T12:29:00Z"/>
                <w:rFonts w:ascii="Calibri" w:eastAsia="Times New Roman" w:hAnsi="Calibri" w:cs="Calibri"/>
                <w:b/>
                <w:bCs/>
                <w:color w:val="000000"/>
                <w:sz w:val="22"/>
                <w:szCs w:val="22"/>
                <w:lang w:val="en-US" w:eastAsia="en-US"/>
              </w:rPr>
            </w:pPr>
            <w:ins w:id="1742" w:author="Katie Reytar" w:date="2019-06-28T12:29:00Z">
              <w:r w:rsidRPr="008E4C78">
                <w:rPr>
                  <w:rFonts w:ascii="Calibri" w:eastAsia="Times New Roman" w:hAnsi="Calibri" w:cs="Calibri"/>
                  <w:b/>
                  <w:bCs/>
                  <w:color w:val="000000"/>
                  <w:sz w:val="22"/>
                  <w:szCs w:val="22"/>
                  <w:lang w:val="en-US" w:eastAsia="en-US"/>
                </w:rPr>
                <w:t>Total (2010)</w:t>
              </w:r>
            </w:ins>
          </w:p>
        </w:tc>
      </w:tr>
      <w:tr w:rsidR="008E4C78" w:rsidRPr="008E4C78" w14:paraId="144F2BE6" w14:textId="77777777" w:rsidTr="002155F3">
        <w:trPr>
          <w:trHeight w:val="300"/>
          <w:ins w:id="1743" w:author="Katie Reytar" w:date="2019-06-28T12:29:00Z"/>
        </w:trPr>
        <w:tc>
          <w:tcPr>
            <w:tcW w:w="1620" w:type="dxa"/>
            <w:tcBorders>
              <w:top w:val="nil"/>
              <w:left w:val="nil"/>
              <w:bottom w:val="nil"/>
              <w:right w:val="nil"/>
            </w:tcBorders>
            <w:shd w:val="clear" w:color="auto" w:fill="auto"/>
            <w:vAlign w:val="bottom"/>
            <w:hideMark/>
          </w:tcPr>
          <w:p w14:paraId="5D2DAD2D" w14:textId="77777777" w:rsidR="008E4C78" w:rsidRPr="008E4C78" w:rsidRDefault="008E4C78" w:rsidP="008E4C78">
            <w:pPr>
              <w:rPr>
                <w:ins w:id="1744" w:author="Katie Reytar" w:date="2019-06-28T12:29:00Z"/>
                <w:rFonts w:ascii="Calibri" w:eastAsia="Times New Roman" w:hAnsi="Calibri" w:cs="Calibri"/>
                <w:color w:val="000000"/>
                <w:sz w:val="22"/>
                <w:szCs w:val="22"/>
                <w:lang w:val="en-US" w:eastAsia="en-US"/>
              </w:rPr>
            </w:pPr>
            <w:ins w:id="1745" w:author="Katie Reytar" w:date="2019-06-28T12:29:00Z">
              <w:r w:rsidRPr="008E4C78">
                <w:rPr>
                  <w:rFonts w:ascii="Calibri" w:eastAsia="Times New Roman" w:hAnsi="Calibri" w:cs="Calibri"/>
                  <w:color w:val="000000"/>
                  <w:sz w:val="22"/>
                  <w:szCs w:val="22"/>
                  <w:lang w:val="en-US" w:eastAsia="en-US"/>
                </w:rPr>
                <w:t>Barren</w:t>
              </w:r>
            </w:ins>
          </w:p>
        </w:tc>
        <w:tc>
          <w:tcPr>
            <w:tcW w:w="1060" w:type="dxa"/>
            <w:tcBorders>
              <w:top w:val="nil"/>
              <w:left w:val="nil"/>
              <w:bottom w:val="nil"/>
              <w:right w:val="nil"/>
            </w:tcBorders>
            <w:shd w:val="clear" w:color="auto" w:fill="auto"/>
            <w:vAlign w:val="bottom"/>
            <w:hideMark/>
          </w:tcPr>
          <w:p w14:paraId="3C597C5A" w14:textId="77777777" w:rsidR="008E4C78" w:rsidRPr="008E4C78" w:rsidRDefault="008E4C78" w:rsidP="008E4C78">
            <w:pPr>
              <w:jc w:val="right"/>
              <w:rPr>
                <w:ins w:id="1746" w:author="Katie Reytar" w:date="2019-06-28T12:29:00Z"/>
                <w:rFonts w:ascii="Calibri" w:eastAsia="Times New Roman" w:hAnsi="Calibri" w:cs="Calibri"/>
                <w:color w:val="000000"/>
                <w:sz w:val="22"/>
                <w:szCs w:val="22"/>
                <w:lang w:val="en-US" w:eastAsia="en-US"/>
              </w:rPr>
            </w:pPr>
            <w:ins w:id="1747" w:author="Katie Reytar" w:date="2019-06-28T12:29:00Z">
              <w:r w:rsidRPr="008E4C78">
                <w:rPr>
                  <w:rFonts w:ascii="Calibri" w:eastAsia="Times New Roman" w:hAnsi="Calibri" w:cs="Calibri"/>
                  <w:color w:val="000000"/>
                  <w:sz w:val="22"/>
                  <w:szCs w:val="22"/>
                  <w:lang w:val="en-US" w:eastAsia="en-US"/>
                </w:rPr>
                <w:t>0</w:t>
              </w:r>
            </w:ins>
          </w:p>
        </w:tc>
        <w:tc>
          <w:tcPr>
            <w:tcW w:w="1190" w:type="dxa"/>
            <w:tcBorders>
              <w:top w:val="nil"/>
              <w:left w:val="nil"/>
              <w:bottom w:val="nil"/>
              <w:right w:val="nil"/>
            </w:tcBorders>
            <w:shd w:val="clear" w:color="auto" w:fill="auto"/>
            <w:vAlign w:val="bottom"/>
            <w:hideMark/>
          </w:tcPr>
          <w:p w14:paraId="50045CD7" w14:textId="77777777" w:rsidR="008E4C78" w:rsidRPr="008E4C78" w:rsidRDefault="008E4C78" w:rsidP="008E4C78">
            <w:pPr>
              <w:jc w:val="right"/>
              <w:rPr>
                <w:ins w:id="1748" w:author="Katie Reytar" w:date="2019-06-28T12:29:00Z"/>
                <w:rFonts w:ascii="Calibri" w:eastAsia="Times New Roman" w:hAnsi="Calibri" w:cs="Calibri"/>
                <w:color w:val="000000"/>
                <w:sz w:val="22"/>
                <w:szCs w:val="22"/>
                <w:lang w:val="en-US" w:eastAsia="en-US"/>
              </w:rPr>
            </w:pPr>
            <w:ins w:id="1749" w:author="Katie Reytar" w:date="2019-06-28T12:29:00Z">
              <w:r w:rsidRPr="008E4C78">
                <w:rPr>
                  <w:rFonts w:ascii="Calibri" w:eastAsia="Times New Roman" w:hAnsi="Calibri" w:cs="Calibri"/>
                  <w:color w:val="000000"/>
                  <w:sz w:val="22"/>
                  <w:szCs w:val="22"/>
                  <w:lang w:val="en-US" w:eastAsia="en-US"/>
                </w:rPr>
                <w:t>0</w:t>
              </w:r>
            </w:ins>
          </w:p>
        </w:tc>
        <w:tc>
          <w:tcPr>
            <w:tcW w:w="750" w:type="dxa"/>
            <w:tcBorders>
              <w:top w:val="nil"/>
              <w:left w:val="nil"/>
              <w:bottom w:val="nil"/>
              <w:right w:val="nil"/>
            </w:tcBorders>
            <w:shd w:val="clear" w:color="auto" w:fill="auto"/>
            <w:vAlign w:val="bottom"/>
            <w:hideMark/>
          </w:tcPr>
          <w:p w14:paraId="526A7D45" w14:textId="77777777" w:rsidR="008E4C78" w:rsidRPr="008E4C78" w:rsidRDefault="008E4C78" w:rsidP="008E4C78">
            <w:pPr>
              <w:jc w:val="right"/>
              <w:rPr>
                <w:ins w:id="1750" w:author="Katie Reytar" w:date="2019-06-28T12:29:00Z"/>
                <w:rFonts w:ascii="Calibri" w:eastAsia="Times New Roman" w:hAnsi="Calibri" w:cs="Calibri"/>
                <w:color w:val="000000"/>
                <w:sz w:val="22"/>
                <w:szCs w:val="22"/>
                <w:lang w:val="en-US" w:eastAsia="en-US"/>
              </w:rPr>
            </w:pPr>
            <w:ins w:id="1751"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5A549FC0" w14:textId="77777777" w:rsidR="008E4C78" w:rsidRPr="008E4C78" w:rsidRDefault="008E4C78" w:rsidP="008E4C78">
            <w:pPr>
              <w:jc w:val="right"/>
              <w:rPr>
                <w:ins w:id="1752" w:author="Katie Reytar" w:date="2019-06-28T12:29:00Z"/>
                <w:rFonts w:ascii="Calibri" w:eastAsia="Times New Roman" w:hAnsi="Calibri" w:cs="Calibri"/>
                <w:color w:val="000000"/>
                <w:sz w:val="22"/>
                <w:szCs w:val="22"/>
                <w:lang w:val="en-US" w:eastAsia="en-US"/>
              </w:rPr>
            </w:pPr>
            <w:ins w:id="1753"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7B8160DD" w14:textId="77777777" w:rsidR="008E4C78" w:rsidRPr="008E4C78" w:rsidRDefault="008E4C78" w:rsidP="008E4C78">
            <w:pPr>
              <w:jc w:val="right"/>
              <w:rPr>
                <w:ins w:id="1754" w:author="Katie Reytar" w:date="2019-06-28T12:29:00Z"/>
                <w:rFonts w:ascii="Calibri" w:eastAsia="Times New Roman" w:hAnsi="Calibri" w:cs="Calibri"/>
                <w:color w:val="000000"/>
                <w:sz w:val="22"/>
                <w:szCs w:val="22"/>
                <w:lang w:val="en-US" w:eastAsia="en-US"/>
              </w:rPr>
            </w:pPr>
            <w:ins w:id="1755"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2D6DEF81" w14:textId="77777777" w:rsidR="008E4C78" w:rsidRPr="008E4C78" w:rsidRDefault="008E4C78" w:rsidP="008E4C78">
            <w:pPr>
              <w:jc w:val="right"/>
              <w:rPr>
                <w:ins w:id="1756" w:author="Katie Reytar" w:date="2019-06-28T12:29:00Z"/>
                <w:rFonts w:ascii="Calibri" w:eastAsia="Times New Roman" w:hAnsi="Calibri" w:cs="Calibri"/>
                <w:color w:val="000000"/>
                <w:sz w:val="22"/>
                <w:szCs w:val="22"/>
                <w:lang w:val="en-US" w:eastAsia="en-US"/>
              </w:rPr>
            </w:pPr>
            <w:ins w:id="1757"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6D89ED05" w14:textId="77777777" w:rsidR="008E4C78" w:rsidRPr="008E4C78" w:rsidRDefault="008E4C78" w:rsidP="008E4C78">
            <w:pPr>
              <w:jc w:val="right"/>
              <w:rPr>
                <w:ins w:id="1758" w:author="Katie Reytar" w:date="2019-06-28T12:29:00Z"/>
                <w:rFonts w:ascii="Calibri" w:eastAsia="Times New Roman" w:hAnsi="Calibri" w:cs="Calibri"/>
                <w:color w:val="000000"/>
                <w:sz w:val="22"/>
                <w:szCs w:val="22"/>
                <w:lang w:val="en-US" w:eastAsia="en-US"/>
              </w:rPr>
            </w:pPr>
            <w:ins w:id="1759" w:author="Katie Reytar" w:date="2019-06-28T12:29:00Z">
              <w:r w:rsidRPr="008E4C78">
                <w:rPr>
                  <w:rFonts w:ascii="Calibri" w:eastAsia="Times New Roman" w:hAnsi="Calibri" w:cs="Calibri"/>
                  <w:color w:val="000000"/>
                  <w:sz w:val="22"/>
                  <w:szCs w:val="22"/>
                  <w:lang w:val="en-US" w:eastAsia="en-US"/>
                </w:rPr>
                <w:t>0</w:t>
              </w:r>
            </w:ins>
          </w:p>
        </w:tc>
        <w:tc>
          <w:tcPr>
            <w:tcW w:w="970" w:type="dxa"/>
            <w:gridSpan w:val="2"/>
            <w:tcBorders>
              <w:top w:val="nil"/>
              <w:left w:val="nil"/>
              <w:bottom w:val="nil"/>
              <w:right w:val="nil"/>
            </w:tcBorders>
            <w:shd w:val="clear" w:color="auto" w:fill="auto"/>
            <w:vAlign w:val="bottom"/>
            <w:hideMark/>
          </w:tcPr>
          <w:p w14:paraId="5F56CBC1" w14:textId="77777777" w:rsidR="008E4C78" w:rsidRPr="008E4C78" w:rsidRDefault="008E4C78" w:rsidP="008E4C78">
            <w:pPr>
              <w:jc w:val="right"/>
              <w:rPr>
                <w:ins w:id="1760" w:author="Katie Reytar" w:date="2019-06-28T12:29:00Z"/>
                <w:rFonts w:ascii="Calibri" w:eastAsia="Times New Roman" w:hAnsi="Calibri" w:cs="Calibri"/>
                <w:color w:val="000000"/>
                <w:sz w:val="22"/>
                <w:szCs w:val="22"/>
                <w:lang w:val="en-US" w:eastAsia="en-US"/>
              </w:rPr>
            </w:pPr>
            <w:ins w:id="1761"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1FD39D88" w14:textId="77777777" w:rsidR="008E4C78" w:rsidRPr="008E4C78" w:rsidRDefault="008E4C78" w:rsidP="008E4C78">
            <w:pPr>
              <w:jc w:val="right"/>
              <w:rPr>
                <w:ins w:id="1762" w:author="Katie Reytar" w:date="2019-06-28T12:29:00Z"/>
                <w:rFonts w:ascii="Calibri" w:eastAsia="Times New Roman" w:hAnsi="Calibri" w:cs="Calibri"/>
                <w:b/>
                <w:bCs/>
                <w:color w:val="000000"/>
                <w:sz w:val="22"/>
                <w:szCs w:val="22"/>
                <w:lang w:val="en-US" w:eastAsia="en-US"/>
              </w:rPr>
            </w:pPr>
            <w:ins w:id="1763" w:author="Katie Reytar" w:date="2019-06-28T12:29:00Z">
              <w:r w:rsidRPr="008E4C78">
                <w:rPr>
                  <w:rFonts w:ascii="Calibri" w:eastAsia="Times New Roman" w:hAnsi="Calibri" w:cs="Calibri"/>
                  <w:b/>
                  <w:bCs/>
                  <w:color w:val="000000"/>
                  <w:sz w:val="22"/>
                  <w:szCs w:val="22"/>
                  <w:lang w:val="en-US" w:eastAsia="en-US"/>
                </w:rPr>
                <w:t>0</w:t>
              </w:r>
            </w:ins>
          </w:p>
        </w:tc>
      </w:tr>
      <w:tr w:rsidR="008E4C78" w:rsidRPr="008E4C78" w14:paraId="50509E44" w14:textId="77777777" w:rsidTr="002155F3">
        <w:trPr>
          <w:trHeight w:val="300"/>
          <w:ins w:id="1764" w:author="Katie Reytar" w:date="2019-06-28T12:29:00Z"/>
        </w:trPr>
        <w:tc>
          <w:tcPr>
            <w:tcW w:w="1620" w:type="dxa"/>
            <w:tcBorders>
              <w:top w:val="nil"/>
              <w:left w:val="nil"/>
              <w:bottom w:val="nil"/>
              <w:right w:val="nil"/>
            </w:tcBorders>
            <w:shd w:val="clear" w:color="auto" w:fill="auto"/>
            <w:noWrap/>
            <w:vAlign w:val="bottom"/>
            <w:hideMark/>
          </w:tcPr>
          <w:p w14:paraId="3C53C097" w14:textId="571B3D51" w:rsidR="008E4C78" w:rsidRPr="008E4C78" w:rsidRDefault="008E4C78" w:rsidP="008E4C78">
            <w:pPr>
              <w:rPr>
                <w:ins w:id="1765" w:author="Katie Reytar" w:date="2019-06-28T12:29:00Z"/>
                <w:rFonts w:ascii="Calibri" w:eastAsia="Times New Roman" w:hAnsi="Calibri" w:cs="Calibri"/>
                <w:color w:val="000000"/>
                <w:sz w:val="22"/>
                <w:szCs w:val="22"/>
                <w:lang w:val="en-US" w:eastAsia="en-US"/>
              </w:rPr>
            </w:pPr>
            <w:ins w:id="1766" w:author="Katie Reytar" w:date="2019-06-28T12:29:00Z">
              <w:r w:rsidRPr="008E4C78">
                <w:rPr>
                  <w:rFonts w:ascii="Calibri" w:eastAsia="Times New Roman" w:hAnsi="Calibri" w:cs="Calibri"/>
                  <w:color w:val="000000"/>
                  <w:sz w:val="22"/>
                  <w:szCs w:val="22"/>
                  <w:lang w:val="en-US" w:eastAsia="en-US"/>
                </w:rPr>
                <w:t>Bushland/</w:t>
              </w:r>
              <w:r>
                <w:rPr>
                  <w:rFonts w:ascii="Calibri" w:eastAsia="Times New Roman" w:hAnsi="Calibri" w:cs="Calibri"/>
                  <w:color w:val="000000"/>
                  <w:sz w:val="22"/>
                  <w:szCs w:val="22"/>
                  <w:lang w:val="en-US" w:eastAsia="en-US"/>
                </w:rPr>
                <w:t xml:space="preserve"> </w:t>
              </w:r>
              <w:r w:rsidRPr="008E4C78">
                <w:rPr>
                  <w:rFonts w:ascii="Calibri" w:eastAsia="Times New Roman" w:hAnsi="Calibri" w:cs="Calibri"/>
                  <w:color w:val="000000"/>
                  <w:sz w:val="22"/>
                  <w:szCs w:val="22"/>
                  <w:lang w:val="en-US" w:eastAsia="en-US"/>
                </w:rPr>
                <w:t>Shrubland</w:t>
              </w:r>
            </w:ins>
          </w:p>
        </w:tc>
        <w:tc>
          <w:tcPr>
            <w:tcW w:w="1060" w:type="dxa"/>
            <w:tcBorders>
              <w:top w:val="nil"/>
              <w:left w:val="nil"/>
              <w:bottom w:val="nil"/>
              <w:right w:val="nil"/>
            </w:tcBorders>
            <w:shd w:val="clear" w:color="auto" w:fill="auto"/>
            <w:vAlign w:val="bottom"/>
            <w:hideMark/>
          </w:tcPr>
          <w:p w14:paraId="741036DF" w14:textId="77777777" w:rsidR="008E4C78" w:rsidRPr="008E4C78" w:rsidRDefault="008E4C78" w:rsidP="008E4C78">
            <w:pPr>
              <w:jc w:val="right"/>
              <w:rPr>
                <w:ins w:id="1767" w:author="Katie Reytar" w:date="2019-06-28T12:29:00Z"/>
                <w:rFonts w:ascii="Calibri" w:eastAsia="Times New Roman" w:hAnsi="Calibri" w:cs="Calibri"/>
                <w:color w:val="000000"/>
                <w:sz w:val="22"/>
                <w:szCs w:val="22"/>
                <w:lang w:val="en-US" w:eastAsia="en-US"/>
              </w:rPr>
            </w:pPr>
            <w:ins w:id="1768" w:author="Katie Reytar" w:date="2019-06-28T12:29:00Z">
              <w:r w:rsidRPr="008E4C78">
                <w:rPr>
                  <w:rFonts w:ascii="Calibri" w:eastAsia="Times New Roman" w:hAnsi="Calibri" w:cs="Calibri"/>
                  <w:color w:val="000000"/>
                  <w:sz w:val="22"/>
                  <w:szCs w:val="22"/>
                  <w:lang w:val="en-US" w:eastAsia="en-US"/>
                </w:rPr>
                <w:t>0</w:t>
              </w:r>
            </w:ins>
          </w:p>
        </w:tc>
        <w:tc>
          <w:tcPr>
            <w:tcW w:w="1190" w:type="dxa"/>
            <w:tcBorders>
              <w:top w:val="nil"/>
              <w:left w:val="nil"/>
              <w:bottom w:val="nil"/>
              <w:right w:val="nil"/>
            </w:tcBorders>
            <w:shd w:val="clear" w:color="auto" w:fill="auto"/>
            <w:vAlign w:val="bottom"/>
            <w:hideMark/>
          </w:tcPr>
          <w:p w14:paraId="2D15F6EF" w14:textId="77777777" w:rsidR="008E4C78" w:rsidRPr="008E4C78" w:rsidRDefault="008E4C78" w:rsidP="008E4C78">
            <w:pPr>
              <w:jc w:val="right"/>
              <w:rPr>
                <w:ins w:id="1769" w:author="Katie Reytar" w:date="2019-06-28T12:29:00Z"/>
                <w:rFonts w:ascii="Calibri" w:eastAsia="Times New Roman" w:hAnsi="Calibri" w:cs="Calibri"/>
                <w:color w:val="000000"/>
                <w:sz w:val="22"/>
                <w:szCs w:val="22"/>
                <w:lang w:val="en-US" w:eastAsia="en-US"/>
              </w:rPr>
            </w:pPr>
            <w:ins w:id="1770" w:author="Katie Reytar" w:date="2019-06-28T12:29:00Z">
              <w:r w:rsidRPr="008E4C78">
                <w:rPr>
                  <w:rFonts w:ascii="Calibri" w:eastAsia="Times New Roman" w:hAnsi="Calibri" w:cs="Calibri"/>
                  <w:color w:val="000000"/>
                  <w:sz w:val="22"/>
                  <w:szCs w:val="22"/>
                  <w:lang w:val="en-US" w:eastAsia="en-US"/>
                </w:rPr>
                <w:t>4</w:t>
              </w:r>
            </w:ins>
          </w:p>
        </w:tc>
        <w:tc>
          <w:tcPr>
            <w:tcW w:w="750" w:type="dxa"/>
            <w:tcBorders>
              <w:top w:val="nil"/>
              <w:left w:val="nil"/>
              <w:bottom w:val="nil"/>
              <w:right w:val="nil"/>
            </w:tcBorders>
            <w:shd w:val="clear" w:color="auto" w:fill="auto"/>
            <w:vAlign w:val="bottom"/>
            <w:hideMark/>
          </w:tcPr>
          <w:p w14:paraId="3EAEF448" w14:textId="77777777" w:rsidR="008E4C78" w:rsidRPr="008E4C78" w:rsidRDefault="008E4C78" w:rsidP="008E4C78">
            <w:pPr>
              <w:jc w:val="right"/>
              <w:rPr>
                <w:ins w:id="1771" w:author="Katie Reytar" w:date="2019-06-28T12:29:00Z"/>
                <w:rFonts w:ascii="Calibri" w:eastAsia="Times New Roman" w:hAnsi="Calibri" w:cs="Calibri"/>
                <w:color w:val="000000"/>
                <w:sz w:val="22"/>
                <w:szCs w:val="22"/>
                <w:lang w:val="en-US" w:eastAsia="en-US"/>
              </w:rPr>
            </w:pPr>
            <w:ins w:id="1772" w:author="Katie Reytar" w:date="2019-06-28T12:29:00Z">
              <w:r w:rsidRPr="008E4C78">
                <w:rPr>
                  <w:rFonts w:ascii="Calibri" w:eastAsia="Times New Roman" w:hAnsi="Calibri" w:cs="Calibri"/>
                  <w:color w:val="000000"/>
                  <w:sz w:val="22"/>
                  <w:szCs w:val="22"/>
                  <w:lang w:val="en-US" w:eastAsia="en-US"/>
                </w:rPr>
                <w:t>4</w:t>
              </w:r>
            </w:ins>
          </w:p>
        </w:tc>
        <w:tc>
          <w:tcPr>
            <w:tcW w:w="970" w:type="dxa"/>
            <w:tcBorders>
              <w:top w:val="nil"/>
              <w:left w:val="nil"/>
              <w:bottom w:val="nil"/>
              <w:right w:val="nil"/>
            </w:tcBorders>
            <w:shd w:val="clear" w:color="auto" w:fill="auto"/>
            <w:vAlign w:val="bottom"/>
            <w:hideMark/>
          </w:tcPr>
          <w:p w14:paraId="58DE569B" w14:textId="77777777" w:rsidR="008E4C78" w:rsidRPr="008E4C78" w:rsidRDefault="008E4C78" w:rsidP="008E4C78">
            <w:pPr>
              <w:jc w:val="right"/>
              <w:rPr>
                <w:ins w:id="1773" w:author="Katie Reytar" w:date="2019-06-28T12:29:00Z"/>
                <w:rFonts w:ascii="Calibri" w:eastAsia="Times New Roman" w:hAnsi="Calibri" w:cs="Calibri"/>
                <w:color w:val="000000"/>
                <w:sz w:val="22"/>
                <w:szCs w:val="22"/>
                <w:lang w:val="en-US" w:eastAsia="en-US"/>
              </w:rPr>
            </w:pPr>
            <w:ins w:id="1774"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64AD5A17" w14:textId="77777777" w:rsidR="008E4C78" w:rsidRPr="008E4C78" w:rsidRDefault="008E4C78" w:rsidP="008E4C78">
            <w:pPr>
              <w:jc w:val="right"/>
              <w:rPr>
                <w:ins w:id="1775" w:author="Katie Reytar" w:date="2019-06-28T12:29:00Z"/>
                <w:rFonts w:ascii="Calibri" w:eastAsia="Times New Roman" w:hAnsi="Calibri" w:cs="Calibri"/>
                <w:color w:val="000000"/>
                <w:sz w:val="22"/>
                <w:szCs w:val="22"/>
                <w:lang w:val="en-US" w:eastAsia="en-US"/>
              </w:rPr>
            </w:pPr>
            <w:ins w:id="1776" w:author="Katie Reytar" w:date="2019-06-28T12:29:00Z">
              <w:r w:rsidRPr="008E4C78">
                <w:rPr>
                  <w:rFonts w:ascii="Calibri" w:eastAsia="Times New Roman" w:hAnsi="Calibri" w:cs="Calibri"/>
                  <w:color w:val="000000"/>
                  <w:sz w:val="22"/>
                  <w:szCs w:val="22"/>
                  <w:lang w:val="en-US" w:eastAsia="en-US"/>
                </w:rPr>
                <w:t>2</w:t>
              </w:r>
            </w:ins>
          </w:p>
        </w:tc>
        <w:tc>
          <w:tcPr>
            <w:tcW w:w="970" w:type="dxa"/>
            <w:tcBorders>
              <w:top w:val="nil"/>
              <w:left w:val="nil"/>
              <w:bottom w:val="nil"/>
              <w:right w:val="nil"/>
            </w:tcBorders>
            <w:shd w:val="clear" w:color="auto" w:fill="auto"/>
            <w:vAlign w:val="bottom"/>
            <w:hideMark/>
          </w:tcPr>
          <w:p w14:paraId="6965FFC4" w14:textId="77777777" w:rsidR="008E4C78" w:rsidRPr="008E4C78" w:rsidRDefault="008E4C78" w:rsidP="008E4C78">
            <w:pPr>
              <w:jc w:val="right"/>
              <w:rPr>
                <w:ins w:id="1777" w:author="Katie Reytar" w:date="2019-06-28T12:29:00Z"/>
                <w:rFonts w:ascii="Calibri" w:eastAsia="Times New Roman" w:hAnsi="Calibri" w:cs="Calibri"/>
                <w:color w:val="000000"/>
                <w:sz w:val="22"/>
                <w:szCs w:val="22"/>
                <w:lang w:val="en-US" w:eastAsia="en-US"/>
              </w:rPr>
            </w:pPr>
            <w:ins w:id="1778"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0911F320" w14:textId="77777777" w:rsidR="008E4C78" w:rsidRPr="008E4C78" w:rsidRDefault="008E4C78" w:rsidP="008E4C78">
            <w:pPr>
              <w:jc w:val="right"/>
              <w:rPr>
                <w:ins w:id="1779" w:author="Katie Reytar" w:date="2019-06-28T12:29:00Z"/>
                <w:rFonts w:ascii="Calibri" w:eastAsia="Times New Roman" w:hAnsi="Calibri" w:cs="Calibri"/>
                <w:color w:val="000000"/>
                <w:sz w:val="22"/>
                <w:szCs w:val="22"/>
                <w:lang w:val="en-US" w:eastAsia="en-US"/>
              </w:rPr>
            </w:pPr>
            <w:ins w:id="1780" w:author="Katie Reytar" w:date="2019-06-28T12:29:00Z">
              <w:r w:rsidRPr="008E4C78">
                <w:rPr>
                  <w:rFonts w:ascii="Calibri" w:eastAsia="Times New Roman" w:hAnsi="Calibri" w:cs="Calibri"/>
                  <w:color w:val="000000"/>
                  <w:sz w:val="22"/>
                  <w:szCs w:val="22"/>
                  <w:lang w:val="en-US" w:eastAsia="en-US"/>
                </w:rPr>
                <w:t>1</w:t>
              </w:r>
            </w:ins>
          </w:p>
        </w:tc>
        <w:tc>
          <w:tcPr>
            <w:tcW w:w="970" w:type="dxa"/>
            <w:gridSpan w:val="2"/>
            <w:tcBorders>
              <w:top w:val="nil"/>
              <w:left w:val="nil"/>
              <w:bottom w:val="nil"/>
              <w:right w:val="nil"/>
            </w:tcBorders>
            <w:shd w:val="clear" w:color="auto" w:fill="auto"/>
            <w:vAlign w:val="bottom"/>
            <w:hideMark/>
          </w:tcPr>
          <w:p w14:paraId="10A8BBD7" w14:textId="77777777" w:rsidR="008E4C78" w:rsidRPr="008E4C78" w:rsidRDefault="008E4C78" w:rsidP="008E4C78">
            <w:pPr>
              <w:jc w:val="right"/>
              <w:rPr>
                <w:ins w:id="1781" w:author="Katie Reytar" w:date="2019-06-28T12:29:00Z"/>
                <w:rFonts w:ascii="Calibri" w:eastAsia="Times New Roman" w:hAnsi="Calibri" w:cs="Calibri"/>
                <w:color w:val="000000"/>
                <w:sz w:val="22"/>
                <w:szCs w:val="22"/>
                <w:lang w:val="en-US" w:eastAsia="en-US"/>
              </w:rPr>
            </w:pPr>
            <w:ins w:id="1782" w:author="Katie Reytar" w:date="2019-06-28T12:29:00Z">
              <w:r w:rsidRPr="008E4C78">
                <w:rPr>
                  <w:rFonts w:ascii="Calibri" w:eastAsia="Times New Roman" w:hAnsi="Calibri" w:cs="Calibri"/>
                  <w:color w:val="000000"/>
                  <w:sz w:val="22"/>
                  <w:szCs w:val="22"/>
                  <w:lang w:val="en-US" w:eastAsia="en-US"/>
                </w:rPr>
                <w:t>1</w:t>
              </w:r>
            </w:ins>
          </w:p>
        </w:tc>
        <w:tc>
          <w:tcPr>
            <w:tcW w:w="970" w:type="dxa"/>
            <w:tcBorders>
              <w:top w:val="nil"/>
              <w:left w:val="nil"/>
              <w:bottom w:val="nil"/>
              <w:right w:val="nil"/>
            </w:tcBorders>
            <w:shd w:val="clear" w:color="auto" w:fill="auto"/>
            <w:vAlign w:val="bottom"/>
            <w:hideMark/>
          </w:tcPr>
          <w:p w14:paraId="343AD6D6" w14:textId="77777777" w:rsidR="008E4C78" w:rsidRPr="008E4C78" w:rsidRDefault="008E4C78" w:rsidP="008E4C78">
            <w:pPr>
              <w:jc w:val="right"/>
              <w:rPr>
                <w:ins w:id="1783" w:author="Katie Reytar" w:date="2019-06-28T12:29:00Z"/>
                <w:rFonts w:ascii="Calibri" w:eastAsia="Times New Roman" w:hAnsi="Calibri" w:cs="Calibri"/>
                <w:b/>
                <w:bCs/>
                <w:color w:val="000000"/>
                <w:sz w:val="22"/>
                <w:szCs w:val="22"/>
                <w:lang w:val="en-US" w:eastAsia="en-US"/>
              </w:rPr>
            </w:pPr>
            <w:ins w:id="1784" w:author="Katie Reytar" w:date="2019-06-28T12:29:00Z">
              <w:r w:rsidRPr="008E4C78">
                <w:rPr>
                  <w:rFonts w:ascii="Calibri" w:eastAsia="Times New Roman" w:hAnsi="Calibri" w:cs="Calibri"/>
                  <w:b/>
                  <w:bCs/>
                  <w:color w:val="000000"/>
                  <w:sz w:val="22"/>
                  <w:szCs w:val="22"/>
                  <w:lang w:val="en-US" w:eastAsia="en-US"/>
                </w:rPr>
                <w:t>12</w:t>
              </w:r>
            </w:ins>
          </w:p>
        </w:tc>
      </w:tr>
      <w:tr w:rsidR="008E4C78" w:rsidRPr="008E4C78" w14:paraId="0E095DFB" w14:textId="77777777" w:rsidTr="002155F3">
        <w:trPr>
          <w:trHeight w:val="300"/>
          <w:ins w:id="1785" w:author="Katie Reytar" w:date="2019-06-28T12:29:00Z"/>
        </w:trPr>
        <w:tc>
          <w:tcPr>
            <w:tcW w:w="1620" w:type="dxa"/>
            <w:tcBorders>
              <w:top w:val="nil"/>
              <w:left w:val="nil"/>
              <w:bottom w:val="nil"/>
              <w:right w:val="nil"/>
            </w:tcBorders>
            <w:shd w:val="clear" w:color="auto" w:fill="auto"/>
            <w:noWrap/>
            <w:vAlign w:val="bottom"/>
            <w:hideMark/>
          </w:tcPr>
          <w:p w14:paraId="3FD47E54" w14:textId="77777777" w:rsidR="008E4C78" w:rsidRPr="008E4C78" w:rsidRDefault="008E4C78" w:rsidP="008E4C78">
            <w:pPr>
              <w:rPr>
                <w:ins w:id="1786" w:author="Katie Reytar" w:date="2019-06-28T12:29:00Z"/>
                <w:rFonts w:ascii="Calibri" w:eastAsia="Times New Roman" w:hAnsi="Calibri" w:cs="Calibri"/>
                <w:color w:val="000000"/>
                <w:sz w:val="22"/>
                <w:szCs w:val="22"/>
                <w:lang w:val="en-US" w:eastAsia="en-US"/>
              </w:rPr>
            </w:pPr>
            <w:ins w:id="1787" w:author="Katie Reytar" w:date="2019-06-28T12:29:00Z">
              <w:r w:rsidRPr="008E4C78">
                <w:rPr>
                  <w:rFonts w:ascii="Calibri" w:eastAsia="Times New Roman" w:hAnsi="Calibri" w:cs="Calibri"/>
                  <w:color w:val="000000"/>
                  <w:sz w:val="22"/>
                  <w:szCs w:val="22"/>
                  <w:lang w:val="en-US" w:eastAsia="en-US"/>
                </w:rPr>
                <w:t>Cropland</w:t>
              </w:r>
            </w:ins>
          </w:p>
        </w:tc>
        <w:tc>
          <w:tcPr>
            <w:tcW w:w="1060" w:type="dxa"/>
            <w:tcBorders>
              <w:top w:val="nil"/>
              <w:left w:val="nil"/>
              <w:bottom w:val="nil"/>
              <w:right w:val="nil"/>
            </w:tcBorders>
            <w:shd w:val="clear" w:color="auto" w:fill="auto"/>
            <w:vAlign w:val="bottom"/>
            <w:hideMark/>
          </w:tcPr>
          <w:p w14:paraId="55FF3E5F" w14:textId="77777777" w:rsidR="008E4C78" w:rsidRPr="008E4C78" w:rsidRDefault="008E4C78" w:rsidP="008E4C78">
            <w:pPr>
              <w:jc w:val="right"/>
              <w:rPr>
                <w:ins w:id="1788" w:author="Katie Reytar" w:date="2019-06-28T12:29:00Z"/>
                <w:rFonts w:ascii="Calibri" w:eastAsia="Times New Roman" w:hAnsi="Calibri" w:cs="Calibri"/>
                <w:color w:val="000000"/>
                <w:sz w:val="22"/>
                <w:szCs w:val="22"/>
                <w:lang w:val="en-US" w:eastAsia="en-US"/>
              </w:rPr>
            </w:pPr>
            <w:ins w:id="1789" w:author="Katie Reytar" w:date="2019-06-28T12:29:00Z">
              <w:r w:rsidRPr="008E4C78">
                <w:rPr>
                  <w:rFonts w:ascii="Calibri" w:eastAsia="Times New Roman" w:hAnsi="Calibri" w:cs="Calibri"/>
                  <w:color w:val="000000"/>
                  <w:sz w:val="22"/>
                  <w:szCs w:val="22"/>
                  <w:lang w:val="en-US" w:eastAsia="en-US"/>
                </w:rPr>
                <w:t>0</w:t>
              </w:r>
            </w:ins>
          </w:p>
        </w:tc>
        <w:tc>
          <w:tcPr>
            <w:tcW w:w="1190" w:type="dxa"/>
            <w:tcBorders>
              <w:top w:val="nil"/>
              <w:left w:val="nil"/>
              <w:bottom w:val="nil"/>
              <w:right w:val="nil"/>
            </w:tcBorders>
            <w:shd w:val="clear" w:color="auto" w:fill="auto"/>
            <w:vAlign w:val="bottom"/>
            <w:hideMark/>
          </w:tcPr>
          <w:p w14:paraId="3C08A4E5" w14:textId="77777777" w:rsidR="008E4C78" w:rsidRPr="008E4C78" w:rsidRDefault="008E4C78" w:rsidP="008E4C78">
            <w:pPr>
              <w:jc w:val="right"/>
              <w:rPr>
                <w:ins w:id="1790" w:author="Katie Reytar" w:date="2019-06-28T12:29:00Z"/>
                <w:rFonts w:ascii="Calibri" w:eastAsia="Times New Roman" w:hAnsi="Calibri" w:cs="Calibri"/>
                <w:color w:val="000000"/>
                <w:sz w:val="22"/>
                <w:szCs w:val="22"/>
                <w:lang w:val="en-US" w:eastAsia="en-US"/>
              </w:rPr>
            </w:pPr>
            <w:ins w:id="1791" w:author="Katie Reytar" w:date="2019-06-28T12:29:00Z">
              <w:r w:rsidRPr="008E4C78">
                <w:rPr>
                  <w:rFonts w:ascii="Calibri" w:eastAsia="Times New Roman" w:hAnsi="Calibri" w:cs="Calibri"/>
                  <w:color w:val="000000"/>
                  <w:sz w:val="22"/>
                  <w:szCs w:val="22"/>
                  <w:lang w:val="en-US" w:eastAsia="en-US"/>
                </w:rPr>
                <w:t>0</w:t>
              </w:r>
            </w:ins>
          </w:p>
        </w:tc>
        <w:tc>
          <w:tcPr>
            <w:tcW w:w="750" w:type="dxa"/>
            <w:tcBorders>
              <w:top w:val="nil"/>
              <w:left w:val="nil"/>
              <w:bottom w:val="nil"/>
              <w:right w:val="nil"/>
            </w:tcBorders>
            <w:shd w:val="clear" w:color="auto" w:fill="auto"/>
            <w:vAlign w:val="bottom"/>
            <w:hideMark/>
          </w:tcPr>
          <w:p w14:paraId="32AAABA0" w14:textId="77777777" w:rsidR="008E4C78" w:rsidRPr="008E4C78" w:rsidRDefault="008E4C78" w:rsidP="008E4C78">
            <w:pPr>
              <w:jc w:val="right"/>
              <w:rPr>
                <w:ins w:id="1792" w:author="Katie Reytar" w:date="2019-06-28T12:29:00Z"/>
                <w:rFonts w:ascii="Calibri" w:eastAsia="Times New Roman" w:hAnsi="Calibri" w:cs="Calibri"/>
                <w:color w:val="000000"/>
                <w:sz w:val="22"/>
                <w:szCs w:val="22"/>
                <w:lang w:val="en-US" w:eastAsia="en-US"/>
              </w:rPr>
            </w:pPr>
            <w:ins w:id="1793" w:author="Katie Reytar" w:date="2019-06-28T12:29:00Z">
              <w:r w:rsidRPr="008E4C78">
                <w:rPr>
                  <w:rFonts w:ascii="Calibri" w:eastAsia="Times New Roman" w:hAnsi="Calibri" w:cs="Calibri"/>
                  <w:color w:val="000000"/>
                  <w:sz w:val="22"/>
                  <w:szCs w:val="22"/>
                  <w:lang w:val="en-US" w:eastAsia="en-US"/>
                </w:rPr>
                <w:t>49</w:t>
              </w:r>
            </w:ins>
          </w:p>
        </w:tc>
        <w:tc>
          <w:tcPr>
            <w:tcW w:w="970" w:type="dxa"/>
            <w:tcBorders>
              <w:top w:val="nil"/>
              <w:left w:val="nil"/>
              <w:bottom w:val="nil"/>
              <w:right w:val="nil"/>
            </w:tcBorders>
            <w:shd w:val="clear" w:color="auto" w:fill="auto"/>
            <w:vAlign w:val="bottom"/>
            <w:hideMark/>
          </w:tcPr>
          <w:p w14:paraId="5886E913" w14:textId="77777777" w:rsidR="008E4C78" w:rsidRPr="008E4C78" w:rsidRDefault="008E4C78" w:rsidP="008E4C78">
            <w:pPr>
              <w:jc w:val="right"/>
              <w:rPr>
                <w:ins w:id="1794" w:author="Katie Reytar" w:date="2019-06-28T12:29:00Z"/>
                <w:rFonts w:ascii="Calibri" w:eastAsia="Times New Roman" w:hAnsi="Calibri" w:cs="Calibri"/>
                <w:color w:val="000000"/>
                <w:sz w:val="22"/>
                <w:szCs w:val="22"/>
                <w:lang w:val="en-US" w:eastAsia="en-US"/>
              </w:rPr>
            </w:pPr>
            <w:ins w:id="1795" w:author="Katie Reytar" w:date="2019-06-28T12:29:00Z">
              <w:r w:rsidRPr="008E4C78">
                <w:rPr>
                  <w:rFonts w:ascii="Calibri" w:eastAsia="Times New Roman" w:hAnsi="Calibri" w:cs="Calibri"/>
                  <w:color w:val="000000"/>
                  <w:sz w:val="22"/>
                  <w:szCs w:val="22"/>
                  <w:lang w:val="en-US" w:eastAsia="en-US"/>
                </w:rPr>
                <w:t>7</w:t>
              </w:r>
            </w:ins>
          </w:p>
        </w:tc>
        <w:tc>
          <w:tcPr>
            <w:tcW w:w="970" w:type="dxa"/>
            <w:tcBorders>
              <w:top w:val="nil"/>
              <w:left w:val="nil"/>
              <w:bottom w:val="nil"/>
              <w:right w:val="nil"/>
            </w:tcBorders>
            <w:shd w:val="clear" w:color="auto" w:fill="auto"/>
            <w:vAlign w:val="bottom"/>
            <w:hideMark/>
          </w:tcPr>
          <w:p w14:paraId="4AA85079" w14:textId="77777777" w:rsidR="008E4C78" w:rsidRPr="008E4C78" w:rsidRDefault="008E4C78" w:rsidP="008E4C78">
            <w:pPr>
              <w:jc w:val="right"/>
              <w:rPr>
                <w:ins w:id="1796" w:author="Katie Reytar" w:date="2019-06-28T12:29:00Z"/>
                <w:rFonts w:ascii="Calibri" w:eastAsia="Times New Roman" w:hAnsi="Calibri" w:cs="Calibri"/>
                <w:color w:val="000000"/>
                <w:sz w:val="22"/>
                <w:szCs w:val="22"/>
                <w:lang w:val="en-US" w:eastAsia="en-US"/>
              </w:rPr>
            </w:pPr>
            <w:ins w:id="1797" w:author="Katie Reytar" w:date="2019-06-28T12:29:00Z">
              <w:r w:rsidRPr="008E4C78">
                <w:rPr>
                  <w:rFonts w:ascii="Calibri" w:eastAsia="Times New Roman" w:hAnsi="Calibri" w:cs="Calibri"/>
                  <w:color w:val="000000"/>
                  <w:sz w:val="22"/>
                  <w:szCs w:val="22"/>
                  <w:lang w:val="en-US" w:eastAsia="en-US"/>
                </w:rPr>
                <w:t>2</w:t>
              </w:r>
            </w:ins>
          </w:p>
        </w:tc>
        <w:tc>
          <w:tcPr>
            <w:tcW w:w="970" w:type="dxa"/>
            <w:tcBorders>
              <w:top w:val="nil"/>
              <w:left w:val="nil"/>
              <w:bottom w:val="nil"/>
              <w:right w:val="nil"/>
            </w:tcBorders>
            <w:shd w:val="clear" w:color="auto" w:fill="auto"/>
            <w:vAlign w:val="bottom"/>
            <w:hideMark/>
          </w:tcPr>
          <w:p w14:paraId="3624123E" w14:textId="77777777" w:rsidR="008E4C78" w:rsidRPr="008E4C78" w:rsidRDefault="008E4C78" w:rsidP="008E4C78">
            <w:pPr>
              <w:jc w:val="right"/>
              <w:rPr>
                <w:ins w:id="1798" w:author="Katie Reytar" w:date="2019-06-28T12:29:00Z"/>
                <w:rFonts w:ascii="Calibri" w:eastAsia="Times New Roman" w:hAnsi="Calibri" w:cs="Calibri"/>
                <w:color w:val="000000"/>
                <w:sz w:val="22"/>
                <w:szCs w:val="22"/>
                <w:lang w:val="en-US" w:eastAsia="en-US"/>
              </w:rPr>
            </w:pPr>
            <w:ins w:id="1799"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20DC97A9" w14:textId="77777777" w:rsidR="008E4C78" w:rsidRPr="008E4C78" w:rsidRDefault="008E4C78" w:rsidP="008E4C78">
            <w:pPr>
              <w:jc w:val="right"/>
              <w:rPr>
                <w:ins w:id="1800" w:author="Katie Reytar" w:date="2019-06-28T12:29:00Z"/>
                <w:rFonts w:ascii="Calibri" w:eastAsia="Times New Roman" w:hAnsi="Calibri" w:cs="Calibri"/>
                <w:color w:val="000000"/>
                <w:sz w:val="22"/>
                <w:szCs w:val="22"/>
                <w:lang w:val="en-US" w:eastAsia="en-US"/>
              </w:rPr>
            </w:pPr>
            <w:ins w:id="1801" w:author="Katie Reytar" w:date="2019-06-28T12:29:00Z">
              <w:r w:rsidRPr="008E4C78">
                <w:rPr>
                  <w:rFonts w:ascii="Calibri" w:eastAsia="Times New Roman" w:hAnsi="Calibri" w:cs="Calibri"/>
                  <w:color w:val="000000"/>
                  <w:sz w:val="22"/>
                  <w:szCs w:val="22"/>
                  <w:lang w:val="en-US" w:eastAsia="en-US"/>
                </w:rPr>
                <w:t>1</w:t>
              </w:r>
            </w:ins>
          </w:p>
        </w:tc>
        <w:tc>
          <w:tcPr>
            <w:tcW w:w="970" w:type="dxa"/>
            <w:gridSpan w:val="2"/>
            <w:tcBorders>
              <w:top w:val="nil"/>
              <w:left w:val="nil"/>
              <w:bottom w:val="nil"/>
              <w:right w:val="nil"/>
            </w:tcBorders>
            <w:shd w:val="clear" w:color="auto" w:fill="auto"/>
            <w:vAlign w:val="bottom"/>
            <w:hideMark/>
          </w:tcPr>
          <w:p w14:paraId="49B2FEA4" w14:textId="77777777" w:rsidR="008E4C78" w:rsidRPr="008E4C78" w:rsidRDefault="008E4C78" w:rsidP="008E4C78">
            <w:pPr>
              <w:jc w:val="right"/>
              <w:rPr>
                <w:ins w:id="1802" w:author="Katie Reytar" w:date="2019-06-28T12:29:00Z"/>
                <w:rFonts w:ascii="Calibri" w:eastAsia="Times New Roman" w:hAnsi="Calibri" w:cs="Calibri"/>
                <w:color w:val="000000"/>
                <w:sz w:val="22"/>
                <w:szCs w:val="22"/>
                <w:lang w:val="en-US" w:eastAsia="en-US"/>
              </w:rPr>
            </w:pPr>
            <w:ins w:id="1803" w:author="Katie Reytar" w:date="2019-06-28T12:29:00Z">
              <w:r w:rsidRPr="008E4C78">
                <w:rPr>
                  <w:rFonts w:ascii="Calibri" w:eastAsia="Times New Roman" w:hAnsi="Calibri" w:cs="Calibri"/>
                  <w:color w:val="000000"/>
                  <w:sz w:val="22"/>
                  <w:szCs w:val="22"/>
                  <w:lang w:val="en-US" w:eastAsia="en-US"/>
                </w:rPr>
                <w:t>2</w:t>
              </w:r>
            </w:ins>
          </w:p>
        </w:tc>
        <w:tc>
          <w:tcPr>
            <w:tcW w:w="970" w:type="dxa"/>
            <w:tcBorders>
              <w:top w:val="nil"/>
              <w:left w:val="nil"/>
              <w:bottom w:val="nil"/>
              <w:right w:val="nil"/>
            </w:tcBorders>
            <w:shd w:val="clear" w:color="auto" w:fill="auto"/>
            <w:vAlign w:val="bottom"/>
            <w:hideMark/>
          </w:tcPr>
          <w:p w14:paraId="72DFC805" w14:textId="77777777" w:rsidR="008E4C78" w:rsidRPr="008E4C78" w:rsidRDefault="008E4C78" w:rsidP="008E4C78">
            <w:pPr>
              <w:jc w:val="right"/>
              <w:rPr>
                <w:ins w:id="1804" w:author="Katie Reytar" w:date="2019-06-28T12:29:00Z"/>
                <w:rFonts w:ascii="Calibri" w:eastAsia="Times New Roman" w:hAnsi="Calibri" w:cs="Calibri"/>
                <w:b/>
                <w:bCs/>
                <w:color w:val="000000"/>
                <w:sz w:val="22"/>
                <w:szCs w:val="22"/>
                <w:lang w:val="en-US" w:eastAsia="en-US"/>
              </w:rPr>
            </w:pPr>
            <w:ins w:id="1805" w:author="Katie Reytar" w:date="2019-06-28T12:29:00Z">
              <w:r w:rsidRPr="008E4C78">
                <w:rPr>
                  <w:rFonts w:ascii="Calibri" w:eastAsia="Times New Roman" w:hAnsi="Calibri" w:cs="Calibri"/>
                  <w:b/>
                  <w:bCs/>
                  <w:color w:val="000000"/>
                  <w:sz w:val="22"/>
                  <w:szCs w:val="22"/>
                  <w:lang w:val="en-US" w:eastAsia="en-US"/>
                </w:rPr>
                <w:t>61</w:t>
              </w:r>
            </w:ins>
          </w:p>
        </w:tc>
      </w:tr>
      <w:tr w:rsidR="008E4C78" w:rsidRPr="008E4C78" w14:paraId="7FC23F10" w14:textId="77777777" w:rsidTr="002155F3">
        <w:trPr>
          <w:trHeight w:val="300"/>
          <w:ins w:id="1806" w:author="Katie Reytar" w:date="2019-06-28T12:29:00Z"/>
        </w:trPr>
        <w:tc>
          <w:tcPr>
            <w:tcW w:w="1620" w:type="dxa"/>
            <w:tcBorders>
              <w:top w:val="nil"/>
              <w:left w:val="nil"/>
              <w:bottom w:val="nil"/>
              <w:right w:val="nil"/>
            </w:tcBorders>
            <w:shd w:val="clear" w:color="auto" w:fill="auto"/>
            <w:noWrap/>
            <w:vAlign w:val="bottom"/>
            <w:hideMark/>
          </w:tcPr>
          <w:p w14:paraId="18672AE5" w14:textId="77777777" w:rsidR="008E4C78" w:rsidRPr="008E4C78" w:rsidRDefault="008E4C78" w:rsidP="008E4C78">
            <w:pPr>
              <w:rPr>
                <w:ins w:id="1807" w:author="Katie Reytar" w:date="2019-06-28T12:29:00Z"/>
                <w:rFonts w:ascii="Calibri" w:eastAsia="Times New Roman" w:hAnsi="Calibri" w:cs="Calibri"/>
                <w:color w:val="000000"/>
                <w:sz w:val="22"/>
                <w:szCs w:val="22"/>
                <w:lang w:val="en-US" w:eastAsia="en-US"/>
              </w:rPr>
            </w:pPr>
            <w:ins w:id="1808" w:author="Katie Reytar" w:date="2019-06-28T12:29:00Z">
              <w:r w:rsidRPr="008E4C78">
                <w:rPr>
                  <w:rFonts w:ascii="Calibri" w:eastAsia="Times New Roman" w:hAnsi="Calibri" w:cs="Calibri"/>
                  <w:color w:val="000000"/>
                  <w:sz w:val="22"/>
                  <w:szCs w:val="22"/>
                  <w:lang w:val="en-US" w:eastAsia="en-US"/>
                </w:rPr>
                <w:t>Forest</w:t>
              </w:r>
            </w:ins>
          </w:p>
        </w:tc>
        <w:tc>
          <w:tcPr>
            <w:tcW w:w="1060" w:type="dxa"/>
            <w:tcBorders>
              <w:top w:val="nil"/>
              <w:left w:val="nil"/>
              <w:bottom w:val="nil"/>
              <w:right w:val="nil"/>
            </w:tcBorders>
            <w:shd w:val="clear" w:color="auto" w:fill="auto"/>
            <w:vAlign w:val="bottom"/>
            <w:hideMark/>
          </w:tcPr>
          <w:p w14:paraId="48E55C52" w14:textId="77777777" w:rsidR="008E4C78" w:rsidRPr="008E4C78" w:rsidRDefault="008E4C78" w:rsidP="008E4C78">
            <w:pPr>
              <w:jc w:val="right"/>
              <w:rPr>
                <w:ins w:id="1809" w:author="Katie Reytar" w:date="2019-06-28T12:29:00Z"/>
                <w:rFonts w:ascii="Calibri" w:eastAsia="Times New Roman" w:hAnsi="Calibri" w:cs="Calibri"/>
                <w:color w:val="000000"/>
                <w:sz w:val="22"/>
                <w:szCs w:val="22"/>
                <w:lang w:val="en-US" w:eastAsia="en-US"/>
              </w:rPr>
            </w:pPr>
            <w:ins w:id="1810" w:author="Katie Reytar" w:date="2019-06-28T12:29:00Z">
              <w:r w:rsidRPr="008E4C78">
                <w:rPr>
                  <w:rFonts w:ascii="Calibri" w:eastAsia="Times New Roman" w:hAnsi="Calibri" w:cs="Calibri"/>
                  <w:color w:val="000000"/>
                  <w:sz w:val="22"/>
                  <w:szCs w:val="22"/>
                  <w:lang w:val="en-US" w:eastAsia="en-US"/>
                </w:rPr>
                <w:t>0</w:t>
              </w:r>
            </w:ins>
          </w:p>
        </w:tc>
        <w:tc>
          <w:tcPr>
            <w:tcW w:w="1190" w:type="dxa"/>
            <w:tcBorders>
              <w:top w:val="nil"/>
              <w:left w:val="nil"/>
              <w:bottom w:val="nil"/>
              <w:right w:val="nil"/>
            </w:tcBorders>
            <w:shd w:val="clear" w:color="auto" w:fill="auto"/>
            <w:vAlign w:val="bottom"/>
            <w:hideMark/>
          </w:tcPr>
          <w:p w14:paraId="22139A6B" w14:textId="77777777" w:rsidR="008E4C78" w:rsidRPr="008E4C78" w:rsidRDefault="008E4C78" w:rsidP="008E4C78">
            <w:pPr>
              <w:jc w:val="right"/>
              <w:rPr>
                <w:ins w:id="1811" w:author="Katie Reytar" w:date="2019-06-28T12:29:00Z"/>
                <w:rFonts w:ascii="Calibri" w:eastAsia="Times New Roman" w:hAnsi="Calibri" w:cs="Calibri"/>
                <w:color w:val="000000"/>
                <w:sz w:val="22"/>
                <w:szCs w:val="22"/>
                <w:lang w:val="en-US" w:eastAsia="en-US"/>
              </w:rPr>
            </w:pPr>
            <w:ins w:id="1812" w:author="Katie Reytar" w:date="2019-06-28T12:29:00Z">
              <w:r w:rsidRPr="008E4C78">
                <w:rPr>
                  <w:rFonts w:ascii="Calibri" w:eastAsia="Times New Roman" w:hAnsi="Calibri" w:cs="Calibri"/>
                  <w:color w:val="000000"/>
                  <w:sz w:val="22"/>
                  <w:szCs w:val="22"/>
                  <w:lang w:val="en-US" w:eastAsia="en-US"/>
                </w:rPr>
                <w:t>13</w:t>
              </w:r>
            </w:ins>
          </w:p>
        </w:tc>
        <w:tc>
          <w:tcPr>
            <w:tcW w:w="750" w:type="dxa"/>
            <w:tcBorders>
              <w:top w:val="nil"/>
              <w:left w:val="nil"/>
              <w:bottom w:val="nil"/>
              <w:right w:val="nil"/>
            </w:tcBorders>
            <w:shd w:val="clear" w:color="auto" w:fill="auto"/>
            <w:vAlign w:val="bottom"/>
            <w:hideMark/>
          </w:tcPr>
          <w:p w14:paraId="6517D289" w14:textId="77777777" w:rsidR="008E4C78" w:rsidRPr="008E4C78" w:rsidRDefault="008E4C78" w:rsidP="008E4C78">
            <w:pPr>
              <w:jc w:val="right"/>
              <w:rPr>
                <w:ins w:id="1813" w:author="Katie Reytar" w:date="2019-06-28T12:29:00Z"/>
                <w:rFonts w:ascii="Calibri" w:eastAsia="Times New Roman" w:hAnsi="Calibri" w:cs="Calibri"/>
                <w:color w:val="000000"/>
                <w:sz w:val="22"/>
                <w:szCs w:val="22"/>
                <w:lang w:val="en-US" w:eastAsia="en-US"/>
              </w:rPr>
            </w:pPr>
            <w:ins w:id="1814" w:author="Katie Reytar" w:date="2019-06-28T12:29:00Z">
              <w:r w:rsidRPr="008E4C78">
                <w:rPr>
                  <w:rFonts w:ascii="Calibri" w:eastAsia="Times New Roman" w:hAnsi="Calibri" w:cs="Calibri"/>
                  <w:color w:val="000000"/>
                  <w:sz w:val="22"/>
                  <w:szCs w:val="22"/>
                  <w:lang w:val="en-US" w:eastAsia="en-US"/>
                </w:rPr>
                <w:t>23</w:t>
              </w:r>
            </w:ins>
          </w:p>
        </w:tc>
        <w:tc>
          <w:tcPr>
            <w:tcW w:w="970" w:type="dxa"/>
            <w:tcBorders>
              <w:top w:val="nil"/>
              <w:left w:val="nil"/>
              <w:bottom w:val="nil"/>
              <w:right w:val="nil"/>
            </w:tcBorders>
            <w:shd w:val="clear" w:color="auto" w:fill="auto"/>
            <w:vAlign w:val="bottom"/>
            <w:hideMark/>
          </w:tcPr>
          <w:p w14:paraId="5DF4BF8A" w14:textId="77777777" w:rsidR="008E4C78" w:rsidRPr="008E4C78" w:rsidRDefault="008E4C78" w:rsidP="008E4C78">
            <w:pPr>
              <w:jc w:val="right"/>
              <w:rPr>
                <w:ins w:id="1815" w:author="Katie Reytar" w:date="2019-06-28T12:29:00Z"/>
                <w:rFonts w:ascii="Calibri" w:eastAsia="Times New Roman" w:hAnsi="Calibri" w:cs="Calibri"/>
                <w:color w:val="000000"/>
                <w:sz w:val="22"/>
                <w:szCs w:val="22"/>
                <w:lang w:val="en-US" w:eastAsia="en-US"/>
              </w:rPr>
            </w:pPr>
            <w:ins w:id="1816" w:author="Katie Reytar" w:date="2019-06-28T12:29:00Z">
              <w:r w:rsidRPr="008E4C78">
                <w:rPr>
                  <w:rFonts w:ascii="Calibri" w:eastAsia="Times New Roman" w:hAnsi="Calibri" w:cs="Calibri"/>
                  <w:color w:val="000000"/>
                  <w:sz w:val="22"/>
                  <w:szCs w:val="22"/>
                  <w:lang w:val="en-US" w:eastAsia="en-US"/>
                </w:rPr>
                <w:t>323</w:t>
              </w:r>
            </w:ins>
          </w:p>
        </w:tc>
        <w:tc>
          <w:tcPr>
            <w:tcW w:w="970" w:type="dxa"/>
            <w:tcBorders>
              <w:top w:val="nil"/>
              <w:left w:val="nil"/>
              <w:bottom w:val="nil"/>
              <w:right w:val="nil"/>
            </w:tcBorders>
            <w:shd w:val="clear" w:color="auto" w:fill="auto"/>
            <w:vAlign w:val="bottom"/>
            <w:hideMark/>
          </w:tcPr>
          <w:p w14:paraId="1164EEF2" w14:textId="77777777" w:rsidR="008E4C78" w:rsidRPr="008E4C78" w:rsidRDefault="008E4C78" w:rsidP="008E4C78">
            <w:pPr>
              <w:jc w:val="right"/>
              <w:rPr>
                <w:ins w:id="1817" w:author="Katie Reytar" w:date="2019-06-28T12:29:00Z"/>
                <w:rFonts w:ascii="Calibri" w:eastAsia="Times New Roman" w:hAnsi="Calibri" w:cs="Calibri"/>
                <w:color w:val="000000"/>
                <w:sz w:val="22"/>
                <w:szCs w:val="22"/>
                <w:lang w:val="en-US" w:eastAsia="en-US"/>
              </w:rPr>
            </w:pPr>
            <w:ins w:id="1818" w:author="Katie Reytar" w:date="2019-06-28T12:29:00Z">
              <w:r w:rsidRPr="008E4C78">
                <w:rPr>
                  <w:rFonts w:ascii="Calibri" w:eastAsia="Times New Roman" w:hAnsi="Calibri" w:cs="Calibri"/>
                  <w:color w:val="000000"/>
                  <w:sz w:val="22"/>
                  <w:szCs w:val="22"/>
                  <w:lang w:val="en-US" w:eastAsia="en-US"/>
                </w:rPr>
                <w:t>10</w:t>
              </w:r>
            </w:ins>
          </w:p>
        </w:tc>
        <w:tc>
          <w:tcPr>
            <w:tcW w:w="970" w:type="dxa"/>
            <w:tcBorders>
              <w:top w:val="nil"/>
              <w:left w:val="nil"/>
              <w:bottom w:val="nil"/>
              <w:right w:val="nil"/>
            </w:tcBorders>
            <w:shd w:val="clear" w:color="auto" w:fill="auto"/>
            <w:vAlign w:val="bottom"/>
            <w:hideMark/>
          </w:tcPr>
          <w:p w14:paraId="682F7D46" w14:textId="77777777" w:rsidR="008E4C78" w:rsidRPr="008E4C78" w:rsidRDefault="008E4C78" w:rsidP="008E4C78">
            <w:pPr>
              <w:jc w:val="right"/>
              <w:rPr>
                <w:ins w:id="1819" w:author="Katie Reytar" w:date="2019-06-28T12:29:00Z"/>
                <w:rFonts w:ascii="Calibri" w:eastAsia="Times New Roman" w:hAnsi="Calibri" w:cs="Calibri"/>
                <w:color w:val="000000"/>
                <w:sz w:val="22"/>
                <w:szCs w:val="22"/>
                <w:lang w:val="en-US" w:eastAsia="en-US"/>
              </w:rPr>
            </w:pPr>
            <w:ins w:id="1820" w:author="Katie Reytar" w:date="2019-06-28T12:29:00Z">
              <w:r w:rsidRPr="008E4C78">
                <w:rPr>
                  <w:rFonts w:ascii="Calibri" w:eastAsia="Times New Roman" w:hAnsi="Calibri" w:cs="Calibri"/>
                  <w:color w:val="000000"/>
                  <w:sz w:val="22"/>
                  <w:szCs w:val="22"/>
                  <w:lang w:val="en-US" w:eastAsia="en-US"/>
                </w:rPr>
                <w:t>2</w:t>
              </w:r>
            </w:ins>
          </w:p>
        </w:tc>
        <w:tc>
          <w:tcPr>
            <w:tcW w:w="970" w:type="dxa"/>
            <w:tcBorders>
              <w:top w:val="nil"/>
              <w:left w:val="nil"/>
              <w:bottom w:val="nil"/>
              <w:right w:val="nil"/>
            </w:tcBorders>
            <w:shd w:val="clear" w:color="auto" w:fill="auto"/>
            <w:vAlign w:val="bottom"/>
            <w:hideMark/>
          </w:tcPr>
          <w:p w14:paraId="00E5CB96" w14:textId="77777777" w:rsidR="008E4C78" w:rsidRPr="008E4C78" w:rsidRDefault="008E4C78" w:rsidP="008E4C78">
            <w:pPr>
              <w:jc w:val="right"/>
              <w:rPr>
                <w:ins w:id="1821" w:author="Katie Reytar" w:date="2019-06-28T12:29:00Z"/>
                <w:rFonts w:ascii="Calibri" w:eastAsia="Times New Roman" w:hAnsi="Calibri" w:cs="Calibri"/>
                <w:color w:val="000000"/>
                <w:sz w:val="22"/>
                <w:szCs w:val="22"/>
                <w:lang w:val="en-US" w:eastAsia="en-US"/>
              </w:rPr>
            </w:pPr>
            <w:ins w:id="1822" w:author="Katie Reytar" w:date="2019-06-28T12:29:00Z">
              <w:r w:rsidRPr="008E4C78">
                <w:rPr>
                  <w:rFonts w:ascii="Calibri" w:eastAsia="Times New Roman" w:hAnsi="Calibri" w:cs="Calibri"/>
                  <w:color w:val="000000"/>
                  <w:sz w:val="22"/>
                  <w:szCs w:val="22"/>
                  <w:lang w:val="en-US" w:eastAsia="en-US"/>
                </w:rPr>
                <w:t>2</w:t>
              </w:r>
            </w:ins>
          </w:p>
        </w:tc>
        <w:tc>
          <w:tcPr>
            <w:tcW w:w="970" w:type="dxa"/>
            <w:gridSpan w:val="2"/>
            <w:tcBorders>
              <w:top w:val="nil"/>
              <w:left w:val="nil"/>
              <w:bottom w:val="nil"/>
              <w:right w:val="nil"/>
            </w:tcBorders>
            <w:shd w:val="clear" w:color="auto" w:fill="auto"/>
            <w:vAlign w:val="bottom"/>
            <w:hideMark/>
          </w:tcPr>
          <w:p w14:paraId="0ABFF537" w14:textId="77777777" w:rsidR="008E4C78" w:rsidRPr="008E4C78" w:rsidRDefault="008E4C78" w:rsidP="008E4C78">
            <w:pPr>
              <w:jc w:val="right"/>
              <w:rPr>
                <w:ins w:id="1823" w:author="Katie Reytar" w:date="2019-06-28T12:29:00Z"/>
                <w:rFonts w:ascii="Calibri" w:eastAsia="Times New Roman" w:hAnsi="Calibri" w:cs="Calibri"/>
                <w:color w:val="000000"/>
                <w:sz w:val="22"/>
                <w:szCs w:val="22"/>
                <w:lang w:val="en-US" w:eastAsia="en-US"/>
              </w:rPr>
            </w:pPr>
            <w:ins w:id="1824" w:author="Katie Reytar" w:date="2019-06-28T12:29:00Z">
              <w:r w:rsidRPr="008E4C78">
                <w:rPr>
                  <w:rFonts w:ascii="Calibri" w:eastAsia="Times New Roman" w:hAnsi="Calibri" w:cs="Calibri"/>
                  <w:color w:val="000000"/>
                  <w:sz w:val="22"/>
                  <w:szCs w:val="22"/>
                  <w:lang w:val="en-US" w:eastAsia="en-US"/>
                </w:rPr>
                <w:t>12</w:t>
              </w:r>
            </w:ins>
          </w:p>
        </w:tc>
        <w:tc>
          <w:tcPr>
            <w:tcW w:w="970" w:type="dxa"/>
            <w:tcBorders>
              <w:top w:val="nil"/>
              <w:left w:val="nil"/>
              <w:bottom w:val="nil"/>
              <w:right w:val="nil"/>
            </w:tcBorders>
            <w:shd w:val="clear" w:color="auto" w:fill="auto"/>
            <w:vAlign w:val="bottom"/>
            <w:hideMark/>
          </w:tcPr>
          <w:p w14:paraId="012EE98C" w14:textId="77777777" w:rsidR="008E4C78" w:rsidRPr="008E4C78" w:rsidRDefault="008E4C78" w:rsidP="008E4C78">
            <w:pPr>
              <w:jc w:val="right"/>
              <w:rPr>
                <w:ins w:id="1825" w:author="Katie Reytar" w:date="2019-06-28T12:29:00Z"/>
                <w:rFonts w:ascii="Calibri" w:eastAsia="Times New Roman" w:hAnsi="Calibri" w:cs="Calibri"/>
                <w:b/>
                <w:bCs/>
                <w:color w:val="000000"/>
                <w:sz w:val="22"/>
                <w:szCs w:val="22"/>
                <w:lang w:val="en-US" w:eastAsia="en-US"/>
              </w:rPr>
            </w:pPr>
            <w:ins w:id="1826" w:author="Katie Reytar" w:date="2019-06-28T12:29:00Z">
              <w:r w:rsidRPr="008E4C78">
                <w:rPr>
                  <w:rFonts w:ascii="Calibri" w:eastAsia="Times New Roman" w:hAnsi="Calibri" w:cs="Calibri"/>
                  <w:b/>
                  <w:bCs/>
                  <w:color w:val="000000"/>
                  <w:sz w:val="22"/>
                  <w:szCs w:val="22"/>
                  <w:lang w:val="en-US" w:eastAsia="en-US"/>
                </w:rPr>
                <w:t>385</w:t>
              </w:r>
            </w:ins>
          </w:p>
        </w:tc>
      </w:tr>
      <w:tr w:rsidR="008E4C78" w:rsidRPr="008E4C78" w14:paraId="775FBBE8" w14:textId="77777777" w:rsidTr="002155F3">
        <w:trPr>
          <w:trHeight w:val="300"/>
          <w:ins w:id="1827" w:author="Katie Reytar" w:date="2019-06-28T12:29:00Z"/>
        </w:trPr>
        <w:tc>
          <w:tcPr>
            <w:tcW w:w="1620" w:type="dxa"/>
            <w:tcBorders>
              <w:top w:val="nil"/>
              <w:left w:val="nil"/>
              <w:bottom w:val="nil"/>
              <w:right w:val="nil"/>
            </w:tcBorders>
            <w:shd w:val="clear" w:color="auto" w:fill="auto"/>
            <w:noWrap/>
            <w:vAlign w:val="bottom"/>
            <w:hideMark/>
          </w:tcPr>
          <w:p w14:paraId="59FA4EE6" w14:textId="77777777" w:rsidR="008E4C78" w:rsidRPr="008E4C78" w:rsidRDefault="008E4C78" w:rsidP="008E4C78">
            <w:pPr>
              <w:rPr>
                <w:ins w:id="1828" w:author="Katie Reytar" w:date="2019-06-28T12:29:00Z"/>
                <w:rFonts w:ascii="Calibri" w:eastAsia="Times New Roman" w:hAnsi="Calibri" w:cs="Calibri"/>
                <w:color w:val="000000"/>
                <w:sz w:val="22"/>
                <w:szCs w:val="22"/>
                <w:lang w:val="en-US" w:eastAsia="en-US"/>
              </w:rPr>
            </w:pPr>
            <w:ins w:id="1829" w:author="Katie Reytar" w:date="2019-06-28T12:29:00Z">
              <w:r w:rsidRPr="008E4C78">
                <w:rPr>
                  <w:rFonts w:ascii="Calibri" w:eastAsia="Times New Roman" w:hAnsi="Calibri" w:cs="Calibri"/>
                  <w:color w:val="000000"/>
                  <w:sz w:val="22"/>
                  <w:szCs w:val="22"/>
                  <w:lang w:val="en-US" w:eastAsia="en-US"/>
                </w:rPr>
                <w:t>Grassland</w:t>
              </w:r>
            </w:ins>
          </w:p>
        </w:tc>
        <w:tc>
          <w:tcPr>
            <w:tcW w:w="1060" w:type="dxa"/>
            <w:tcBorders>
              <w:top w:val="nil"/>
              <w:left w:val="nil"/>
              <w:bottom w:val="nil"/>
              <w:right w:val="nil"/>
            </w:tcBorders>
            <w:shd w:val="clear" w:color="auto" w:fill="auto"/>
            <w:vAlign w:val="bottom"/>
            <w:hideMark/>
          </w:tcPr>
          <w:p w14:paraId="72B1A18C" w14:textId="77777777" w:rsidR="008E4C78" w:rsidRPr="008E4C78" w:rsidRDefault="008E4C78" w:rsidP="008E4C78">
            <w:pPr>
              <w:jc w:val="right"/>
              <w:rPr>
                <w:ins w:id="1830" w:author="Katie Reytar" w:date="2019-06-28T12:29:00Z"/>
                <w:rFonts w:ascii="Calibri" w:eastAsia="Times New Roman" w:hAnsi="Calibri" w:cs="Calibri"/>
                <w:color w:val="000000"/>
                <w:sz w:val="22"/>
                <w:szCs w:val="22"/>
                <w:lang w:val="en-US" w:eastAsia="en-US"/>
              </w:rPr>
            </w:pPr>
            <w:ins w:id="1831" w:author="Katie Reytar" w:date="2019-06-28T12:29:00Z">
              <w:r w:rsidRPr="008E4C78">
                <w:rPr>
                  <w:rFonts w:ascii="Calibri" w:eastAsia="Times New Roman" w:hAnsi="Calibri" w:cs="Calibri"/>
                  <w:color w:val="000000"/>
                  <w:sz w:val="22"/>
                  <w:szCs w:val="22"/>
                  <w:lang w:val="en-US" w:eastAsia="en-US"/>
                </w:rPr>
                <w:t>1</w:t>
              </w:r>
            </w:ins>
          </w:p>
        </w:tc>
        <w:tc>
          <w:tcPr>
            <w:tcW w:w="1190" w:type="dxa"/>
            <w:tcBorders>
              <w:top w:val="nil"/>
              <w:left w:val="nil"/>
              <w:bottom w:val="nil"/>
              <w:right w:val="nil"/>
            </w:tcBorders>
            <w:shd w:val="clear" w:color="auto" w:fill="auto"/>
            <w:vAlign w:val="bottom"/>
            <w:hideMark/>
          </w:tcPr>
          <w:p w14:paraId="238F6974" w14:textId="77777777" w:rsidR="008E4C78" w:rsidRPr="008E4C78" w:rsidRDefault="008E4C78" w:rsidP="008E4C78">
            <w:pPr>
              <w:jc w:val="right"/>
              <w:rPr>
                <w:ins w:id="1832" w:author="Katie Reytar" w:date="2019-06-28T12:29:00Z"/>
                <w:rFonts w:ascii="Calibri" w:eastAsia="Times New Roman" w:hAnsi="Calibri" w:cs="Calibri"/>
                <w:color w:val="000000"/>
                <w:sz w:val="22"/>
                <w:szCs w:val="22"/>
                <w:lang w:val="en-US" w:eastAsia="en-US"/>
              </w:rPr>
            </w:pPr>
            <w:ins w:id="1833" w:author="Katie Reytar" w:date="2019-06-28T12:29:00Z">
              <w:r w:rsidRPr="008E4C78">
                <w:rPr>
                  <w:rFonts w:ascii="Calibri" w:eastAsia="Times New Roman" w:hAnsi="Calibri" w:cs="Calibri"/>
                  <w:color w:val="000000"/>
                  <w:sz w:val="22"/>
                  <w:szCs w:val="22"/>
                  <w:lang w:val="en-US" w:eastAsia="en-US"/>
                </w:rPr>
                <w:t>0</w:t>
              </w:r>
            </w:ins>
          </w:p>
        </w:tc>
        <w:tc>
          <w:tcPr>
            <w:tcW w:w="750" w:type="dxa"/>
            <w:tcBorders>
              <w:top w:val="nil"/>
              <w:left w:val="nil"/>
              <w:bottom w:val="nil"/>
              <w:right w:val="nil"/>
            </w:tcBorders>
            <w:shd w:val="clear" w:color="auto" w:fill="auto"/>
            <w:vAlign w:val="bottom"/>
            <w:hideMark/>
          </w:tcPr>
          <w:p w14:paraId="4FCD48B4" w14:textId="77777777" w:rsidR="008E4C78" w:rsidRPr="008E4C78" w:rsidRDefault="008E4C78" w:rsidP="008E4C78">
            <w:pPr>
              <w:jc w:val="right"/>
              <w:rPr>
                <w:ins w:id="1834" w:author="Katie Reytar" w:date="2019-06-28T12:29:00Z"/>
                <w:rFonts w:ascii="Calibri" w:eastAsia="Times New Roman" w:hAnsi="Calibri" w:cs="Calibri"/>
                <w:color w:val="000000"/>
                <w:sz w:val="22"/>
                <w:szCs w:val="22"/>
                <w:lang w:val="en-US" w:eastAsia="en-US"/>
              </w:rPr>
            </w:pPr>
            <w:ins w:id="1835" w:author="Katie Reytar" w:date="2019-06-28T12:29:00Z">
              <w:r w:rsidRPr="008E4C78">
                <w:rPr>
                  <w:rFonts w:ascii="Calibri" w:eastAsia="Times New Roman" w:hAnsi="Calibri" w:cs="Calibri"/>
                  <w:color w:val="000000"/>
                  <w:sz w:val="22"/>
                  <w:szCs w:val="22"/>
                  <w:lang w:val="en-US" w:eastAsia="en-US"/>
                </w:rPr>
                <w:t>2</w:t>
              </w:r>
            </w:ins>
          </w:p>
        </w:tc>
        <w:tc>
          <w:tcPr>
            <w:tcW w:w="970" w:type="dxa"/>
            <w:tcBorders>
              <w:top w:val="nil"/>
              <w:left w:val="nil"/>
              <w:bottom w:val="nil"/>
              <w:right w:val="nil"/>
            </w:tcBorders>
            <w:shd w:val="clear" w:color="auto" w:fill="auto"/>
            <w:vAlign w:val="bottom"/>
            <w:hideMark/>
          </w:tcPr>
          <w:p w14:paraId="116AF8C3" w14:textId="77777777" w:rsidR="008E4C78" w:rsidRPr="008E4C78" w:rsidRDefault="008E4C78" w:rsidP="008E4C78">
            <w:pPr>
              <w:jc w:val="right"/>
              <w:rPr>
                <w:ins w:id="1836" w:author="Katie Reytar" w:date="2019-06-28T12:29:00Z"/>
                <w:rFonts w:ascii="Calibri" w:eastAsia="Times New Roman" w:hAnsi="Calibri" w:cs="Calibri"/>
                <w:color w:val="000000"/>
                <w:sz w:val="22"/>
                <w:szCs w:val="22"/>
                <w:lang w:val="en-US" w:eastAsia="en-US"/>
              </w:rPr>
            </w:pPr>
            <w:ins w:id="1837" w:author="Katie Reytar" w:date="2019-06-28T12:29:00Z">
              <w:r w:rsidRPr="008E4C78">
                <w:rPr>
                  <w:rFonts w:ascii="Calibri" w:eastAsia="Times New Roman" w:hAnsi="Calibri" w:cs="Calibri"/>
                  <w:color w:val="000000"/>
                  <w:sz w:val="22"/>
                  <w:szCs w:val="22"/>
                  <w:lang w:val="en-US" w:eastAsia="en-US"/>
                </w:rPr>
                <w:t>7</w:t>
              </w:r>
            </w:ins>
          </w:p>
        </w:tc>
        <w:tc>
          <w:tcPr>
            <w:tcW w:w="970" w:type="dxa"/>
            <w:tcBorders>
              <w:top w:val="nil"/>
              <w:left w:val="nil"/>
              <w:bottom w:val="nil"/>
              <w:right w:val="nil"/>
            </w:tcBorders>
            <w:shd w:val="clear" w:color="auto" w:fill="auto"/>
            <w:vAlign w:val="bottom"/>
            <w:hideMark/>
          </w:tcPr>
          <w:p w14:paraId="4FD5FC5F" w14:textId="77777777" w:rsidR="008E4C78" w:rsidRPr="008E4C78" w:rsidRDefault="008E4C78" w:rsidP="008E4C78">
            <w:pPr>
              <w:jc w:val="right"/>
              <w:rPr>
                <w:ins w:id="1838" w:author="Katie Reytar" w:date="2019-06-28T12:29:00Z"/>
                <w:rFonts w:ascii="Calibri" w:eastAsia="Times New Roman" w:hAnsi="Calibri" w:cs="Calibri"/>
                <w:color w:val="000000"/>
                <w:sz w:val="22"/>
                <w:szCs w:val="22"/>
                <w:lang w:val="en-US" w:eastAsia="en-US"/>
              </w:rPr>
            </w:pPr>
            <w:ins w:id="1839" w:author="Katie Reytar" w:date="2019-06-28T12:29:00Z">
              <w:r w:rsidRPr="008E4C78">
                <w:rPr>
                  <w:rFonts w:ascii="Calibri" w:eastAsia="Times New Roman" w:hAnsi="Calibri" w:cs="Calibri"/>
                  <w:color w:val="000000"/>
                  <w:sz w:val="22"/>
                  <w:szCs w:val="22"/>
                  <w:lang w:val="en-US" w:eastAsia="en-US"/>
                </w:rPr>
                <w:t>5</w:t>
              </w:r>
            </w:ins>
          </w:p>
        </w:tc>
        <w:tc>
          <w:tcPr>
            <w:tcW w:w="970" w:type="dxa"/>
            <w:tcBorders>
              <w:top w:val="nil"/>
              <w:left w:val="nil"/>
              <w:bottom w:val="nil"/>
              <w:right w:val="nil"/>
            </w:tcBorders>
            <w:shd w:val="clear" w:color="auto" w:fill="auto"/>
            <w:vAlign w:val="bottom"/>
            <w:hideMark/>
          </w:tcPr>
          <w:p w14:paraId="5F3FB6CE" w14:textId="77777777" w:rsidR="008E4C78" w:rsidRPr="008E4C78" w:rsidRDefault="008E4C78" w:rsidP="008E4C78">
            <w:pPr>
              <w:jc w:val="right"/>
              <w:rPr>
                <w:ins w:id="1840" w:author="Katie Reytar" w:date="2019-06-28T12:29:00Z"/>
                <w:rFonts w:ascii="Calibri" w:eastAsia="Times New Roman" w:hAnsi="Calibri" w:cs="Calibri"/>
                <w:color w:val="000000"/>
                <w:sz w:val="22"/>
                <w:szCs w:val="22"/>
                <w:lang w:val="en-US" w:eastAsia="en-US"/>
              </w:rPr>
            </w:pPr>
            <w:ins w:id="1841"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2A54E510" w14:textId="77777777" w:rsidR="008E4C78" w:rsidRPr="008E4C78" w:rsidRDefault="008E4C78" w:rsidP="008E4C78">
            <w:pPr>
              <w:jc w:val="right"/>
              <w:rPr>
                <w:ins w:id="1842" w:author="Katie Reytar" w:date="2019-06-28T12:29:00Z"/>
                <w:rFonts w:ascii="Calibri" w:eastAsia="Times New Roman" w:hAnsi="Calibri" w:cs="Calibri"/>
                <w:color w:val="000000"/>
                <w:sz w:val="22"/>
                <w:szCs w:val="22"/>
                <w:lang w:val="en-US" w:eastAsia="en-US"/>
              </w:rPr>
            </w:pPr>
            <w:ins w:id="1843" w:author="Katie Reytar" w:date="2019-06-28T12:29:00Z">
              <w:r w:rsidRPr="008E4C78">
                <w:rPr>
                  <w:rFonts w:ascii="Calibri" w:eastAsia="Times New Roman" w:hAnsi="Calibri" w:cs="Calibri"/>
                  <w:color w:val="000000"/>
                  <w:sz w:val="22"/>
                  <w:szCs w:val="22"/>
                  <w:lang w:val="en-US" w:eastAsia="en-US"/>
                </w:rPr>
                <w:t>0</w:t>
              </w:r>
            </w:ins>
          </w:p>
        </w:tc>
        <w:tc>
          <w:tcPr>
            <w:tcW w:w="970" w:type="dxa"/>
            <w:gridSpan w:val="2"/>
            <w:tcBorders>
              <w:top w:val="nil"/>
              <w:left w:val="nil"/>
              <w:bottom w:val="nil"/>
              <w:right w:val="nil"/>
            </w:tcBorders>
            <w:shd w:val="clear" w:color="auto" w:fill="auto"/>
            <w:vAlign w:val="bottom"/>
            <w:hideMark/>
          </w:tcPr>
          <w:p w14:paraId="15E463B1" w14:textId="77777777" w:rsidR="008E4C78" w:rsidRPr="008E4C78" w:rsidRDefault="008E4C78" w:rsidP="008E4C78">
            <w:pPr>
              <w:jc w:val="right"/>
              <w:rPr>
                <w:ins w:id="1844" w:author="Katie Reytar" w:date="2019-06-28T12:29:00Z"/>
                <w:rFonts w:ascii="Calibri" w:eastAsia="Times New Roman" w:hAnsi="Calibri" w:cs="Calibri"/>
                <w:color w:val="000000"/>
                <w:sz w:val="22"/>
                <w:szCs w:val="22"/>
                <w:lang w:val="en-US" w:eastAsia="en-US"/>
              </w:rPr>
            </w:pPr>
            <w:ins w:id="1845"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75D13EB6" w14:textId="77777777" w:rsidR="008E4C78" w:rsidRPr="008E4C78" w:rsidRDefault="008E4C78" w:rsidP="008E4C78">
            <w:pPr>
              <w:jc w:val="right"/>
              <w:rPr>
                <w:ins w:id="1846" w:author="Katie Reytar" w:date="2019-06-28T12:29:00Z"/>
                <w:rFonts w:ascii="Calibri" w:eastAsia="Times New Roman" w:hAnsi="Calibri" w:cs="Calibri"/>
                <w:b/>
                <w:bCs/>
                <w:color w:val="000000"/>
                <w:sz w:val="22"/>
                <w:szCs w:val="22"/>
                <w:lang w:val="en-US" w:eastAsia="en-US"/>
              </w:rPr>
            </w:pPr>
            <w:ins w:id="1847" w:author="Katie Reytar" w:date="2019-06-28T12:29:00Z">
              <w:r w:rsidRPr="008E4C78">
                <w:rPr>
                  <w:rFonts w:ascii="Calibri" w:eastAsia="Times New Roman" w:hAnsi="Calibri" w:cs="Calibri"/>
                  <w:b/>
                  <w:bCs/>
                  <w:color w:val="000000"/>
                  <w:sz w:val="22"/>
                  <w:szCs w:val="22"/>
                  <w:lang w:val="en-US" w:eastAsia="en-US"/>
                </w:rPr>
                <w:t>15</w:t>
              </w:r>
            </w:ins>
          </w:p>
        </w:tc>
      </w:tr>
      <w:tr w:rsidR="008E4C78" w:rsidRPr="008E4C78" w14:paraId="58DCE49B" w14:textId="77777777" w:rsidTr="002155F3">
        <w:trPr>
          <w:trHeight w:val="300"/>
          <w:ins w:id="1848" w:author="Katie Reytar" w:date="2019-06-28T12:29:00Z"/>
        </w:trPr>
        <w:tc>
          <w:tcPr>
            <w:tcW w:w="1620" w:type="dxa"/>
            <w:tcBorders>
              <w:top w:val="nil"/>
              <w:left w:val="nil"/>
              <w:bottom w:val="nil"/>
              <w:right w:val="nil"/>
            </w:tcBorders>
            <w:shd w:val="clear" w:color="auto" w:fill="auto"/>
            <w:noWrap/>
            <w:vAlign w:val="bottom"/>
            <w:hideMark/>
          </w:tcPr>
          <w:p w14:paraId="2EB8B3C9" w14:textId="77777777" w:rsidR="008E4C78" w:rsidRPr="008E4C78" w:rsidRDefault="008E4C78" w:rsidP="008E4C78">
            <w:pPr>
              <w:rPr>
                <w:ins w:id="1849" w:author="Katie Reytar" w:date="2019-06-28T12:29:00Z"/>
                <w:rFonts w:ascii="Calibri" w:eastAsia="Times New Roman" w:hAnsi="Calibri" w:cs="Calibri"/>
                <w:color w:val="000000"/>
                <w:sz w:val="22"/>
                <w:szCs w:val="22"/>
                <w:lang w:val="en-US" w:eastAsia="en-US"/>
              </w:rPr>
            </w:pPr>
            <w:ins w:id="1850" w:author="Katie Reytar" w:date="2019-06-28T12:29:00Z">
              <w:r w:rsidRPr="008E4C78">
                <w:rPr>
                  <w:rFonts w:ascii="Calibri" w:eastAsia="Times New Roman" w:hAnsi="Calibri" w:cs="Calibri"/>
                  <w:color w:val="000000"/>
                  <w:sz w:val="22"/>
                  <w:szCs w:val="22"/>
                  <w:lang w:val="en-US" w:eastAsia="en-US"/>
                </w:rPr>
                <w:t>Other Land</w:t>
              </w:r>
            </w:ins>
          </w:p>
        </w:tc>
        <w:tc>
          <w:tcPr>
            <w:tcW w:w="1060" w:type="dxa"/>
            <w:tcBorders>
              <w:top w:val="nil"/>
              <w:left w:val="nil"/>
              <w:bottom w:val="nil"/>
              <w:right w:val="nil"/>
            </w:tcBorders>
            <w:shd w:val="clear" w:color="auto" w:fill="auto"/>
            <w:vAlign w:val="bottom"/>
            <w:hideMark/>
          </w:tcPr>
          <w:p w14:paraId="7ED5ED46" w14:textId="77777777" w:rsidR="008E4C78" w:rsidRPr="008E4C78" w:rsidRDefault="008E4C78" w:rsidP="008E4C78">
            <w:pPr>
              <w:jc w:val="right"/>
              <w:rPr>
                <w:ins w:id="1851" w:author="Katie Reytar" w:date="2019-06-28T12:29:00Z"/>
                <w:rFonts w:ascii="Calibri" w:eastAsia="Times New Roman" w:hAnsi="Calibri" w:cs="Calibri"/>
                <w:color w:val="000000"/>
                <w:sz w:val="22"/>
                <w:szCs w:val="22"/>
                <w:lang w:val="en-US" w:eastAsia="en-US"/>
              </w:rPr>
            </w:pPr>
            <w:ins w:id="1852" w:author="Katie Reytar" w:date="2019-06-28T12:29:00Z">
              <w:r w:rsidRPr="008E4C78">
                <w:rPr>
                  <w:rFonts w:ascii="Calibri" w:eastAsia="Times New Roman" w:hAnsi="Calibri" w:cs="Calibri"/>
                  <w:color w:val="000000"/>
                  <w:sz w:val="22"/>
                  <w:szCs w:val="22"/>
                  <w:lang w:val="en-US" w:eastAsia="en-US"/>
                </w:rPr>
                <w:t>0</w:t>
              </w:r>
            </w:ins>
          </w:p>
        </w:tc>
        <w:tc>
          <w:tcPr>
            <w:tcW w:w="1190" w:type="dxa"/>
            <w:tcBorders>
              <w:top w:val="nil"/>
              <w:left w:val="nil"/>
              <w:bottom w:val="nil"/>
              <w:right w:val="nil"/>
            </w:tcBorders>
            <w:shd w:val="clear" w:color="auto" w:fill="auto"/>
            <w:vAlign w:val="bottom"/>
            <w:hideMark/>
          </w:tcPr>
          <w:p w14:paraId="6FFC8CAA" w14:textId="77777777" w:rsidR="008E4C78" w:rsidRPr="008E4C78" w:rsidRDefault="008E4C78" w:rsidP="008E4C78">
            <w:pPr>
              <w:jc w:val="right"/>
              <w:rPr>
                <w:ins w:id="1853" w:author="Katie Reytar" w:date="2019-06-28T12:29:00Z"/>
                <w:rFonts w:ascii="Calibri" w:eastAsia="Times New Roman" w:hAnsi="Calibri" w:cs="Calibri"/>
                <w:color w:val="000000"/>
                <w:sz w:val="22"/>
                <w:szCs w:val="22"/>
                <w:lang w:val="en-US" w:eastAsia="en-US"/>
              </w:rPr>
            </w:pPr>
            <w:ins w:id="1854" w:author="Katie Reytar" w:date="2019-06-28T12:29:00Z">
              <w:r w:rsidRPr="008E4C78">
                <w:rPr>
                  <w:rFonts w:ascii="Calibri" w:eastAsia="Times New Roman" w:hAnsi="Calibri" w:cs="Calibri"/>
                  <w:color w:val="000000"/>
                  <w:sz w:val="22"/>
                  <w:szCs w:val="22"/>
                  <w:lang w:val="en-US" w:eastAsia="en-US"/>
                </w:rPr>
                <w:t>0</w:t>
              </w:r>
            </w:ins>
          </w:p>
        </w:tc>
        <w:tc>
          <w:tcPr>
            <w:tcW w:w="750" w:type="dxa"/>
            <w:tcBorders>
              <w:top w:val="nil"/>
              <w:left w:val="nil"/>
              <w:bottom w:val="nil"/>
              <w:right w:val="nil"/>
            </w:tcBorders>
            <w:shd w:val="clear" w:color="auto" w:fill="auto"/>
            <w:vAlign w:val="bottom"/>
            <w:hideMark/>
          </w:tcPr>
          <w:p w14:paraId="46AD47E0" w14:textId="77777777" w:rsidR="008E4C78" w:rsidRPr="008E4C78" w:rsidRDefault="008E4C78" w:rsidP="008E4C78">
            <w:pPr>
              <w:jc w:val="right"/>
              <w:rPr>
                <w:ins w:id="1855" w:author="Katie Reytar" w:date="2019-06-28T12:29:00Z"/>
                <w:rFonts w:ascii="Calibri" w:eastAsia="Times New Roman" w:hAnsi="Calibri" w:cs="Calibri"/>
                <w:color w:val="000000"/>
                <w:sz w:val="22"/>
                <w:szCs w:val="22"/>
                <w:lang w:val="en-US" w:eastAsia="en-US"/>
              </w:rPr>
            </w:pPr>
            <w:ins w:id="1856"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00AB286E" w14:textId="77777777" w:rsidR="008E4C78" w:rsidRPr="008E4C78" w:rsidRDefault="008E4C78" w:rsidP="008E4C78">
            <w:pPr>
              <w:jc w:val="right"/>
              <w:rPr>
                <w:ins w:id="1857" w:author="Katie Reytar" w:date="2019-06-28T12:29:00Z"/>
                <w:rFonts w:ascii="Calibri" w:eastAsia="Times New Roman" w:hAnsi="Calibri" w:cs="Calibri"/>
                <w:color w:val="000000"/>
                <w:sz w:val="22"/>
                <w:szCs w:val="22"/>
                <w:lang w:val="en-US" w:eastAsia="en-US"/>
              </w:rPr>
            </w:pPr>
            <w:ins w:id="1858"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413AC573" w14:textId="77777777" w:rsidR="008E4C78" w:rsidRPr="008E4C78" w:rsidRDefault="008E4C78" w:rsidP="008E4C78">
            <w:pPr>
              <w:jc w:val="right"/>
              <w:rPr>
                <w:ins w:id="1859" w:author="Katie Reytar" w:date="2019-06-28T12:29:00Z"/>
                <w:rFonts w:ascii="Calibri" w:eastAsia="Times New Roman" w:hAnsi="Calibri" w:cs="Calibri"/>
                <w:color w:val="000000"/>
                <w:sz w:val="22"/>
                <w:szCs w:val="22"/>
                <w:lang w:val="en-US" w:eastAsia="en-US"/>
              </w:rPr>
            </w:pPr>
            <w:ins w:id="1860"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06B59D2E" w14:textId="77777777" w:rsidR="008E4C78" w:rsidRPr="008E4C78" w:rsidRDefault="008E4C78" w:rsidP="008E4C78">
            <w:pPr>
              <w:jc w:val="right"/>
              <w:rPr>
                <w:ins w:id="1861" w:author="Katie Reytar" w:date="2019-06-28T12:29:00Z"/>
                <w:rFonts w:ascii="Calibri" w:eastAsia="Times New Roman" w:hAnsi="Calibri" w:cs="Calibri"/>
                <w:color w:val="000000"/>
                <w:sz w:val="22"/>
                <w:szCs w:val="22"/>
                <w:lang w:val="en-US" w:eastAsia="en-US"/>
              </w:rPr>
            </w:pPr>
            <w:ins w:id="1862"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005BA8D5" w14:textId="77777777" w:rsidR="008E4C78" w:rsidRPr="008E4C78" w:rsidRDefault="008E4C78" w:rsidP="008E4C78">
            <w:pPr>
              <w:jc w:val="right"/>
              <w:rPr>
                <w:ins w:id="1863" w:author="Katie Reytar" w:date="2019-06-28T12:29:00Z"/>
                <w:rFonts w:ascii="Calibri" w:eastAsia="Times New Roman" w:hAnsi="Calibri" w:cs="Calibri"/>
                <w:color w:val="000000"/>
                <w:sz w:val="22"/>
                <w:szCs w:val="22"/>
                <w:lang w:val="en-US" w:eastAsia="en-US"/>
              </w:rPr>
            </w:pPr>
            <w:ins w:id="1864" w:author="Katie Reytar" w:date="2019-06-28T12:29:00Z">
              <w:r w:rsidRPr="008E4C78">
                <w:rPr>
                  <w:rFonts w:ascii="Calibri" w:eastAsia="Times New Roman" w:hAnsi="Calibri" w:cs="Calibri"/>
                  <w:color w:val="000000"/>
                  <w:sz w:val="22"/>
                  <w:szCs w:val="22"/>
                  <w:lang w:val="en-US" w:eastAsia="en-US"/>
                </w:rPr>
                <w:t>0</w:t>
              </w:r>
            </w:ins>
          </w:p>
        </w:tc>
        <w:tc>
          <w:tcPr>
            <w:tcW w:w="970" w:type="dxa"/>
            <w:gridSpan w:val="2"/>
            <w:tcBorders>
              <w:top w:val="nil"/>
              <w:left w:val="nil"/>
              <w:bottom w:val="nil"/>
              <w:right w:val="nil"/>
            </w:tcBorders>
            <w:shd w:val="clear" w:color="auto" w:fill="auto"/>
            <w:vAlign w:val="bottom"/>
            <w:hideMark/>
          </w:tcPr>
          <w:p w14:paraId="5768B2EB" w14:textId="77777777" w:rsidR="008E4C78" w:rsidRPr="008E4C78" w:rsidRDefault="008E4C78" w:rsidP="008E4C78">
            <w:pPr>
              <w:jc w:val="right"/>
              <w:rPr>
                <w:ins w:id="1865" w:author="Katie Reytar" w:date="2019-06-28T12:29:00Z"/>
                <w:rFonts w:ascii="Calibri" w:eastAsia="Times New Roman" w:hAnsi="Calibri" w:cs="Calibri"/>
                <w:color w:val="000000"/>
                <w:sz w:val="22"/>
                <w:szCs w:val="22"/>
                <w:lang w:val="en-US" w:eastAsia="en-US"/>
              </w:rPr>
            </w:pPr>
            <w:ins w:id="1866"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66A4BC69" w14:textId="77777777" w:rsidR="008E4C78" w:rsidRPr="008E4C78" w:rsidRDefault="008E4C78" w:rsidP="008E4C78">
            <w:pPr>
              <w:jc w:val="right"/>
              <w:rPr>
                <w:ins w:id="1867" w:author="Katie Reytar" w:date="2019-06-28T12:29:00Z"/>
                <w:rFonts w:ascii="Calibri" w:eastAsia="Times New Roman" w:hAnsi="Calibri" w:cs="Calibri"/>
                <w:b/>
                <w:bCs/>
                <w:color w:val="000000"/>
                <w:sz w:val="22"/>
                <w:szCs w:val="22"/>
                <w:lang w:val="en-US" w:eastAsia="en-US"/>
              </w:rPr>
            </w:pPr>
            <w:ins w:id="1868" w:author="Katie Reytar" w:date="2019-06-28T12:29:00Z">
              <w:r w:rsidRPr="008E4C78">
                <w:rPr>
                  <w:rFonts w:ascii="Calibri" w:eastAsia="Times New Roman" w:hAnsi="Calibri" w:cs="Calibri"/>
                  <w:b/>
                  <w:bCs/>
                  <w:color w:val="000000"/>
                  <w:sz w:val="22"/>
                  <w:szCs w:val="22"/>
                  <w:lang w:val="en-US" w:eastAsia="en-US"/>
                </w:rPr>
                <w:t>0</w:t>
              </w:r>
            </w:ins>
          </w:p>
        </w:tc>
      </w:tr>
      <w:tr w:rsidR="008E4C78" w:rsidRPr="008E4C78" w14:paraId="061D22D0" w14:textId="77777777" w:rsidTr="002155F3">
        <w:trPr>
          <w:trHeight w:val="300"/>
          <w:ins w:id="1869" w:author="Katie Reytar" w:date="2019-06-28T12:29:00Z"/>
        </w:trPr>
        <w:tc>
          <w:tcPr>
            <w:tcW w:w="1620" w:type="dxa"/>
            <w:tcBorders>
              <w:top w:val="nil"/>
              <w:left w:val="nil"/>
              <w:bottom w:val="nil"/>
              <w:right w:val="nil"/>
            </w:tcBorders>
            <w:shd w:val="clear" w:color="auto" w:fill="auto"/>
            <w:noWrap/>
            <w:vAlign w:val="bottom"/>
            <w:hideMark/>
          </w:tcPr>
          <w:p w14:paraId="2D3AEDB2" w14:textId="77777777" w:rsidR="008E4C78" w:rsidRPr="008E4C78" w:rsidRDefault="008E4C78" w:rsidP="008E4C78">
            <w:pPr>
              <w:rPr>
                <w:ins w:id="1870" w:author="Katie Reytar" w:date="2019-06-28T12:29:00Z"/>
                <w:rFonts w:ascii="Calibri" w:eastAsia="Times New Roman" w:hAnsi="Calibri" w:cs="Calibri"/>
                <w:color w:val="000000"/>
                <w:sz w:val="22"/>
                <w:szCs w:val="22"/>
                <w:lang w:val="en-US" w:eastAsia="en-US"/>
              </w:rPr>
            </w:pPr>
            <w:ins w:id="1871" w:author="Katie Reytar" w:date="2019-06-28T12:29:00Z">
              <w:r w:rsidRPr="008E4C78">
                <w:rPr>
                  <w:rFonts w:ascii="Calibri" w:eastAsia="Times New Roman" w:hAnsi="Calibri" w:cs="Calibri"/>
                  <w:color w:val="000000"/>
                  <w:sz w:val="22"/>
                  <w:szCs w:val="22"/>
                  <w:lang w:val="en-US" w:eastAsia="en-US"/>
                </w:rPr>
                <w:t>Settlement</w:t>
              </w:r>
            </w:ins>
          </w:p>
        </w:tc>
        <w:tc>
          <w:tcPr>
            <w:tcW w:w="1060" w:type="dxa"/>
            <w:tcBorders>
              <w:top w:val="nil"/>
              <w:left w:val="nil"/>
              <w:bottom w:val="nil"/>
              <w:right w:val="nil"/>
            </w:tcBorders>
            <w:shd w:val="clear" w:color="auto" w:fill="auto"/>
            <w:vAlign w:val="bottom"/>
            <w:hideMark/>
          </w:tcPr>
          <w:p w14:paraId="48BD81E8" w14:textId="77777777" w:rsidR="008E4C78" w:rsidRPr="008E4C78" w:rsidRDefault="008E4C78" w:rsidP="008E4C78">
            <w:pPr>
              <w:jc w:val="right"/>
              <w:rPr>
                <w:ins w:id="1872" w:author="Katie Reytar" w:date="2019-06-28T12:29:00Z"/>
                <w:rFonts w:ascii="Calibri" w:eastAsia="Times New Roman" w:hAnsi="Calibri" w:cs="Calibri"/>
                <w:color w:val="000000"/>
                <w:sz w:val="22"/>
                <w:szCs w:val="22"/>
                <w:lang w:val="en-US" w:eastAsia="en-US"/>
              </w:rPr>
            </w:pPr>
            <w:ins w:id="1873" w:author="Katie Reytar" w:date="2019-06-28T12:29:00Z">
              <w:r w:rsidRPr="008E4C78">
                <w:rPr>
                  <w:rFonts w:ascii="Calibri" w:eastAsia="Times New Roman" w:hAnsi="Calibri" w:cs="Calibri"/>
                  <w:color w:val="000000"/>
                  <w:sz w:val="22"/>
                  <w:szCs w:val="22"/>
                  <w:lang w:val="en-US" w:eastAsia="en-US"/>
                </w:rPr>
                <w:t>0</w:t>
              </w:r>
            </w:ins>
          </w:p>
        </w:tc>
        <w:tc>
          <w:tcPr>
            <w:tcW w:w="1190" w:type="dxa"/>
            <w:tcBorders>
              <w:top w:val="nil"/>
              <w:left w:val="nil"/>
              <w:bottom w:val="nil"/>
              <w:right w:val="nil"/>
            </w:tcBorders>
            <w:shd w:val="clear" w:color="auto" w:fill="auto"/>
            <w:vAlign w:val="bottom"/>
            <w:hideMark/>
          </w:tcPr>
          <w:p w14:paraId="292D7C9F" w14:textId="77777777" w:rsidR="008E4C78" w:rsidRPr="008E4C78" w:rsidRDefault="008E4C78" w:rsidP="008E4C78">
            <w:pPr>
              <w:jc w:val="right"/>
              <w:rPr>
                <w:ins w:id="1874" w:author="Katie Reytar" w:date="2019-06-28T12:29:00Z"/>
                <w:rFonts w:ascii="Calibri" w:eastAsia="Times New Roman" w:hAnsi="Calibri" w:cs="Calibri"/>
                <w:color w:val="000000"/>
                <w:sz w:val="22"/>
                <w:szCs w:val="22"/>
                <w:lang w:val="en-US" w:eastAsia="en-US"/>
              </w:rPr>
            </w:pPr>
            <w:ins w:id="1875" w:author="Katie Reytar" w:date="2019-06-28T12:29:00Z">
              <w:r w:rsidRPr="008E4C78">
                <w:rPr>
                  <w:rFonts w:ascii="Calibri" w:eastAsia="Times New Roman" w:hAnsi="Calibri" w:cs="Calibri"/>
                  <w:color w:val="000000"/>
                  <w:sz w:val="22"/>
                  <w:szCs w:val="22"/>
                  <w:lang w:val="en-US" w:eastAsia="en-US"/>
                </w:rPr>
                <w:t>0</w:t>
              </w:r>
            </w:ins>
          </w:p>
        </w:tc>
        <w:tc>
          <w:tcPr>
            <w:tcW w:w="750" w:type="dxa"/>
            <w:tcBorders>
              <w:top w:val="nil"/>
              <w:left w:val="nil"/>
              <w:bottom w:val="nil"/>
              <w:right w:val="nil"/>
            </w:tcBorders>
            <w:shd w:val="clear" w:color="auto" w:fill="auto"/>
            <w:vAlign w:val="bottom"/>
            <w:hideMark/>
          </w:tcPr>
          <w:p w14:paraId="5112A359" w14:textId="77777777" w:rsidR="008E4C78" w:rsidRPr="008E4C78" w:rsidRDefault="008E4C78" w:rsidP="008E4C78">
            <w:pPr>
              <w:jc w:val="right"/>
              <w:rPr>
                <w:ins w:id="1876" w:author="Katie Reytar" w:date="2019-06-28T12:29:00Z"/>
                <w:rFonts w:ascii="Calibri" w:eastAsia="Times New Roman" w:hAnsi="Calibri" w:cs="Calibri"/>
                <w:color w:val="000000"/>
                <w:sz w:val="22"/>
                <w:szCs w:val="22"/>
                <w:lang w:val="en-US" w:eastAsia="en-US"/>
              </w:rPr>
            </w:pPr>
            <w:ins w:id="1877"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53116107" w14:textId="77777777" w:rsidR="008E4C78" w:rsidRPr="008E4C78" w:rsidRDefault="008E4C78" w:rsidP="008E4C78">
            <w:pPr>
              <w:jc w:val="right"/>
              <w:rPr>
                <w:ins w:id="1878" w:author="Katie Reytar" w:date="2019-06-28T12:29:00Z"/>
                <w:rFonts w:ascii="Calibri" w:eastAsia="Times New Roman" w:hAnsi="Calibri" w:cs="Calibri"/>
                <w:color w:val="000000"/>
                <w:sz w:val="22"/>
                <w:szCs w:val="22"/>
                <w:lang w:val="en-US" w:eastAsia="en-US"/>
              </w:rPr>
            </w:pPr>
            <w:ins w:id="1879"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5CC41F42" w14:textId="77777777" w:rsidR="008E4C78" w:rsidRPr="008E4C78" w:rsidRDefault="008E4C78" w:rsidP="008E4C78">
            <w:pPr>
              <w:jc w:val="right"/>
              <w:rPr>
                <w:ins w:id="1880" w:author="Katie Reytar" w:date="2019-06-28T12:29:00Z"/>
                <w:rFonts w:ascii="Calibri" w:eastAsia="Times New Roman" w:hAnsi="Calibri" w:cs="Calibri"/>
                <w:color w:val="000000"/>
                <w:sz w:val="22"/>
                <w:szCs w:val="22"/>
                <w:lang w:val="en-US" w:eastAsia="en-US"/>
              </w:rPr>
            </w:pPr>
            <w:ins w:id="1881"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6AF01F62" w14:textId="77777777" w:rsidR="008E4C78" w:rsidRPr="008E4C78" w:rsidRDefault="008E4C78" w:rsidP="008E4C78">
            <w:pPr>
              <w:jc w:val="right"/>
              <w:rPr>
                <w:ins w:id="1882" w:author="Katie Reytar" w:date="2019-06-28T12:29:00Z"/>
                <w:rFonts w:ascii="Calibri" w:eastAsia="Times New Roman" w:hAnsi="Calibri" w:cs="Calibri"/>
                <w:color w:val="000000"/>
                <w:sz w:val="22"/>
                <w:szCs w:val="22"/>
                <w:lang w:val="en-US" w:eastAsia="en-US"/>
              </w:rPr>
            </w:pPr>
            <w:ins w:id="1883"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18F0EED6" w14:textId="77777777" w:rsidR="008E4C78" w:rsidRPr="008E4C78" w:rsidRDefault="008E4C78" w:rsidP="008E4C78">
            <w:pPr>
              <w:jc w:val="right"/>
              <w:rPr>
                <w:ins w:id="1884" w:author="Katie Reytar" w:date="2019-06-28T12:29:00Z"/>
                <w:rFonts w:ascii="Calibri" w:eastAsia="Times New Roman" w:hAnsi="Calibri" w:cs="Calibri"/>
                <w:color w:val="000000"/>
                <w:sz w:val="22"/>
                <w:szCs w:val="22"/>
                <w:lang w:val="en-US" w:eastAsia="en-US"/>
              </w:rPr>
            </w:pPr>
            <w:ins w:id="1885" w:author="Katie Reytar" w:date="2019-06-28T12:29:00Z">
              <w:r w:rsidRPr="008E4C78">
                <w:rPr>
                  <w:rFonts w:ascii="Calibri" w:eastAsia="Times New Roman" w:hAnsi="Calibri" w:cs="Calibri"/>
                  <w:color w:val="000000"/>
                  <w:sz w:val="22"/>
                  <w:szCs w:val="22"/>
                  <w:lang w:val="en-US" w:eastAsia="en-US"/>
                </w:rPr>
                <w:t>8</w:t>
              </w:r>
            </w:ins>
          </w:p>
        </w:tc>
        <w:tc>
          <w:tcPr>
            <w:tcW w:w="970" w:type="dxa"/>
            <w:gridSpan w:val="2"/>
            <w:tcBorders>
              <w:top w:val="nil"/>
              <w:left w:val="nil"/>
              <w:bottom w:val="nil"/>
              <w:right w:val="nil"/>
            </w:tcBorders>
            <w:shd w:val="clear" w:color="auto" w:fill="auto"/>
            <w:vAlign w:val="bottom"/>
            <w:hideMark/>
          </w:tcPr>
          <w:p w14:paraId="6E074182" w14:textId="77777777" w:rsidR="008E4C78" w:rsidRPr="008E4C78" w:rsidRDefault="008E4C78" w:rsidP="008E4C78">
            <w:pPr>
              <w:jc w:val="right"/>
              <w:rPr>
                <w:ins w:id="1886" w:author="Katie Reytar" w:date="2019-06-28T12:29:00Z"/>
                <w:rFonts w:ascii="Calibri" w:eastAsia="Times New Roman" w:hAnsi="Calibri" w:cs="Calibri"/>
                <w:color w:val="000000"/>
                <w:sz w:val="22"/>
                <w:szCs w:val="22"/>
                <w:lang w:val="en-US" w:eastAsia="en-US"/>
              </w:rPr>
            </w:pPr>
            <w:ins w:id="1887" w:author="Katie Reytar" w:date="2019-06-28T12:29:00Z">
              <w:r w:rsidRPr="008E4C78">
                <w:rPr>
                  <w:rFonts w:ascii="Calibri" w:eastAsia="Times New Roman" w:hAnsi="Calibri" w:cs="Calibri"/>
                  <w:color w:val="000000"/>
                  <w:sz w:val="22"/>
                  <w:szCs w:val="22"/>
                  <w:lang w:val="en-US" w:eastAsia="en-US"/>
                </w:rPr>
                <w:t>1</w:t>
              </w:r>
            </w:ins>
          </w:p>
        </w:tc>
        <w:tc>
          <w:tcPr>
            <w:tcW w:w="970" w:type="dxa"/>
            <w:tcBorders>
              <w:top w:val="nil"/>
              <w:left w:val="nil"/>
              <w:bottom w:val="nil"/>
              <w:right w:val="nil"/>
            </w:tcBorders>
            <w:shd w:val="clear" w:color="auto" w:fill="auto"/>
            <w:vAlign w:val="bottom"/>
            <w:hideMark/>
          </w:tcPr>
          <w:p w14:paraId="27691A27" w14:textId="77777777" w:rsidR="008E4C78" w:rsidRPr="008E4C78" w:rsidRDefault="008E4C78" w:rsidP="008E4C78">
            <w:pPr>
              <w:jc w:val="right"/>
              <w:rPr>
                <w:ins w:id="1888" w:author="Katie Reytar" w:date="2019-06-28T12:29:00Z"/>
                <w:rFonts w:ascii="Calibri" w:eastAsia="Times New Roman" w:hAnsi="Calibri" w:cs="Calibri"/>
                <w:b/>
                <w:bCs/>
                <w:color w:val="000000"/>
                <w:sz w:val="22"/>
                <w:szCs w:val="22"/>
                <w:lang w:val="en-US" w:eastAsia="en-US"/>
              </w:rPr>
            </w:pPr>
            <w:ins w:id="1889" w:author="Katie Reytar" w:date="2019-06-28T12:29:00Z">
              <w:r w:rsidRPr="008E4C78">
                <w:rPr>
                  <w:rFonts w:ascii="Calibri" w:eastAsia="Times New Roman" w:hAnsi="Calibri" w:cs="Calibri"/>
                  <w:b/>
                  <w:bCs/>
                  <w:color w:val="000000"/>
                  <w:sz w:val="22"/>
                  <w:szCs w:val="22"/>
                  <w:lang w:val="en-US" w:eastAsia="en-US"/>
                </w:rPr>
                <w:t>9</w:t>
              </w:r>
            </w:ins>
          </w:p>
        </w:tc>
      </w:tr>
      <w:tr w:rsidR="008E4C78" w:rsidRPr="008E4C78" w14:paraId="2EEE6275" w14:textId="77777777" w:rsidTr="002155F3">
        <w:trPr>
          <w:trHeight w:val="300"/>
          <w:ins w:id="1890" w:author="Katie Reytar" w:date="2019-06-28T12:29:00Z"/>
        </w:trPr>
        <w:tc>
          <w:tcPr>
            <w:tcW w:w="1620" w:type="dxa"/>
            <w:tcBorders>
              <w:top w:val="nil"/>
              <w:left w:val="nil"/>
              <w:bottom w:val="nil"/>
              <w:right w:val="nil"/>
            </w:tcBorders>
            <w:shd w:val="clear" w:color="auto" w:fill="auto"/>
            <w:noWrap/>
            <w:vAlign w:val="bottom"/>
            <w:hideMark/>
          </w:tcPr>
          <w:p w14:paraId="26CD3478" w14:textId="77777777" w:rsidR="008E4C78" w:rsidRPr="008E4C78" w:rsidRDefault="008E4C78" w:rsidP="008E4C78">
            <w:pPr>
              <w:rPr>
                <w:ins w:id="1891" w:author="Katie Reytar" w:date="2019-06-28T12:29:00Z"/>
                <w:rFonts w:ascii="Calibri" w:eastAsia="Times New Roman" w:hAnsi="Calibri" w:cs="Calibri"/>
                <w:color w:val="000000"/>
                <w:sz w:val="22"/>
                <w:szCs w:val="22"/>
                <w:lang w:val="en-US" w:eastAsia="en-US"/>
              </w:rPr>
            </w:pPr>
            <w:ins w:id="1892" w:author="Katie Reytar" w:date="2019-06-28T12:29:00Z">
              <w:r w:rsidRPr="008E4C78">
                <w:rPr>
                  <w:rFonts w:ascii="Calibri" w:eastAsia="Times New Roman" w:hAnsi="Calibri" w:cs="Calibri"/>
                  <w:color w:val="000000"/>
                  <w:sz w:val="22"/>
                  <w:szCs w:val="22"/>
                  <w:lang w:val="en-US" w:eastAsia="en-US"/>
                </w:rPr>
                <w:t>Wetland</w:t>
              </w:r>
            </w:ins>
          </w:p>
        </w:tc>
        <w:tc>
          <w:tcPr>
            <w:tcW w:w="1060" w:type="dxa"/>
            <w:tcBorders>
              <w:top w:val="nil"/>
              <w:left w:val="nil"/>
              <w:bottom w:val="nil"/>
              <w:right w:val="nil"/>
            </w:tcBorders>
            <w:shd w:val="clear" w:color="auto" w:fill="auto"/>
            <w:vAlign w:val="bottom"/>
            <w:hideMark/>
          </w:tcPr>
          <w:p w14:paraId="2962AE32" w14:textId="77777777" w:rsidR="008E4C78" w:rsidRPr="008E4C78" w:rsidRDefault="008E4C78" w:rsidP="008E4C78">
            <w:pPr>
              <w:jc w:val="right"/>
              <w:rPr>
                <w:ins w:id="1893" w:author="Katie Reytar" w:date="2019-06-28T12:29:00Z"/>
                <w:rFonts w:ascii="Calibri" w:eastAsia="Times New Roman" w:hAnsi="Calibri" w:cs="Calibri"/>
                <w:color w:val="000000"/>
                <w:sz w:val="22"/>
                <w:szCs w:val="22"/>
                <w:lang w:val="en-US" w:eastAsia="en-US"/>
              </w:rPr>
            </w:pPr>
            <w:ins w:id="1894" w:author="Katie Reytar" w:date="2019-06-28T12:29:00Z">
              <w:r w:rsidRPr="008E4C78">
                <w:rPr>
                  <w:rFonts w:ascii="Calibri" w:eastAsia="Times New Roman" w:hAnsi="Calibri" w:cs="Calibri"/>
                  <w:color w:val="000000"/>
                  <w:sz w:val="22"/>
                  <w:szCs w:val="22"/>
                  <w:lang w:val="en-US" w:eastAsia="en-US"/>
                </w:rPr>
                <w:t>0</w:t>
              </w:r>
            </w:ins>
          </w:p>
        </w:tc>
        <w:tc>
          <w:tcPr>
            <w:tcW w:w="1190" w:type="dxa"/>
            <w:tcBorders>
              <w:top w:val="nil"/>
              <w:left w:val="nil"/>
              <w:bottom w:val="nil"/>
              <w:right w:val="nil"/>
            </w:tcBorders>
            <w:shd w:val="clear" w:color="auto" w:fill="auto"/>
            <w:vAlign w:val="bottom"/>
            <w:hideMark/>
          </w:tcPr>
          <w:p w14:paraId="49C17C65" w14:textId="77777777" w:rsidR="008E4C78" w:rsidRPr="008E4C78" w:rsidRDefault="008E4C78" w:rsidP="008E4C78">
            <w:pPr>
              <w:jc w:val="right"/>
              <w:rPr>
                <w:ins w:id="1895" w:author="Katie Reytar" w:date="2019-06-28T12:29:00Z"/>
                <w:rFonts w:ascii="Calibri" w:eastAsia="Times New Roman" w:hAnsi="Calibri" w:cs="Calibri"/>
                <w:color w:val="000000"/>
                <w:sz w:val="22"/>
                <w:szCs w:val="22"/>
                <w:lang w:val="en-US" w:eastAsia="en-US"/>
              </w:rPr>
            </w:pPr>
            <w:ins w:id="1896" w:author="Katie Reytar" w:date="2019-06-28T12:29:00Z">
              <w:r w:rsidRPr="008E4C78">
                <w:rPr>
                  <w:rFonts w:ascii="Calibri" w:eastAsia="Times New Roman" w:hAnsi="Calibri" w:cs="Calibri"/>
                  <w:color w:val="000000"/>
                  <w:sz w:val="22"/>
                  <w:szCs w:val="22"/>
                  <w:lang w:val="en-US" w:eastAsia="en-US"/>
                </w:rPr>
                <w:t>0</w:t>
              </w:r>
            </w:ins>
          </w:p>
        </w:tc>
        <w:tc>
          <w:tcPr>
            <w:tcW w:w="750" w:type="dxa"/>
            <w:tcBorders>
              <w:top w:val="nil"/>
              <w:left w:val="nil"/>
              <w:bottom w:val="nil"/>
              <w:right w:val="nil"/>
            </w:tcBorders>
            <w:shd w:val="clear" w:color="auto" w:fill="auto"/>
            <w:vAlign w:val="bottom"/>
            <w:hideMark/>
          </w:tcPr>
          <w:p w14:paraId="1ECE0C6E" w14:textId="77777777" w:rsidR="008E4C78" w:rsidRPr="008E4C78" w:rsidRDefault="008E4C78" w:rsidP="008E4C78">
            <w:pPr>
              <w:jc w:val="right"/>
              <w:rPr>
                <w:ins w:id="1897" w:author="Katie Reytar" w:date="2019-06-28T12:29:00Z"/>
                <w:rFonts w:ascii="Calibri" w:eastAsia="Times New Roman" w:hAnsi="Calibri" w:cs="Calibri"/>
                <w:color w:val="000000"/>
                <w:sz w:val="22"/>
                <w:szCs w:val="22"/>
                <w:lang w:val="en-US" w:eastAsia="en-US"/>
              </w:rPr>
            </w:pPr>
            <w:ins w:id="1898"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61BF945A" w14:textId="77777777" w:rsidR="008E4C78" w:rsidRPr="008E4C78" w:rsidRDefault="008E4C78" w:rsidP="008E4C78">
            <w:pPr>
              <w:jc w:val="right"/>
              <w:rPr>
                <w:ins w:id="1899" w:author="Katie Reytar" w:date="2019-06-28T12:29:00Z"/>
                <w:rFonts w:ascii="Calibri" w:eastAsia="Times New Roman" w:hAnsi="Calibri" w:cs="Calibri"/>
                <w:color w:val="000000"/>
                <w:sz w:val="22"/>
                <w:szCs w:val="22"/>
                <w:lang w:val="en-US" w:eastAsia="en-US"/>
              </w:rPr>
            </w:pPr>
            <w:ins w:id="1900"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0DAB29F9" w14:textId="77777777" w:rsidR="008E4C78" w:rsidRPr="008E4C78" w:rsidRDefault="008E4C78" w:rsidP="008E4C78">
            <w:pPr>
              <w:jc w:val="right"/>
              <w:rPr>
                <w:ins w:id="1901" w:author="Katie Reytar" w:date="2019-06-28T12:29:00Z"/>
                <w:rFonts w:ascii="Calibri" w:eastAsia="Times New Roman" w:hAnsi="Calibri" w:cs="Calibri"/>
                <w:color w:val="000000"/>
                <w:sz w:val="22"/>
                <w:szCs w:val="22"/>
                <w:lang w:val="en-US" w:eastAsia="en-US"/>
              </w:rPr>
            </w:pPr>
            <w:ins w:id="1902"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7A75F0CC" w14:textId="77777777" w:rsidR="008E4C78" w:rsidRPr="008E4C78" w:rsidRDefault="008E4C78" w:rsidP="008E4C78">
            <w:pPr>
              <w:jc w:val="right"/>
              <w:rPr>
                <w:ins w:id="1903" w:author="Katie Reytar" w:date="2019-06-28T12:29:00Z"/>
                <w:rFonts w:ascii="Calibri" w:eastAsia="Times New Roman" w:hAnsi="Calibri" w:cs="Calibri"/>
                <w:color w:val="000000"/>
                <w:sz w:val="22"/>
                <w:szCs w:val="22"/>
                <w:lang w:val="en-US" w:eastAsia="en-US"/>
              </w:rPr>
            </w:pPr>
            <w:ins w:id="1904" w:author="Katie Reytar" w:date="2019-06-28T12:29:00Z">
              <w:r w:rsidRPr="008E4C78">
                <w:rPr>
                  <w:rFonts w:ascii="Calibri" w:eastAsia="Times New Roman" w:hAnsi="Calibri" w:cs="Calibri"/>
                  <w:color w:val="000000"/>
                  <w:sz w:val="22"/>
                  <w:szCs w:val="22"/>
                  <w:lang w:val="en-US" w:eastAsia="en-US"/>
                </w:rPr>
                <w:t>0</w:t>
              </w:r>
            </w:ins>
          </w:p>
        </w:tc>
        <w:tc>
          <w:tcPr>
            <w:tcW w:w="970" w:type="dxa"/>
            <w:tcBorders>
              <w:top w:val="nil"/>
              <w:left w:val="nil"/>
              <w:bottom w:val="nil"/>
              <w:right w:val="nil"/>
            </w:tcBorders>
            <w:shd w:val="clear" w:color="auto" w:fill="auto"/>
            <w:vAlign w:val="bottom"/>
            <w:hideMark/>
          </w:tcPr>
          <w:p w14:paraId="19A3BCEB" w14:textId="77777777" w:rsidR="008E4C78" w:rsidRPr="008E4C78" w:rsidRDefault="008E4C78" w:rsidP="008E4C78">
            <w:pPr>
              <w:jc w:val="right"/>
              <w:rPr>
                <w:ins w:id="1905" w:author="Katie Reytar" w:date="2019-06-28T12:29:00Z"/>
                <w:rFonts w:ascii="Calibri" w:eastAsia="Times New Roman" w:hAnsi="Calibri" w:cs="Calibri"/>
                <w:color w:val="000000"/>
                <w:sz w:val="22"/>
                <w:szCs w:val="22"/>
                <w:lang w:val="en-US" w:eastAsia="en-US"/>
              </w:rPr>
            </w:pPr>
            <w:ins w:id="1906" w:author="Katie Reytar" w:date="2019-06-28T12:29:00Z">
              <w:r w:rsidRPr="008E4C78">
                <w:rPr>
                  <w:rFonts w:ascii="Calibri" w:eastAsia="Times New Roman" w:hAnsi="Calibri" w:cs="Calibri"/>
                  <w:color w:val="000000"/>
                  <w:sz w:val="22"/>
                  <w:szCs w:val="22"/>
                  <w:lang w:val="en-US" w:eastAsia="en-US"/>
                </w:rPr>
                <w:t>0</w:t>
              </w:r>
            </w:ins>
          </w:p>
        </w:tc>
        <w:tc>
          <w:tcPr>
            <w:tcW w:w="970" w:type="dxa"/>
            <w:gridSpan w:val="2"/>
            <w:tcBorders>
              <w:top w:val="nil"/>
              <w:left w:val="nil"/>
              <w:bottom w:val="nil"/>
              <w:right w:val="nil"/>
            </w:tcBorders>
            <w:shd w:val="clear" w:color="auto" w:fill="auto"/>
            <w:vAlign w:val="bottom"/>
            <w:hideMark/>
          </w:tcPr>
          <w:p w14:paraId="3993521F" w14:textId="77777777" w:rsidR="008E4C78" w:rsidRPr="008E4C78" w:rsidRDefault="008E4C78" w:rsidP="008E4C78">
            <w:pPr>
              <w:jc w:val="right"/>
              <w:rPr>
                <w:ins w:id="1907" w:author="Katie Reytar" w:date="2019-06-28T12:29:00Z"/>
                <w:rFonts w:ascii="Calibri" w:eastAsia="Times New Roman" w:hAnsi="Calibri" w:cs="Calibri"/>
                <w:color w:val="000000"/>
                <w:sz w:val="22"/>
                <w:szCs w:val="22"/>
                <w:lang w:val="en-US" w:eastAsia="en-US"/>
              </w:rPr>
            </w:pPr>
            <w:ins w:id="1908" w:author="Katie Reytar" w:date="2019-06-28T12:29:00Z">
              <w:r w:rsidRPr="008E4C78">
                <w:rPr>
                  <w:rFonts w:ascii="Calibri" w:eastAsia="Times New Roman" w:hAnsi="Calibri" w:cs="Calibri"/>
                  <w:color w:val="000000"/>
                  <w:sz w:val="22"/>
                  <w:szCs w:val="22"/>
                  <w:lang w:val="en-US" w:eastAsia="en-US"/>
                </w:rPr>
                <w:t>8</w:t>
              </w:r>
            </w:ins>
          </w:p>
        </w:tc>
        <w:tc>
          <w:tcPr>
            <w:tcW w:w="970" w:type="dxa"/>
            <w:tcBorders>
              <w:top w:val="nil"/>
              <w:left w:val="nil"/>
              <w:bottom w:val="nil"/>
              <w:right w:val="nil"/>
            </w:tcBorders>
            <w:shd w:val="clear" w:color="auto" w:fill="auto"/>
            <w:vAlign w:val="bottom"/>
            <w:hideMark/>
          </w:tcPr>
          <w:p w14:paraId="63C2456D" w14:textId="77777777" w:rsidR="008E4C78" w:rsidRPr="008E4C78" w:rsidRDefault="008E4C78" w:rsidP="008E4C78">
            <w:pPr>
              <w:jc w:val="right"/>
              <w:rPr>
                <w:ins w:id="1909" w:author="Katie Reytar" w:date="2019-06-28T12:29:00Z"/>
                <w:rFonts w:ascii="Calibri" w:eastAsia="Times New Roman" w:hAnsi="Calibri" w:cs="Calibri"/>
                <w:b/>
                <w:bCs/>
                <w:color w:val="000000"/>
                <w:sz w:val="22"/>
                <w:szCs w:val="22"/>
                <w:lang w:val="en-US" w:eastAsia="en-US"/>
              </w:rPr>
            </w:pPr>
            <w:ins w:id="1910" w:author="Katie Reytar" w:date="2019-06-28T12:29:00Z">
              <w:r w:rsidRPr="008E4C78">
                <w:rPr>
                  <w:rFonts w:ascii="Calibri" w:eastAsia="Times New Roman" w:hAnsi="Calibri" w:cs="Calibri"/>
                  <w:b/>
                  <w:bCs/>
                  <w:color w:val="000000"/>
                  <w:sz w:val="22"/>
                  <w:szCs w:val="22"/>
                  <w:lang w:val="en-US" w:eastAsia="en-US"/>
                </w:rPr>
                <w:t>8</w:t>
              </w:r>
            </w:ins>
          </w:p>
        </w:tc>
      </w:tr>
      <w:tr w:rsidR="008E4C78" w:rsidRPr="008E4C78" w14:paraId="1FC19379" w14:textId="77777777" w:rsidTr="002155F3">
        <w:trPr>
          <w:trHeight w:val="300"/>
          <w:ins w:id="1911" w:author="Katie Reytar" w:date="2019-06-28T12:29:00Z"/>
        </w:trPr>
        <w:tc>
          <w:tcPr>
            <w:tcW w:w="1620" w:type="dxa"/>
            <w:tcBorders>
              <w:top w:val="nil"/>
              <w:left w:val="nil"/>
              <w:bottom w:val="nil"/>
              <w:right w:val="nil"/>
            </w:tcBorders>
            <w:shd w:val="clear" w:color="auto" w:fill="auto"/>
            <w:noWrap/>
            <w:vAlign w:val="bottom"/>
            <w:hideMark/>
          </w:tcPr>
          <w:p w14:paraId="0A43DFA6" w14:textId="77777777" w:rsidR="008E4C78" w:rsidRPr="008E4C78" w:rsidRDefault="008E4C78" w:rsidP="008E4C78">
            <w:pPr>
              <w:jc w:val="right"/>
              <w:rPr>
                <w:ins w:id="1912" w:author="Katie Reytar" w:date="2019-06-28T12:29:00Z"/>
                <w:rFonts w:ascii="Calibri" w:eastAsia="Times New Roman" w:hAnsi="Calibri" w:cs="Calibri"/>
                <w:b/>
                <w:bCs/>
                <w:color w:val="000000"/>
                <w:sz w:val="22"/>
                <w:szCs w:val="22"/>
                <w:lang w:val="en-US" w:eastAsia="en-US"/>
              </w:rPr>
            </w:pPr>
            <w:ins w:id="1913" w:author="Katie Reytar" w:date="2019-06-28T12:29:00Z">
              <w:r w:rsidRPr="008E4C78">
                <w:rPr>
                  <w:rFonts w:ascii="Calibri" w:eastAsia="Times New Roman" w:hAnsi="Calibri" w:cs="Calibri"/>
                  <w:b/>
                  <w:bCs/>
                  <w:color w:val="000000"/>
                  <w:sz w:val="22"/>
                  <w:szCs w:val="22"/>
                  <w:lang w:val="en-US" w:eastAsia="en-US"/>
                </w:rPr>
                <w:t>Total (2017)</w:t>
              </w:r>
            </w:ins>
          </w:p>
        </w:tc>
        <w:tc>
          <w:tcPr>
            <w:tcW w:w="1060" w:type="dxa"/>
            <w:tcBorders>
              <w:top w:val="nil"/>
              <w:left w:val="nil"/>
              <w:bottom w:val="nil"/>
              <w:right w:val="nil"/>
            </w:tcBorders>
            <w:shd w:val="clear" w:color="auto" w:fill="auto"/>
            <w:vAlign w:val="bottom"/>
            <w:hideMark/>
          </w:tcPr>
          <w:p w14:paraId="68E79F2C" w14:textId="77777777" w:rsidR="008E4C78" w:rsidRPr="008E4C78" w:rsidRDefault="008E4C78" w:rsidP="008E4C78">
            <w:pPr>
              <w:jc w:val="right"/>
              <w:rPr>
                <w:ins w:id="1914" w:author="Katie Reytar" w:date="2019-06-28T12:29:00Z"/>
                <w:rFonts w:ascii="Calibri" w:eastAsia="Times New Roman" w:hAnsi="Calibri" w:cs="Calibri"/>
                <w:b/>
                <w:bCs/>
                <w:color w:val="000000"/>
                <w:sz w:val="22"/>
                <w:szCs w:val="22"/>
                <w:lang w:val="en-US" w:eastAsia="en-US"/>
              </w:rPr>
            </w:pPr>
            <w:ins w:id="1915" w:author="Katie Reytar" w:date="2019-06-28T12:29:00Z">
              <w:r w:rsidRPr="008E4C78">
                <w:rPr>
                  <w:rFonts w:ascii="Calibri" w:eastAsia="Times New Roman" w:hAnsi="Calibri" w:cs="Calibri"/>
                  <w:b/>
                  <w:bCs/>
                  <w:color w:val="000000"/>
                  <w:sz w:val="22"/>
                  <w:szCs w:val="22"/>
                  <w:lang w:val="en-US" w:eastAsia="en-US"/>
                </w:rPr>
                <w:t>1</w:t>
              </w:r>
            </w:ins>
          </w:p>
        </w:tc>
        <w:tc>
          <w:tcPr>
            <w:tcW w:w="1190" w:type="dxa"/>
            <w:tcBorders>
              <w:top w:val="nil"/>
              <w:left w:val="nil"/>
              <w:bottom w:val="nil"/>
              <w:right w:val="nil"/>
            </w:tcBorders>
            <w:shd w:val="clear" w:color="auto" w:fill="auto"/>
            <w:vAlign w:val="bottom"/>
            <w:hideMark/>
          </w:tcPr>
          <w:p w14:paraId="18D239D9" w14:textId="77777777" w:rsidR="008E4C78" w:rsidRPr="008E4C78" w:rsidRDefault="008E4C78" w:rsidP="008E4C78">
            <w:pPr>
              <w:jc w:val="right"/>
              <w:rPr>
                <w:ins w:id="1916" w:author="Katie Reytar" w:date="2019-06-28T12:29:00Z"/>
                <w:rFonts w:ascii="Calibri" w:eastAsia="Times New Roman" w:hAnsi="Calibri" w:cs="Calibri"/>
                <w:b/>
                <w:bCs/>
                <w:color w:val="000000"/>
                <w:sz w:val="22"/>
                <w:szCs w:val="22"/>
                <w:lang w:val="en-US" w:eastAsia="en-US"/>
              </w:rPr>
            </w:pPr>
            <w:ins w:id="1917" w:author="Katie Reytar" w:date="2019-06-28T12:29:00Z">
              <w:r w:rsidRPr="008E4C78">
                <w:rPr>
                  <w:rFonts w:ascii="Calibri" w:eastAsia="Times New Roman" w:hAnsi="Calibri" w:cs="Calibri"/>
                  <w:b/>
                  <w:bCs/>
                  <w:color w:val="000000"/>
                  <w:sz w:val="22"/>
                  <w:szCs w:val="22"/>
                  <w:lang w:val="en-US" w:eastAsia="en-US"/>
                </w:rPr>
                <w:t>17</w:t>
              </w:r>
            </w:ins>
          </w:p>
        </w:tc>
        <w:tc>
          <w:tcPr>
            <w:tcW w:w="750" w:type="dxa"/>
            <w:tcBorders>
              <w:top w:val="nil"/>
              <w:left w:val="nil"/>
              <w:bottom w:val="nil"/>
              <w:right w:val="nil"/>
            </w:tcBorders>
            <w:shd w:val="clear" w:color="auto" w:fill="auto"/>
            <w:vAlign w:val="bottom"/>
            <w:hideMark/>
          </w:tcPr>
          <w:p w14:paraId="5401EBA9" w14:textId="77777777" w:rsidR="008E4C78" w:rsidRPr="008E4C78" w:rsidRDefault="008E4C78" w:rsidP="008E4C78">
            <w:pPr>
              <w:jc w:val="right"/>
              <w:rPr>
                <w:ins w:id="1918" w:author="Katie Reytar" w:date="2019-06-28T12:29:00Z"/>
                <w:rFonts w:ascii="Calibri" w:eastAsia="Times New Roman" w:hAnsi="Calibri" w:cs="Calibri"/>
                <w:b/>
                <w:bCs/>
                <w:color w:val="000000"/>
                <w:sz w:val="22"/>
                <w:szCs w:val="22"/>
                <w:lang w:val="en-US" w:eastAsia="en-US"/>
              </w:rPr>
            </w:pPr>
            <w:ins w:id="1919" w:author="Katie Reytar" w:date="2019-06-28T12:29:00Z">
              <w:r w:rsidRPr="008E4C78">
                <w:rPr>
                  <w:rFonts w:ascii="Calibri" w:eastAsia="Times New Roman" w:hAnsi="Calibri" w:cs="Calibri"/>
                  <w:b/>
                  <w:bCs/>
                  <w:color w:val="000000"/>
                  <w:sz w:val="22"/>
                  <w:szCs w:val="22"/>
                  <w:lang w:val="en-US" w:eastAsia="en-US"/>
                </w:rPr>
                <w:t>78</w:t>
              </w:r>
            </w:ins>
          </w:p>
        </w:tc>
        <w:tc>
          <w:tcPr>
            <w:tcW w:w="970" w:type="dxa"/>
            <w:tcBorders>
              <w:top w:val="nil"/>
              <w:left w:val="nil"/>
              <w:bottom w:val="nil"/>
              <w:right w:val="nil"/>
            </w:tcBorders>
            <w:shd w:val="clear" w:color="auto" w:fill="auto"/>
            <w:vAlign w:val="bottom"/>
            <w:hideMark/>
          </w:tcPr>
          <w:p w14:paraId="68BA8437" w14:textId="77777777" w:rsidR="008E4C78" w:rsidRPr="008E4C78" w:rsidRDefault="008E4C78" w:rsidP="008E4C78">
            <w:pPr>
              <w:jc w:val="right"/>
              <w:rPr>
                <w:ins w:id="1920" w:author="Katie Reytar" w:date="2019-06-28T12:29:00Z"/>
                <w:rFonts w:ascii="Calibri" w:eastAsia="Times New Roman" w:hAnsi="Calibri" w:cs="Calibri"/>
                <w:b/>
                <w:bCs/>
                <w:color w:val="000000"/>
                <w:sz w:val="22"/>
                <w:szCs w:val="22"/>
                <w:lang w:val="en-US" w:eastAsia="en-US"/>
              </w:rPr>
            </w:pPr>
            <w:ins w:id="1921" w:author="Katie Reytar" w:date="2019-06-28T12:29:00Z">
              <w:r w:rsidRPr="008E4C78">
                <w:rPr>
                  <w:rFonts w:ascii="Calibri" w:eastAsia="Times New Roman" w:hAnsi="Calibri" w:cs="Calibri"/>
                  <w:b/>
                  <w:bCs/>
                  <w:color w:val="000000"/>
                  <w:sz w:val="22"/>
                  <w:szCs w:val="22"/>
                  <w:lang w:val="en-US" w:eastAsia="en-US"/>
                </w:rPr>
                <w:t>337</w:t>
              </w:r>
            </w:ins>
          </w:p>
        </w:tc>
        <w:tc>
          <w:tcPr>
            <w:tcW w:w="970" w:type="dxa"/>
            <w:tcBorders>
              <w:top w:val="nil"/>
              <w:left w:val="nil"/>
              <w:bottom w:val="nil"/>
              <w:right w:val="nil"/>
            </w:tcBorders>
            <w:shd w:val="clear" w:color="auto" w:fill="auto"/>
            <w:vAlign w:val="bottom"/>
            <w:hideMark/>
          </w:tcPr>
          <w:p w14:paraId="566F194E" w14:textId="77777777" w:rsidR="008E4C78" w:rsidRPr="008E4C78" w:rsidRDefault="008E4C78" w:rsidP="008E4C78">
            <w:pPr>
              <w:jc w:val="right"/>
              <w:rPr>
                <w:ins w:id="1922" w:author="Katie Reytar" w:date="2019-06-28T12:29:00Z"/>
                <w:rFonts w:ascii="Calibri" w:eastAsia="Times New Roman" w:hAnsi="Calibri" w:cs="Calibri"/>
                <w:b/>
                <w:bCs/>
                <w:color w:val="000000"/>
                <w:sz w:val="22"/>
                <w:szCs w:val="22"/>
                <w:lang w:val="en-US" w:eastAsia="en-US"/>
              </w:rPr>
            </w:pPr>
            <w:ins w:id="1923" w:author="Katie Reytar" w:date="2019-06-28T12:29:00Z">
              <w:r w:rsidRPr="008E4C78">
                <w:rPr>
                  <w:rFonts w:ascii="Calibri" w:eastAsia="Times New Roman" w:hAnsi="Calibri" w:cs="Calibri"/>
                  <w:b/>
                  <w:bCs/>
                  <w:color w:val="000000"/>
                  <w:sz w:val="22"/>
                  <w:szCs w:val="22"/>
                  <w:lang w:val="en-US" w:eastAsia="en-US"/>
                </w:rPr>
                <w:t>19</w:t>
              </w:r>
            </w:ins>
          </w:p>
        </w:tc>
        <w:tc>
          <w:tcPr>
            <w:tcW w:w="970" w:type="dxa"/>
            <w:tcBorders>
              <w:top w:val="nil"/>
              <w:left w:val="nil"/>
              <w:bottom w:val="nil"/>
              <w:right w:val="nil"/>
            </w:tcBorders>
            <w:shd w:val="clear" w:color="auto" w:fill="auto"/>
            <w:vAlign w:val="bottom"/>
            <w:hideMark/>
          </w:tcPr>
          <w:p w14:paraId="7F2AB1AE" w14:textId="77777777" w:rsidR="008E4C78" w:rsidRPr="008E4C78" w:rsidRDefault="008E4C78" w:rsidP="008E4C78">
            <w:pPr>
              <w:jc w:val="right"/>
              <w:rPr>
                <w:ins w:id="1924" w:author="Katie Reytar" w:date="2019-06-28T12:29:00Z"/>
                <w:rFonts w:ascii="Calibri" w:eastAsia="Times New Roman" w:hAnsi="Calibri" w:cs="Calibri"/>
                <w:b/>
                <w:bCs/>
                <w:color w:val="000000"/>
                <w:sz w:val="22"/>
                <w:szCs w:val="22"/>
                <w:lang w:val="en-US" w:eastAsia="en-US"/>
              </w:rPr>
            </w:pPr>
            <w:ins w:id="1925" w:author="Katie Reytar" w:date="2019-06-28T12:29:00Z">
              <w:r w:rsidRPr="008E4C78">
                <w:rPr>
                  <w:rFonts w:ascii="Calibri" w:eastAsia="Times New Roman" w:hAnsi="Calibri" w:cs="Calibri"/>
                  <w:b/>
                  <w:bCs/>
                  <w:color w:val="000000"/>
                  <w:sz w:val="22"/>
                  <w:szCs w:val="22"/>
                  <w:lang w:val="en-US" w:eastAsia="en-US"/>
                </w:rPr>
                <w:t>2</w:t>
              </w:r>
            </w:ins>
          </w:p>
        </w:tc>
        <w:tc>
          <w:tcPr>
            <w:tcW w:w="970" w:type="dxa"/>
            <w:tcBorders>
              <w:top w:val="nil"/>
              <w:left w:val="nil"/>
              <w:bottom w:val="nil"/>
              <w:right w:val="nil"/>
            </w:tcBorders>
            <w:shd w:val="clear" w:color="auto" w:fill="auto"/>
            <w:vAlign w:val="bottom"/>
            <w:hideMark/>
          </w:tcPr>
          <w:p w14:paraId="23EF5314" w14:textId="77777777" w:rsidR="008E4C78" w:rsidRPr="008E4C78" w:rsidRDefault="008E4C78" w:rsidP="008E4C78">
            <w:pPr>
              <w:jc w:val="right"/>
              <w:rPr>
                <w:ins w:id="1926" w:author="Katie Reytar" w:date="2019-06-28T12:29:00Z"/>
                <w:rFonts w:ascii="Calibri" w:eastAsia="Times New Roman" w:hAnsi="Calibri" w:cs="Calibri"/>
                <w:b/>
                <w:bCs/>
                <w:color w:val="000000"/>
                <w:sz w:val="22"/>
                <w:szCs w:val="22"/>
                <w:lang w:val="en-US" w:eastAsia="en-US"/>
              </w:rPr>
            </w:pPr>
            <w:ins w:id="1927" w:author="Katie Reytar" w:date="2019-06-28T12:29:00Z">
              <w:r w:rsidRPr="008E4C78">
                <w:rPr>
                  <w:rFonts w:ascii="Calibri" w:eastAsia="Times New Roman" w:hAnsi="Calibri" w:cs="Calibri"/>
                  <w:b/>
                  <w:bCs/>
                  <w:color w:val="000000"/>
                  <w:sz w:val="22"/>
                  <w:szCs w:val="22"/>
                  <w:lang w:val="en-US" w:eastAsia="en-US"/>
                </w:rPr>
                <w:t>12</w:t>
              </w:r>
            </w:ins>
          </w:p>
        </w:tc>
        <w:tc>
          <w:tcPr>
            <w:tcW w:w="970" w:type="dxa"/>
            <w:gridSpan w:val="2"/>
            <w:tcBorders>
              <w:top w:val="nil"/>
              <w:left w:val="nil"/>
              <w:bottom w:val="nil"/>
              <w:right w:val="nil"/>
            </w:tcBorders>
            <w:shd w:val="clear" w:color="auto" w:fill="auto"/>
            <w:vAlign w:val="bottom"/>
            <w:hideMark/>
          </w:tcPr>
          <w:p w14:paraId="2F52EB47" w14:textId="77777777" w:rsidR="008E4C78" w:rsidRPr="008E4C78" w:rsidRDefault="008E4C78" w:rsidP="008E4C78">
            <w:pPr>
              <w:jc w:val="right"/>
              <w:rPr>
                <w:ins w:id="1928" w:author="Katie Reytar" w:date="2019-06-28T12:29:00Z"/>
                <w:rFonts w:ascii="Calibri" w:eastAsia="Times New Roman" w:hAnsi="Calibri" w:cs="Calibri"/>
                <w:b/>
                <w:bCs/>
                <w:color w:val="000000"/>
                <w:sz w:val="22"/>
                <w:szCs w:val="22"/>
                <w:lang w:val="en-US" w:eastAsia="en-US"/>
              </w:rPr>
            </w:pPr>
            <w:ins w:id="1929" w:author="Katie Reytar" w:date="2019-06-28T12:29:00Z">
              <w:r w:rsidRPr="008E4C78">
                <w:rPr>
                  <w:rFonts w:ascii="Calibri" w:eastAsia="Times New Roman" w:hAnsi="Calibri" w:cs="Calibri"/>
                  <w:b/>
                  <w:bCs/>
                  <w:color w:val="000000"/>
                  <w:sz w:val="22"/>
                  <w:szCs w:val="22"/>
                  <w:lang w:val="en-US" w:eastAsia="en-US"/>
                </w:rPr>
                <w:t>24</w:t>
              </w:r>
            </w:ins>
          </w:p>
        </w:tc>
        <w:tc>
          <w:tcPr>
            <w:tcW w:w="970" w:type="dxa"/>
            <w:tcBorders>
              <w:top w:val="nil"/>
              <w:left w:val="nil"/>
              <w:bottom w:val="nil"/>
              <w:right w:val="nil"/>
            </w:tcBorders>
            <w:shd w:val="clear" w:color="auto" w:fill="auto"/>
            <w:vAlign w:val="bottom"/>
            <w:hideMark/>
          </w:tcPr>
          <w:p w14:paraId="1B18C170" w14:textId="77777777" w:rsidR="008E4C78" w:rsidRPr="008E4C78" w:rsidRDefault="008E4C78" w:rsidP="008E4C78">
            <w:pPr>
              <w:jc w:val="right"/>
              <w:rPr>
                <w:ins w:id="1930" w:author="Katie Reytar" w:date="2019-06-28T12:29:00Z"/>
                <w:rFonts w:ascii="Calibri" w:eastAsia="Times New Roman" w:hAnsi="Calibri" w:cs="Calibri"/>
                <w:b/>
                <w:bCs/>
                <w:color w:val="000000"/>
                <w:sz w:val="22"/>
                <w:szCs w:val="22"/>
                <w:lang w:val="en-US" w:eastAsia="en-US"/>
              </w:rPr>
            </w:pPr>
          </w:p>
        </w:tc>
      </w:tr>
      <w:tr w:rsidR="008E4C78" w:rsidRPr="008E4C78" w14:paraId="7FC31076" w14:textId="77777777" w:rsidTr="002155F3">
        <w:trPr>
          <w:trHeight w:val="600"/>
          <w:ins w:id="1931" w:author="Katie Reytar" w:date="2019-06-28T12:29:00Z"/>
        </w:trPr>
        <w:tc>
          <w:tcPr>
            <w:tcW w:w="1620" w:type="dxa"/>
            <w:vMerge w:val="restart"/>
            <w:tcBorders>
              <w:top w:val="nil"/>
              <w:left w:val="nil"/>
              <w:bottom w:val="nil"/>
              <w:right w:val="nil"/>
            </w:tcBorders>
            <w:shd w:val="clear" w:color="auto" w:fill="auto"/>
            <w:vAlign w:val="bottom"/>
            <w:hideMark/>
          </w:tcPr>
          <w:p w14:paraId="60433BC2" w14:textId="77777777" w:rsidR="008E4C78" w:rsidRPr="008E4C78" w:rsidRDefault="008E4C78" w:rsidP="008E4C78">
            <w:pPr>
              <w:rPr>
                <w:ins w:id="1932" w:author="Katie Reytar" w:date="2019-06-28T12:29:00Z"/>
                <w:rFonts w:ascii="Calibri" w:eastAsia="Times New Roman" w:hAnsi="Calibri" w:cs="Calibri"/>
                <w:color w:val="000000"/>
                <w:sz w:val="22"/>
                <w:szCs w:val="22"/>
                <w:lang w:val="en-US" w:eastAsia="en-US"/>
              </w:rPr>
            </w:pPr>
            <w:ins w:id="1933" w:author="Katie Reytar" w:date="2019-06-28T12:29:00Z">
              <w:r w:rsidRPr="008E4C78">
                <w:rPr>
                  <w:rFonts w:ascii="Calibri" w:eastAsia="Times New Roman" w:hAnsi="Calibri" w:cs="Calibri"/>
                  <w:color w:val="000000"/>
                  <w:sz w:val="22"/>
                  <w:szCs w:val="22"/>
                  <w:lang w:val="en-US" w:eastAsia="en-US"/>
                </w:rPr>
                <w:t>Change from 2010 to 2018</w:t>
              </w:r>
            </w:ins>
          </w:p>
        </w:tc>
        <w:tc>
          <w:tcPr>
            <w:tcW w:w="1060" w:type="dxa"/>
            <w:tcBorders>
              <w:top w:val="nil"/>
              <w:left w:val="nil"/>
              <w:bottom w:val="nil"/>
              <w:right w:val="nil"/>
            </w:tcBorders>
            <w:shd w:val="clear" w:color="auto" w:fill="auto"/>
            <w:noWrap/>
            <w:vAlign w:val="bottom"/>
            <w:hideMark/>
          </w:tcPr>
          <w:p w14:paraId="0E58612A" w14:textId="77777777" w:rsidR="008E4C78" w:rsidRPr="008E4C78" w:rsidRDefault="008E4C78" w:rsidP="008E4C78">
            <w:pPr>
              <w:jc w:val="right"/>
              <w:rPr>
                <w:ins w:id="1934" w:author="Katie Reytar" w:date="2019-06-28T12:29:00Z"/>
                <w:rFonts w:ascii="Calibri" w:eastAsia="Times New Roman" w:hAnsi="Calibri" w:cs="Calibri"/>
                <w:color w:val="000000"/>
                <w:sz w:val="22"/>
                <w:szCs w:val="22"/>
                <w:lang w:val="en-US" w:eastAsia="en-US"/>
              </w:rPr>
            </w:pPr>
            <w:ins w:id="1935" w:author="Katie Reytar" w:date="2019-06-28T12:29:00Z">
              <w:r w:rsidRPr="008E4C78">
                <w:rPr>
                  <w:rFonts w:ascii="Calibri" w:eastAsia="Times New Roman" w:hAnsi="Calibri" w:cs="Calibri"/>
                  <w:color w:val="000000"/>
                  <w:sz w:val="22"/>
                  <w:szCs w:val="22"/>
                  <w:lang w:val="en-US" w:eastAsia="en-US"/>
                </w:rPr>
                <w:t>1</w:t>
              </w:r>
            </w:ins>
          </w:p>
        </w:tc>
        <w:tc>
          <w:tcPr>
            <w:tcW w:w="1190" w:type="dxa"/>
            <w:tcBorders>
              <w:top w:val="nil"/>
              <w:left w:val="nil"/>
              <w:bottom w:val="nil"/>
              <w:right w:val="nil"/>
            </w:tcBorders>
            <w:shd w:val="clear" w:color="auto" w:fill="auto"/>
            <w:noWrap/>
            <w:vAlign w:val="bottom"/>
            <w:hideMark/>
          </w:tcPr>
          <w:p w14:paraId="6F943A02" w14:textId="77777777" w:rsidR="008E4C78" w:rsidRPr="008E4C78" w:rsidRDefault="008E4C78" w:rsidP="008E4C78">
            <w:pPr>
              <w:jc w:val="right"/>
              <w:rPr>
                <w:ins w:id="1936" w:author="Katie Reytar" w:date="2019-06-28T12:29:00Z"/>
                <w:rFonts w:ascii="Calibri" w:eastAsia="Times New Roman" w:hAnsi="Calibri" w:cs="Calibri"/>
                <w:color w:val="000000"/>
                <w:sz w:val="22"/>
                <w:szCs w:val="22"/>
                <w:lang w:val="en-US" w:eastAsia="en-US"/>
              </w:rPr>
            </w:pPr>
            <w:ins w:id="1937" w:author="Katie Reytar" w:date="2019-06-28T12:29:00Z">
              <w:r w:rsidRPr="008E4C78">
                <w:rPr>
                  <w:rFonts w:ascii="Calibri" w:eastAsia="Times New Roman" w:hAnsi="Calibri" w:cs="Calibri"/>
                  <w:color w:val="000000"/>
                  <w:sz w:val="22"/>
                  <w:szCs w:val="22"/>
                  <w:lang w:val="en-US" w:eastAsia="en-US"/>
                </w:rPr>
                <w:t>5</w:t>
              </w:r>
            </w:ins>
          </w:p>
        </w:tc>
        <w:tc>
          <w:tcPr>
            <w:tcW w:w="750" w:type="dxa"/>
            <w:tcBorders>
              <w:top w:val="nil"/>
              <w:left w:val="nil"/>
              <w:bottom w:val="nil"/>
              <w:right w:val="nil"/>
            </w:tcBorders>
            <w:shd w:val="clear" w:color="auto" w:fill="auto"/>
            <w:noWrap/>
            <w:vAlign w:val="bottom"/>
            <w:hideMark/>
          </w:tcPr>
          <w:p w14:paraId="24824FF2" w14:textId="77777777" w:rsidR="008E4C78" w:rsidRPr="008E4C78" w:rsidRDefault="008E4C78" w:rsidP="008E4C78">
            <w:pPr>
              <w:jc w:val="right"/>
              <w:rPr>
                <w:ins w:id="1938" w:author="Katie Reytar" w:date="2019-06-28T12:29:00Z"/>
                <w:rFonts w:ascii="Calibri" w:eastAsia="Times New Roman" w:hAnsi="Calibri" w:cs="Calibri"/>
                <w:color w:val="000000"/>
                <w:sz w:val="22"/>
                <w:szCs w:val="22"/>
                <w:lang w:val="en-US" w:eastAsia="en-US"/>
              </w:rPr>
            </w:pPr>
            <w:ins w:id="1939" w:author="Katie Reytar" w:date="2019-06-28T12:29:00Z">
              <w:r w:rsidRPr="008E4C78">
                <w:rPr>
                  <w:rFonts w:ascii="Calibri" w:eastAsia="Times New Roman" w:hAnsi="Calibri" w:cs="Calibri"/>
                  <w:color w:val="000000"/>
                  <w:sz w:val="22"/>
                  <w:szCs w:val="22"/>
                  <w:lang w:val="en-US" w:eastAsia="en-US"/>
                </w:rPr>
                <w:t>17</w:t>
              </w:r>
            </w:ins>
          </w:p>
        </w:tc>
        <w:tc>
          <w:tcPr>
            <w:tcW w:w="970" w:type="dxa"/>
            <w:tcBorders>
              <w:top w:val="nil"/>
              <w:left w:val="nil"/>
              <w:bottom w:val="nil"/>
              <w:right w:val="nil"/>
            </w:tcBorders>
            <w:shd w:val="clear" w:color="auto" w:fill="auto"/>
            <w:noWrap/>
            <w:vAlign w:val="bottom"/>
            <w:hideMark/>
          </w:tcPr>
          <w:p w14:paraId="3641BC13" w14:textId="77777777" w:rsidR="008E4C78" w:rsidRPr="008E4C78" w:rsidRDefault="008E4C78" w:rsidP="008E4C78">
            <w:pPr>
              <w:jc w:val="right"/>
              <w:rPr>
                <w:ins w:id="1940" w:author="Katie Reytar" w:date="2019-06-28T12:29:00Z"/>
                <w:rFonts w:ascii="Calibri" w:eastAsia="Times New Roman" w:hAnsi="Calibri" w:cs="Calibri"/>
                <w:color w:val="000000"/>
                <w:sz w:val="22"/>
                <w:szCs w:val="22"/>
                <w:lang w:val="en-US" w:eastAsia="en-US"/>
              </w:rPr>
            </w:pPr>
            <w:ins w:id="1941" w:author="Katie Reytar" w:date="2019-06-28T12:29:00Z">
              <w:r w:rsidRPr="008E4C78">
                <w:rPr>
                  <w:rFonts w:ascii="Calibri" w:eastAsia="Times New Roman" w:hAnsi="Calibri" w:cs="Calibri"/>
                  <w:color w:val="000000"/>
                  <w:sz w:val="22"/>
                  <w:szCs w:val="22"/>
                  <w:lang w:val="en-US" w:eastAsia="en-US"/>
                </w:rPr>
                <w:t>-48</w:t>
              </w:r>
            </w:ins>
          </w:p>
        </w:tc>
        <w:tc>
          <w:tcPr>
            <w:tcW w:w="970" w:type="dxa"/>
            <w:tcBorders>
              <w:top w:val="nil"/>
              <w:left w:val="nil"/>
              <w:bottom w:val="nil"/>
              <w:right w:val="nil"/>
            </w:tcBorders>
            <w:shd w:val="clear" w:color="auto" w:fill="auto"/>
            <w:noWrap/>
            <w:vAlign w:val="bottom"/>
            <w:hideMark/>
          </w:tcPr>
          <w:p w14:paraId="12D8F17B" w14:textId="77777777" w:rsidR="008E4C78" w:rsidRPr="008E4C78" w:rsidRDefault="008E4C78" w:rsidP="008E4C78">
            <w:pPr>
              <w:jc w:val="right"/>
              <w:rPr>
                <w:ins w:id="1942" w:author="Katie Reytar" w:date="2019-06-28T12:29:00Z"/>
                <w:rFonts w:ascii="Calibri" w:eastAsia="Times New Roman" w:hAnsi="Calibri" w:cs="Calibri"/>
                <w:color w:val="000000"/>
                <w:sz w:val="22"/>
                <w:szCs w:val="22"/>
                <w:lang w:val="en-US" w:eastAsia="en-US"/>
              </w:rPr>
            </w:pPr>
            <w:ins w:id="1943" w:author="Katie Reytar" w:date="2019-06-28T12:29:00Z">
              <w:r w:rsidRPr="008E4C78">
                <w:rPr>
                  <w:rFonts w:ascii="Calibri" w:eastAsia="Times New Roman" w:hAnsi="Calibri" w:cs="Calibri"/>
                  <w:color w:val="000000"/>
                  <w:sz w:val="22"/>
                  <w:szCs w:val="22"/>
                  <w:lang w:val="en-US" w:eastAsia="en-US"/>
                </w:rPr>
                <w:t>4</w:t>
              </w:r>
            </w:ins>
          </w:p>
        </w:tc>
        <w:tc>
          <w:tcPr>
            <w:tcW w:w="970" w:type="dxa"/>
            <w:tcBorders>
              <w:top w:val="nil"/>
              <w:left w:val="nil"/>
              <w:bottom w:val="nil"/>
              <w:right w:val="nil"/>
            </w:tcBorders>
            <w:shd w:val="clear" w:color="auto" w:fill="auto"/>
            <w:noWrap/>
            <w:vAlign w:val="bottom"/>
            <w:hideMark/>
          </w:tcPr>
          <w:p w14:paraId="27B4C796" w14:textId="77777777" w:rsidR="008E4C78" w:rsidRPr="008E4C78" w:rsidRDefault="008E4C78" w:rsidP="008E4C78">
            <w:pPr>
              <w:jc w:val="right"/>
              <w:rPr>
                <w:ins w:id="1944" w:author="Katie Reytar" w:date="2019-06-28T12:29:00Z"/>
                <w:rFonts w:ascii="Calibri" w:eastAsia="Times New Roman" w:hAnsi="Calibri" w:cs="Calibri"/>
                <w:color w:val="000000"/>
                <w:sz w:val="22"/>
                <w:szCs w:val="22"/>
                <w:lang w:val="en-US" w:eastAsia="en-US"/>
              </w:rPr>
            </w:pPr>
            <w:ins w:id="1945" w:author="Katie Reytar" w:date="2019-06-28T12:29:00Z">
              <w:r w:rsidRPr="008E4C78">
                <w:rPr>
                  <w:rFonts w:ascii="Calibri" w:eastAsia="Times New Roman" w:hAnsi="Calibri" w:cs="Calibri"/>
                  <w:color w:val="000000"/>
                  <w:sz w:val="22"/>
                  <w:szCs w:val="22"/>
                  <w:lang w:val="en-US" w:eastAsia="en-US"/>
                </w:rPr>
                <w:t>2</w:t>
              </w:r>
            </w:ins>
          </w:p>
        </w:tc>
        <w:tc>
          <w:tcPr>
            <w:tcW w:w="970" w:type="dxa"/>
            <w:tcBorders>
              <w:top w:val="nil"/>
              <w:left w:val="nil"/>
              <w:bottom w:val="nil"/>
              <w:right w:val="nil"/>
            </w:tcBorders>
            <w:shd w:val="clear" w:color="auto" w:fill="auto"/>
            <w:noWrap/>
            <w:vAlign w:val="bottom"/>
            <w:hideMark/>
          </w:tcPr>
          <w:p w14:paraId="5D599F68" w14:textId="77777777" w:rsidR="008E4C78" w:rsidRPr="008E4C78" w:rsidRDefault="008E4C78" w:rsidP="008E4C78">
            <w:pPr>
              <w:jc w:val="right"/>
              <w:rPr>
                <w:ins w:id="1946" w:author="Katie Reytar" w:date="2019-06-28T12:29:00Z"/>
                <w:rFonts w:ascii="Calibri" w:eastAsia="Times New Roman" w:hAnsi="Calibri" w:cs="Calibri"/>
                <w:color w:val="000000"/>
                <w:sz w:val="22"/>
                <w:szCs w:val="22"/>
                <w:lang w:val="en-US" w:eastAsia="en-US"/>
              </w:rPr>
            </w:pPr>
            <w:ins w:id="1947" w:author="Katie Reytar" w:date="2019-06-28T12:29:00Z">
              <w:r w:rsidRPr="008E4C78">
                <w:rPr>
                  <w:rFonts w:ascii="Calibri" w:eastAsia="Times New Roman" w:hAnsi="Calibri" w:cs="Calibri"/>
                  <w:color w:val="000000"/>
                  <w:sz w:val="22"/>
                  <w:szCs w:val="22"/>
                  <w:lang w:val="en-US" w:eastAsia="en-US"/>
                </w:rPr>
                <w:t>3</w:t>
              </w:r>
            </w:ins>
          </w:p>
        </w:tc>
        <w:tc>
          <w:tcPr>
            <w:tcW w:w="970" w:type="dxa"/>
            <w:gridSpan w:val="2"/>
            <w:tcBorders>
              <w:top w:val="nil"/>
              <w:left w:val="nil"/>
              <w:bottom w:val="nil"/>
              <w:right w:val="nil"/>
            </w:tcBorders>
            <w:shd w:val="clear" w:color="auto" w:fill="auto"/>
            <w:noWrap/>
            <w:vAlign w:val="bottom"/>
            <w:hideMark/>
          </w:tcPr>
          <w:p w14:paraId="5245316C" w14:textId="77777777" w:rsidR="008E4C78" w:rsidRPr="008E4C78" w:rsidRDefault="008E4C78" w:rsidP="008E4C78">
            <w:pPr>
              <w:jc w:val="right"/>
              <w:rPr>
                <w:ins w:id="1948" w:author="Katie Reytar" w:date="2019-06-28T12:29:00Z"/>
                <w:rFonts w:ascii="Calibri" w:eastAsia="Times New Roman" w:hAnsi="Calibri" w:cs="Calibri"/>
                <w:color w:val="000000"/>
                <w:sz w:val="22"/>
                <w:szCs w:val="22"/>
                <w:lang w:val="en-US" w:eastAsia="en-US"/>
              </w:rPr>
            </w:pPr>
            <w:ins w:id="1949" w:author="Katie Reytar" w:date="2019-06-28T12:29:00Z">
              <w:r w:rsidRPr="008E4C78">
                <w:rPr>
                  <w:rFonts w:ascii="Calibri" w:eastAsia="Times New Roman" w:hAnsi="Calibri" w:cs="Calibri"/>
                  <w:color w:val="000000"/>
                  <w:sz w:val="22"/>
                  <w:szCs w:val="22"/>
                  <w:lang w:val="en-US" w:eastAsia="en-US"/>
                </w:rPr>
                <w:t>16</w:t>
              </w:r>
            </w:ins>
          </w:p>
        </w:tc>
        <w:tc>
          <w:tcPr>
            <w:tcW w:w="970" w:type="dxa"/>
            <w:tcBorders>
              <w:top w:val="nil"/>
              <w:left w:val="nil"/>
              <w:bottom w:val="nil"/>
              <w:right w:val="nil"/>
            </w:tcBorders>
            <w:shd w:val="clear" w:color="auto" w:fill="auto"/>
            <w:noWrap/>
            <w:vAlign w:val="bottom"/>
            <w:hideMark/>
          </w:tcPr>
          <w:p w14:paraId="4385D181" w14:textId="77777777" w:rsidR="008E4C78" w:rsidRPr="008E4C78" w:rsidRDefault="008E4C78" w:rsidP="008E4C78">
            <w:pPr>
              <w:jc w:val="right"/>
              <w:rPr>
                <w:ins w:id="1950" w:author="Katie Reytar" w:date="2019-06-28T12:29:00Z"/>
                <w:rFonts w:ascii="Calibri" w:eastAsia="Times New Roman" w:hAnsi="Calibri" w:cs="Calibri"/>
                <w:color w:val="000000"/>
                <w:sz w:val="22"/>
                <w:szCs w:val="22"/>
                <w:lang w:val="en-US" w:eastAsia="en-US"/>
              </w:rPr>
            </w:pPr>
          </w:p>
        </w:tc>
      </w:tr>
      <w:tr w:rsidR="008E4C78" w:rsidRPr="008E4C78" w14:paraId="69B2B092" w14:textId="77777777" w:rsidTr="002155F3">
        <w:trPr>
          <w:trHeight w:val="300"/>
          <w:ins w:id="1951" w:author="Katie Reytar" w:date="2019-06-28T12:29:00Z"/>
        </w:trPr>
        <w:tc>
          <w:tcPr>
            <w:tcW w:w="1620" w:type="dxa"/>
            <w:vMerge/>
            <w:tcBorders>
              <w:top w:val="nil"/>
              <w:left w:val="nil"/>
              <w:bottom w:val="nil"/>
              <w:right w:val="nil"/>
            </w:tcBorders>
            <w:vAlign w:val="center"/>
            <w:hideMark/>
          </w:tcPr>
          <w:p w14:paraId="795B6D75" w14:textId="77777777" w:rsidR="008E4C78" w:rsidRPr="008E4C78" w:rsidRDefault="008E4C78" w:rsidP="008E4C78">
            <w:pPr>
              <w:rPr>
                <w:ins w:id="1952" w:author="Katie Reytar" w:date="2019-06-28T12:29:00Z"/>
                <w:rFonts w:ascii="Calibri" w:eastAsia="Times New Roman" w:hAnsi="Calibri" w:cs="Calibri"/>
                <w:color w:val="000000"/>
                <w:sz w:val="22"/>
                <w:szCs w:val="22"/>
                <w:lang w:val="en-US" w:eastAsia="en-US"/>
              </w:rPr>
            </w:pPr>
          </w:p>
        </w:tc>
        <w:tc>
          <w:tcPr>
            <w:tcW w:w="1060" w:type="dxa"/>
            <w:tcBorders>
              <w:top w:val="nil"/>
              <w:left w:val="nil"/>
              <w:bottom w:val="nil"/>
              <w:right w:val="nil"/>
            </w:tcBorders>
            <w:shd w:val="clear" w:color="auto" w:fill="auto"/>
            <w:noWrap/>
            <w:vAlign w:val="bottom"/>
            <w:hideMark/>
          </w:tcPr>
          <w:p w14:paraId="4383259A" w14:textId="29FFBE8D" w:rsidR="008E4C78" w:rsidRPr="008E4C78" w:rsidRDefault="008E4C78" w:rsidP="008E4C78">
            <w:pPr>
              <w:jc w:val="right"/>
              <w:rPr>
                <w:ins w:id="1953" w:author="Katie Reytar" w:date="2019-06-28T12:29:00Z"/>
                <w:rFonts w:ascii="Calibri" w:eastAsia="Times New Roman" w:hAnsi="Calibri" w:cs="Calibri"/>
                <w:color w:val="000000"/>
                <w:sz w:val="22"/>
                <w:szCs w:val="22"/>
                <w:lang w:val="en-US" w:eastAsia="en-US"/>
              </w:rPr>
            </w:pPr>
            <w:ins w:id="1954" w:author="Katie Reytar" w:date="2019-06-28T12:31:00Z">
              <w:r>
                <w:rPr>
                  <w:rFonts w:ascii="Calibri" w:eastAsia="Times New Roman" w:hAnsi="Calibri" w:cs="Calibri"/>
                  <w:color w:val="000000"/>
                  <w:sz w:val="22"/>
                  <w:szCs w:val="22"/>
                  <w:lang w:val="en-US" w:eastAsia="en-US"/>
                </w:rPr>
                <w:t>+</w:t>
              </w:r>
            </w:ins>
            <w:ins w:id="1955" w:author="Katie Reytar" w:date="2019-06-28T12:29:00Z">
              <w:r w:rsidRPr="008E4C78">
                <w:rPr>
                  <w:rFonts w:ascii="Calibri" w:eastAsia="Times New Roman" w:hAnsi="Calibri" w:cs="Calibri"/>
                  <w:color w:val="000000"/>
                  <w:sz w:val="22"/>
                  <w:szCs w:val="22"/>
                  <w:lang w:val="en-US" w:eastAsia="en-US"/>
                </w:rPr>
                <w:t>100%</w:t>
              </w:r>
            </w:ins>
          </w:p>
        </w:tc>
        <w:tc>
          <w:tcPr>
            <w:tcW w:w="1190" w:type="dxa"/>
            <w:tcBorders>
              <w:top w:val="nil"/>
              <w:left w:val="nil"/>
              <w:bottom w:val="nil"/>
              <w:right w:val="nil"/>
            </w:tcBorders>
            <w:shd w:val="clear" w:color="auto" w:fill="auto"/>
            <w:vAlign w:val="bottom"/>
            <w:hideMark/>
          </w:tcPr>
          <w:p w14:paraId="194667C7" w14:textId="533DF406" w:rsidR="008E4C78" w:rsidRPr="008E4C78" w:rsidRDefault="008E4C78" w:rsidP="008E4C78">
            <w:pPr>
              <w:jc w:val="right"/>
              <w:rPr>
                <w:ins w:id="1956" w:author="Katie Reytar" w:date="2019-06-28T12:29:00Z"/>
                <w:rFonts w:ascii="Calibri" w:eastAsia="Times New Roman" w:hAnsi="Calibri" w:cs="Calibri"/>
                <w:color w:val="000000"/>
                <w:sz w:val="22"/>
                <w:szCs w:val="22"/>
                <w:lang w:val="en-US" w:eastAsia="en-US"/>
              </w:rPr>
            </w:pPr>
            <w:ins w:id="1957" w:author="Katie Reytar" w:date="2019-06-28T12:31:00Z">
              <w:r>
                <w:rPr>
                  <w:rFonts w:ascii="Calibri" w:eastAsia="Times New Roman" w:hAnsi="Calibri" w:cs="Calibri"/>
                  <w:color w:val="000000"/>
                  <w:sz w:val="22"/>
                  <w:szCs w:val="22"/>
                  <w:lang w:val="en-US" w:eastAsia="en-US"/>
                </w:rPr>
                <w:t>+</w:t>
              </w:r>
            </w:ins>
            <w:ins w:id="1958" w:author="Katie Reytar" w:date="2019-06-28T12:29:00Z">
              <w:r w:rsidRPr="008E4C78">
                <w:rPr>
                  <w:rFonts w:ascii="Calibri" w:eastAsia="Times New Roman" w:hAnsi="Calibri" w:cs="Calibri"/>
                  <w:color w:val="000000"/>
                  <w:sz w:val="22"/>
                  <w:szCs w:val="22"/>
                  <w:lang w:val="en-US" w:eastAsia="en-US"/>
                </w:rPr>
                <w:t>42%</w:t>
              </w:r>
            </w:ins>
          </w:p>
        </w:tc>
        <w:tc>
          <w:tcPr>
            <w:tcW w:w="750" w:type="dxa"/>
            <w:tcBorders>
              <w:top w:val="nil"/>
              <w:left w:val="nil"/>
              <w:bottom w:val="nil"/>
              <w:right w:val="nil"/>
            </w:tcBorders>
            <w:shd w:val="clear" w:color="auto" w:fill="auto"/>
            <w:vAlign w:val="bottom"/>
            <w:hideMark/>
          </w:tcPr>
          <w:p w14:paraId="3D08072C" w14:textId="0AC76AFE" w:rsidR="008E4C78" w:rsidRPr="008E4C78" w:rsidRDefault="008E4C78" w:rsidP="008E4C78">
            <w:pPr>
              <w:jc w:val="right"/>
              <w:rPr>
                <w:ins w:id="1959" w:author="Katie Reytar" w:date="2019-06-28T12:29:00Z"/>
                <w:rFonts w:ascii="Calibri" w:eastAsia="Times New Roman" w:hAnsi="Calibri" w:cs="Calibri"/>
                <w:color w:val="000000"/>
                <w:sz w:val="22"/>
                <w:szCs w:val="22"/>
                <w:lang w:val="en-US" w:eastAsia="en-US"/>
              </w:rPr>
            </w:pPr>
            <w:ins w:id="1960" w:author="Katie Reytar" w:date="2019-06-28T12:31:00Z">
              <w:r>
                <w:rPr>
                  <w:rFonts w:ascii="Calibri" w:eastAsia="Times New Roman" w:hAnsi="Calibri" w:cs="Calibri"/>
                  <w:color w:val="000000"/>
                  <w:sz w:val="22"/>
                  <w:szCs w:val="22"/>
                  <w:lang w:val="en-US" w:eastAsia="en-US"/>
                </w:rPr>
                <w:t>+</w:t>
              </w:r>
            </w:ins>
            <w:ins w:id="1961" w:author="Katie Reytar" w:date="2019-06-28T12:29:00Z">
              <w:r w:rsidRPr="008E4C78">
                <w:rPr>
                  <w:rFonts w:ascii="Calibri" w:eastAsia="Times New Roman" w:hAnsi="Calibri" w:cs="Calibri"/>
                  <w:color w:val="000000"/>
                  <w:sz w:val="22"/>
                  <w:szCs w:val="22"/>
                  <w:lang w:val="en-US" w:eastAsia="en-US"/>
                </w:rPr>
                <w:t>28%</w:t>
              </w:r>
            </w:ins>
          </w:p>
        </w:tc>
        <w:tc>
          <w:tcPr>
            <w:tcW w:w="970" w:type="dxa"/>
            <w:tcBorders>
              <w:top w:val="nil"/>
              <w:left w:val="nil"/>
              <w:bottom w:val="nil"/>
              <w:right w:val="nil"/>
            </w:tcBorders>
            <w:shd w:val="clear" w:color="auto" w:fill="auto"/>
            <w:vAlign w:val="bottom"/>
            <w:hideMark/>
          </w:tcPr>
          <w:p w14:paraId="78080091" w14:textId="77777777" w:rsidR="008E4C78" w:rsidRPr="008E4C78" w:rsidRDefault="008E4C78" w:rsidP="008E4C78">
            <w:pPr>
              <w:jc w:val="right"/>
              <w:rPr>
                <w:ins w:id="1962" w:author="Katie Reytar" w:date="2019-06-28T12:29:00Z"/>
                <w:rFonts w:ascii="Calibri" w:eastAsia="Times New Roman" w:hAnsi="Calibri" w:cs="Calibri"/>
                <w:color w:val="000000"/>
                <w:sz w:val="22"/>
                <w:szCs w:val="22"/>
                <w:lang w:val="en-US" w:eastAsia="en-US"/>
              </w:rPr>
            </w:pPr>
            <w:ins w:id="1963" w:author="Katie Reytar" w:date="2019-06-28T12:29:00Z">
              <w:r w:rsidRPr="008E4C78">
                <w:rPr>
                  <w:rFonts w:ascii="Calibri" w:eastAsia="Times New Roman" w:hAnsi="Calibri" w:cs="Calibri"/>
                  <w:color w:val="000000"/>
                  <w:sz w:val="22"/>
                  <w:szCs w:val="22"/>
                  <w:lang w:val="en-US" w:eastAsia="en-US"/>
                </w:rPr>
                <w:t>-12%</w:t>
              </w:r>
            </w:ins>
          </w:p>
        </w:tc>
        <w:tc>
          <w:tcPr>
            <w:tcW w:w="970" w:type="dxa"/>
            <w:tcBorders>
              <w:top w:val="nil"/>
              <w:left w:val="nil"/>
              <w:bottom w:val="nil"/>
              <w:right w:val="nil"/>
            </w:tcBorders>
            <w:shd w:val="clear" w:color="auto" w:fill="auto"/>
            <w:vAlign w:val="bottom"/>
            <w:hideMark/>
          </w:tcPr>
          <w:p w14:paraId="660AB5DB" w14:textId="1F603977" w:rsidR="008E4C78" w:rsidRPr="008E4C78" w:rsidRDefault="008E4C78" w:rsidP="008E4C78">
            <w:pPr>
              <w:jc w:val="right"/>
              <w:rPr>
                <w:ins w:id="1964" w:author="Katie Reytar" w:date="2019-06-28T12:29:00Z"/>
                <w:rFonts w:ascii="Calibri" w:eastAsia="Times New Roman" w:hAnsi="Calibri" w:cs="Calibri"/>
                <w:color w:val="000000"/>
                <w:sz w:val="22"/>
                <w:szCs w:val="22"/>
                <w:lang w:val="en-US" w:eastAsia="en-US"/>
              </w:rPr>
            </w:pPr>
            <w:ins w:id="1965" w:author="Katie Reytar" w:date="2019-06-28T12:31:00Z">
              <w:r>
                <w:rPr>
                  <w:rFonts w:ascii="Calibri" w:eastAsia="Times New Roman" w:hAnsi="Calibri" w:cs="Calibri"/>
                  <w:color w:val="000000"/>
                  <w:sz w:val="22"/>
                  <w:szCs w:val="22"/>
                  <w:lang w:val="en-US" w:eastAsia="en-US"/>
                </w:rPr>
                <w:t>+</w:t>
              </w:r>
            </w:ins>
            <w:ins w:id="1966" w:author="Katie Reytar" w:date="2019-06-28T12:29:00Z">
              <w:r w:rsidRPr="008E4C78">
                <w:rPr>
                  <w:rFonts w:ascii="Calibri" w:eastAsia="Times New Roman" w:hAnsi="Calibri" w:cs="Calibri"/>
                  <w:color w:val="000000"/>
                  <w:sz w:val="22"/>
                  <w:szCs w:val="22"/>
                  <w:lang w:val="en-US" w:eastAsia="en-US"/>
                </w:rPr>
                <w:t>27%</w:t>
              </w:r>
            </w:ins>
          </w:p>
        </w:tc>
        <w:tc>
          <w:tcPr>
            <w:tcW w:w="970" w:type="dxa"/>
            <w:tcBorders>
              <w:top w:val="nil"/>
              <w:left w:val="nil"/>
              <w:bottom w:val="nil"/>
              <w:right w:val="nil"/>
            </w:tcBorders>
            <w:shd w:val="clear" w:color="auto" w:fill="auto"/>
            <w:vAlign w:val="bottom"/>
            <w:hideMark/>
          </w:tcPr>
          <w:p w14:paraId="43EF8413" w14:textId="49893DA2" w:rsidR="008E4C78" w:rsidRPr="008E4C78" w:rsidRDefault="008E4C78" w:rsidP="008E4C78">
            <w:pPr>
              <w:jc w:val="right"/>
              <w:rPr>
                <w:ins w:id="1967" w:author="Katie Reytar" w:date="2019-06-28T12:29:00Z"/>
                <w:rFonts w:ascii="Calibri" w:eastAsia="Times New Roman" w:hAnsi="Calibri" w:cs="Calibri"/>
                <w:color w:val="000000"/>
                <w:sz w:val="22"/>
                <w:szCs w:val="22"/>
                <w:lang w:val="en-US" w:eastAsia="en-US"/>
              </w:rPr>
            </w:pPr>
            <w:ins w:id="1968" w:author="Katie Reytar" w:date="2019-06-28T12:31:00Z">
              <w:r>
                <w:rPr>
                  <w:rFonts w:ascii="Calibri" w:eastAsia="Times New Roman" w:hAnsi="Calibri" w:cs="Calibri"/>
                  <w:color w:val="000000"/>
                  <w:sz w:val="22"/>
                  <w:szCs w:val="22"/>
                  <w:lang w:val="en-US" w:eastAsia="en-US"/>
                </w:rPr>
                <w:t>+</w:t>
              </w:r>
            </w:ins>
            <w:ins w:id="1969" w:author="Katie Reytar" w:date="2019-06-28T12:29:00Z">
              <w:r w:rsidRPr="008E4C78">
                <w:rPr>
                  <w:rFonts w:ascii="Calibri" w:eastAsia="Times New Roman" w:hAnsi="Calibri" w:cs="Calibri"/>
                  <w:color w:val="000000"/>
                  <w:sz w:val="22"/>
                  <w:szCs w:val="22"/>
                  <w:lang w:val="en-US" w:eastAsia="en-US"/>
                </w:rPr>
                <w:t>200%</w:t>
              </w:r>
            </w:ins>
          </w:p>
        </w:tc>
        <w:tc>
          <w:tcPr>
            <w:tcW w:w="970" w:type="dxa"/>
            <w:tcBorders>
              <w:top w:val="nil"/>
              <w:left w:val="nil"/>
              <w:bottom w:val="nil"/>
              <w:right w:val="nil"/>
            </w:tcBorders>
            <w:shd w:val="clear" w:color="auto" w:fill="auto"/>
            <w:vAlign w:val="bottom"/>
            <w:hideMark/>
          </w:tcPr>
          <w:p w14:paraId="56AAADDC" w14:textId="310E3A8E" w:rsidR="008E4C78" w:rsidRPr="008E4C78" w:rsidRDefault="008E4C78" w:rsidP="008E4C78">
            <w:pPr>
              <w:jc w:val="right"/>
              <w:rPr>
                <w:ins w:id="1970" w:author="Katie Reytar" w:date="2019-06-28T12:29:00Z"/>
                <w:rFonts w:ascii="Calibri" w:eastAsia="Times New Roman" w:hAnsi="Calibri" w:cs="Calibri"/>
                <w:color w:val="000000"/>
                <w:sz w:val="22"/>
                <w:szCs w:val="22"/>
                <w:lang w:val="en-US" w:eastAsia="en-US"/>
              </w:rPr>
            </w:pPr>
            <w:ins w:id="1971" w:author="Katie Reytar" w:date="2019-06-28T12:31:00Z">
              <w:r>
                <w:rPr>
                  <w:rFonts w:ascii="Calibri" w:eastAsia="Times New Roman" w:hAnsi="Calibri" w:cs="Calibri"/>
                  <w:color w:val="000000"/>
                  <w:sz w:val="22"/>
                  <w:szCs w:val="22"/>
                  <w:lang w:val="en-US" w:eastAsia="en-US"/>
                </w:rPr>
                <w:t>+</w:t>
              </w:r>
            </w:ins>
            <w:ins w:id="1972" w:author="Katie Reytar" w:date="2019-06-28T12:29:00Z">
              <w:r w:rsidRPr="008E4C78">
                <w:rPr>
                  <w:rFonts w:ascii="Calibri" w:eastAsia="Times New Roman" w:hAnsi="Calibri" w:cs="Calibri"/>
                  <w:color w:val="000000"/>
                  <w:sz w:val="22"/>
                  <w:szCs w:val="22"/>
                  <w:lang w:val="en-US" w:eastAsia="en-US"/>
                </w:rPr>
                <w:t>33%</w:t>
              </w:r>
            </w:ins>
          </w:p>
        </w:tc>
        <w:tc>
          <w:tcPr>
            <w:tcW w:w="970" w:type="dxa"/>
            <w:gridSpan w:val="2"/>
            <w:tcBorders>
              <w:top w:val="nil"/>
              <w:left w:val="nil"/>
              <w:bottom w:val="nil"/>
              <w:right w:val="nil"/>
            </w:tcBorders>
            <w:shd w:val="clear" w:color="auto" w:fill="auto"/>
            <w:vAlign w:val="bottom"/>
            <w:hideMark/>
          </w:tcPr>
          <w:p w14:paraId="6CDCAC68" w14:textId="09E9371A" w:rsidR="008E4C78" w:rsidRPr="008E4C78" w:rsidRDefault="008E4C78" w:rsidP="008E4C78">
            <w:pPr>
              <w:jc w:val="right"/>
              <w:rPr>
                <w:ins w:id="1973" w:author="Katie Reytar" w:date="2019-06-28T12:29:00Z"/>
                <w:rFonts w:ascii="Calibri" w:eastAsia="Times New Roman" w:hAnsi="Calibri" w:cs="Calibri"/>
                <w:color w:val="000000"/>
                <w:sz w:val="22"/>
                <w:szCs w:val="22"/>
                <w:lang w:val="en-US" w:eastAsia="en-US"/>
              </w:rPr>
            </w:pPr>
            <w:ins w:id="1974" w:author="Katie Reytar" w:date="2019-06-28T12:31:00Z">
              <w:r>
                <w:rPr>
                  <w:rFonts w:ascii="Calibri" w:eastAsia="Times New Roman" w:hAnsi="Calibri" w:cs="Calibri"/>
                  <w:color w:val="000000"/>
                  <w:sz w:val="22"/>
                  <w:szCs w:val="22"/>
                  <w:lang w:val="en-US" w:eastAsia="en-US"/>
                </w:rPr>
                <w:t>+</w:t>
              </w:r>
            </w:ins>
            <w:ins w:id="1975" w:author="Katie Reytar" w:date="2019-06-28T12:29:00Z">
              <w:r w:rsidRPr="008E4C78">
                <w:rPr>
                  <w:rFonts w:ascii="Calibri" w:eastAsia="Times New Roman" w:hAnsi="Calibri" w:cs="Calibri"/>
                  <w:color w:val="000000"/>
                  <w:sz w:val="22"/>
                  <w:szCs w:val="22"/>
                  <w:lang w:val="en-US" w:eastAsia="en-US"/>
                </w:rPr>
                <w:t>200%</w:t>
              </w:r>
            </w:ins>
          </w:p>
        </w:tc>
        <w:tc>
          <w:tcPr>
            <w:tcW w:w="970" w:type="dxa"/>
            <w:tcBorders>
              <w:top w:val="nil"/>
              <w:left w:val="nil"/>
              <w:bottom w:val="nil"/>
              <w:right w:val="nil"/>
            </w:tcBorders>
            <w:shd w:val="clear" w:color="auto" w:fill="auto"/>
            <w:noWrap/>
            <w:vAlign w:val="bottom"/>
            <w:hideMark/>
          </w:tcPr>
          <w:p w14:paraId="68CF09AA" w14:textId="77777777" w:rsidR="008E4C78" w:rsidRPr="008E4C78" w:rsidRDefault="008E4C78" w:rsidP="008E4C78">
            <w:pPr>
              <w:jc w:val="right"/>
              <w:rPr>
                <w:ins w:id="1976" w:author="Katie Reytar" w:date="2019-06-28T12:29:00Z"/>
                <w:rFonts w:ascii="Calibri" w:eastAsia="Times New Roman" w:hAnsi="Calibri" w:cs="Calibri"/>
                <w:color w:val="000000"/>
                <w:sz w:val="22"/>
                <w:szCs w:val="22"/>
                <w:lang w:val="en-US" w:eastAsia="en-US"/>
              </w:rPr>
            </w:pPr>
          </w:p>
        </w:tc>
      </w:tr>
    </w:tbl>
    <w:p w14:paraId="4BE50D58" w14:textId="46C0BEE4" w:rsidR="008E4C78" w:rsidRDefault="008E4C78" w:rsidP="00D26179">
      <w:pPr>
        <w:rPr>
          <w:ins w:id="1977" w:author="Katie Reytar" w:date="2019-06-28T14:23:00Z"/>
          <w:rFonts w:ascii="Calibri" w:eastAsia="Calibri" w:hAnsi="Calibri"/>
          <w:color w:val="2F5496"/>
        </w:rPr>
      </w:pPr>
    </w:p>
    <w:p w14:paraId="1D063484" w14:textId="03E961D1" w:rsidR="002C5877" w:rsidRDefault="002C5877" w:rsidP="002155F3">
      <w:pPr>
        <w:pStyle w:val="Caption"/>
        <w:keepNext/>
        <w:rPr>
          <w:ins w:id="1978" w:author="Katie Reytar" w:date="2019-06-28T14:24:00Z"/>
        </w:rPr>
      </w:pPr>
      <w:ins w:id="1979" w:author="Katie Reytar" w:date="2019-06-28T14:24:00Z">
        <w:r>
          <w:lastRenderedPageBreak/>
          <w:t xml:space="preserve">Figure </w:t>
        </w:r>
        <w:r>
          <w:fldChar w:fldCharType="begin"/>
        </w:r>
        <w:r>
          <w:instrText xml:space="preserve"> SEQ Figure \* ARABIC </w:instrText>
        </w:r>
      </w:ins>
      <w:r>
        <w:fldChar w:fldCharType="separate"/>
      </w:r>
      <w:ins w:id="1980" w:author="Katie Reytar" w:date="2019-06-28T15:05:00Z">
        <w:r w:rsidR="00810B36">
          <w:rPr>
            <w:noProof/>
          </w:rPr>
          <w:t>7</w:t>
        </w:r>
      </w:ins>
      <w:ins w:id="1981" w:author="Katie Reytar" w:date="2019-06-28T14:24:00Z">
        <w:r>
          <w:fldChar w:fldCharType="end"/>
        </w:r>
        <w:r>
          <w:t xml:space="preserve">. Change in land use type from 2010 to 2018 as </w:t>
        </w:r>
        <w:r w:rsidR="004339DD">
          <w:t>evaluated in Collect Earth surveys.</w:t>
        </w:r>
      </w:ins>
    </w:p>
    <w:p w14:paraId="6B68106F" w14:textId="6627383F" w:rsidR="00EE685E" w:rsidRDefault="00DA347D" w:rsidP="00D26179">
      <w:pPr>
        <w:rPr>
          <w:ins w:id="1982" w:author="Katie Reytar" w:date="2019-06-28T12:33:00Z"/>
          <w:rFonts w:ascii="Calibri" w:eastAsia="Calibri" w:hAnsi="Calibri"/>
          <w:color w:val="2F5496"/>
        </w:rPr>
      </w:pPr>
      <w:ins w:id="1983" w:author="Katie Reytar" w:date="2019-06-28T14:23:00Z">
        <w:r>
          <w:rPr>
            <w:rFonts w:ascii="Calibri" w:eastAsia="Calibri" w:hAnsi="Calibri"/>
            <w:noProof/>
            <w:color w:val="2F5496"/>
            <w:lang w:val="en-US" w:eastAsia="en-US"/>
            <w:rPrChange w:id="1984" w:author="Unknown">
              <w:rPr>
                <w:noProof/>
                <w:lang w:val="en-US" w:eastAsia="en-US"/>
              </w:rPr>
            </w:rPrChange>
          </w:rPr>
          <w:drawing>
            <wp:inline distT="0" distB="0" distL="0" distR="0" wp14:anchorId="72DFCB26" wp14:editId="35D5E369">
              <wp:extent cx="4469129" cy="56388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u_Quang.jpg"/>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469596" cy="5639389"/>
                      </a:xfrm>
                      <a:prstGeom prst="rect">
                        <a:avLst/>
                      </a:prstGeom>
                      <a:ln>
                        <a:noFill/>
                      </a:ln>
                      <a:extLst>
                        <a:ext uri="{53640926-AAD7-44D8-BBD7-CCE9431645EC}">
                          <a14:shadowObscured xmlns:a14="http://schemas.microsoft.com/office/drawing/2010/main"/>
                        </a:ext>
                      </a:extLst>
                    </pic:spPr>
                  </pic:pic>
                </a:graphicData>
              </a:graphic>
            </wp:inline>
          </w:drawing>
        </w:r>
      </w:ins>
    </w:p>
    <w:p w14:paraId="3DA5E2D8" w14:textId="4042CEEF" w:rsidR="006F2AC4" w:rsidRDefault="006F2AC4" w:rsidP="00D26179">
      <w:pPr>
        <w:rPr>
          <w:ins w:id="1985" w:author="Katie Reytar" w:date="2019-06-28T12:33:00Z"/>
          <w:rFonts w:ascii="Calibri" w:eastAsia="Calibri" w:hAnsi="Calibri"/>
          <w:color w:val="2F5496"/>
        </w:rPr>
      </w:pPr>
    </w:p>
    <w:p w14:paraId="7123EAE8" w14:textId="4CCF1674" w:rsidR="002A57C2" w:rsidRPr="006A1E60" w:rsidRDefault="002A57C2" w:rsidP="002A57C2">
      <w:pPr>
        <w:rPr>
          <w:ins w:id="1986" w:author="Katie Reytar" w:date="2019-06-28T14:36:00Z"/>
          <w:rFonts w:ascii="Calibri" w:eastAsia="Calibri" w:hAnsi="Calibri"/>
        </w:rPr>
      </w:pPr>
      <w:ins w:id="1987" w:author="Katie Reytar" w:date="2019-06-28T14:36:00Z">
        <w:r>
          <w:rPr>
            <w:rFonts w:ascii="Calibri" w:eastAsia="Calibri" w:hAnsi="Calibri"/>
          </w:rPr>
          <w:t xml:space="preserve">In terms of average tree cover, </w:t>
        </w:r>
        <w:r w:rsidR="00395F93">
          <w:rPr>
            <w:rFonts w:ascii="Calibri" w:eastAsia="Calibri" w:hAnsi="Calibri"/>
          </w:rPr>
          <w:t xml:space="preserve">as shown in Figure </w:t>
        </w:r>
      </w:ins>
      <w:ins w:id="1988" w:author="Katie Reytar" w:date="2019-06-28T15:10:00Z">
        <w:r w:rsidR="00CD3E19">
          <w:rPr>
            <w:rFonts w:ascii="Calibri" w:eastAsia="Calibri" w:hAnsi="Calibri"/>
          </w:rPr>
          <w:t>9</w:t>
        </w:r>
      </w:ins>
      <w:ins w:id="1989" w:author="Katie Reytar" w:date="2019-06-28T14:36:00Z">
        <w:r w:rsidR="00395F93">
          <w:rPr>
            <w:rFonts w:ascii="Calibri" w:eastAsia="Calibri" w:hAnsi="Calibri"/>
          </w:rPr>
          <w:t xml:space="preserve">, </w:t>
        </w:r>
        <w:r>
          <w:rPr>
            <w:rFonts w:ascii="Calibri" w:eastAsia="Calibri" w:hAnsi="Calibri"/>
          </w:rPr>
          <w:t xml:space="preserve">bushland/shrubland, cropland and wetlands all demonstrated increases in tree cover, which provides evidence of restoration of trees outside the forest.  Settlements, grasslands, and forest indicated declines in tree cover, thus indicating </w:t>
        </w:r>
        <w:r w:rsidR="00395F93">
          <w:rPr>
            <w:rFonts w:ascii="Calibri" w:eastAsia="Calibri" w:hAnsi="Calibri"/>
          </w:rPr>
          <w:t xml:space="preserve">increased </w:t>
        </w:r>
        <w:r>
          <w:rPr>
            <w:rFonts w:ascii="Calibri" w:eastAsia="Calibri" w:hAnsi="Calibri"/>
          </w:rPr>
          <w:t xml:space="preserve">degradation </w:t>
        </w:r>
        <w:r w:rsidR="00395F93">
          <w:rPr>
            <w:rFonts w:ascii="Calibri" w:eastAsia="Calibri" w:hAnsi="Calibri"/>
          </w:rPr>
          <w:t>of</w:t>
        </w:r>
        <w:r>
          <w:rPr>
            <w:rFonts w:ascii="Calibri" w:eastAsia="Calibri" w:hAnsi="Calibri"/>
          </w:rPr>
          <w:t xml:space="preserve"> these land use types. </w:t>
        </w:r>
      </w:ins>
      <w:ins w:id="1990" w:author="Katie Reytar" w:date="2019-06-28T15:09:00Z">
        <w:r w:rsidR="008E4BD6">
          <w:rPr>
            <w:rFonts w:ascii="Calibri" w:eastAsia="Calibri" w:hAnsi="Calibri"/>
          </w:rPr>
          <w:t xml:space="preserve">The </w:t>
        </w:r>
      </w:ins>
      <w:ins w:id="1991" w:author="Katie Reytar" w:date="2019-06-28T15:10:00Z">
        <w:r w:rsidR="00CD3E19">
          <w:rPr>
            <w:rFonts w:ascii="Calibri" w:eastAsia="Calibri" w:hAnsi="Calibri"/>
          </w:rPr>
          <w:t xml:space="preserve">Google Earth </w:t>
        </w:r>
      </w:ins>
      <w:ins w:id="1992" w:author="Katie Reytar" w:date="2019-06-28T15:09:00Z">
        <w:r w:rsidR="008E4BD6">
          <w:rPr>
            <w:rFonts w:ascii="Calibri" w:eastAsia="Calibri" w:hAnsi="Calibri"/>
          </w:rPr>
          <w:t xml:space="preserve">images in Figure 8 </w:t>
        </w:r>
      </w:ins>
      <w:ins w:id="1993" w:author="Katie Reytar" w:date="2019-06-28T15:10:00Z">
        <w:r w:rsidR="008E4BD6">
          <w:rPr>
            <w:rFonts w:ascii="Calibri" w:eastAsia="Calibri" w:hAnsi="Calibri"/>
          </w:rPr>
          <w:t xml:space="preserve">provide an example of a survey plot where tree cover increased from 2010 to 2018.  </w:t>
        </w:r>
      </w:ins>
    </w:p>
    <w:p w14:paraId="1FD0F73A" w14:textId="2A749588" w:rsidR="00B52C4C" w:rsidRDefault="00B52C4C" w:rsidP="002155F3">
      <w:pPr>
        <w:pStyle w:val="Caption"/>
        <w:keepNext/>
        <w:rPr>
          <w:ins w:id="1994" w:author="Katie Reytar" w:date="2019-06-28T14:58:00Z"/>
        </w:rPr>
      </w:pPr>
      <w:ins w:id="1995" w:author="Katie Reytar" w:date="2019-06-28T14:58:00Z">
        <w:r>
          <w:lastRenderedPageBreak/>
          <w:t xml:space="preserve">Figure </w:t>
        </w:r>
        <w:r>
          <w:fldChar w:fldCharType="begin"/>
        </w:r>
        <w:r>
          <w:instrText xml:space="preserve"> SEQ Figure \* ARABIC </w:instrText>
        </w:r>
      </w:ins>
      <w:r>
        <w:fldChar w:fldCharType="separate"/>
      </w:r>
      <w:ins w:id="1996" w:author="Katie Reytar" w:date="2019-06-28T15:05:00Z">
        <w:r w:rsidR="00810B36">
          <w:rPr>
            <w:noProof/>
          </w:rPr>
          <w:t>8</w:t>
        </w:r>
      </w:ins>
      <w:ins w:id="1997" w:author="Katie Reytar" w:date="2019-06-28T14:58:00Z">
        <w:r>
          <w:fldChar w:fldCharType="end"/>
        </w:r>
        <w:r>
          <w:t xml:space="preserve">. Google Earth images of a </w:t>
        </w:r>
        <w:r w:rsidR="00997A45">
          <w:t>Collect Earth survey plot</w:t>
        </w:r>
      </w:ins>
      <w:ins w:id="1998" w:author="Katie Reytar" w:date="2019-06-28T14:59:00Z">
        <w:r w:rsidR="00997A45">
          <w:t xml:space="preserve"> showing </w:t>
        </w:r>
        <w:r w:rsidR="009739AD">
          <w:t>change</w:t>
        </w:r>
        <w:r w:rsidR="00997A45">
          <w:t xml:space="preserve"> in tree cover from</w:t>
        </w:r>
      </w:ins>
      <w:ins w:id="1999" w:author="Katie Reytar" w:date="2019-06-28T14:58:00Z">
        <w:r w:rsidR="00997A45">
          <w:t xml:space="preserve"> 2010 (left) </w:t>
        </w:r>
      </w:ins>
      <w:ins w:id="2000" w:author="Katie Reytar" w:date="2019-06-28T14:59:00Z">
        <w:r w:rsidR="009739AD">
          <w:t>to</w:t>
        </w:r>
      </w:ins>
      <w:ins w:id="2001" w:author="Katie Reytar" w:date="2019-06-28T14:58:00Z">
        <w:r w:rsidR="00997A45">
          <w:t xml:space="preserve"> 2018 (right). </w:t>
        </w:r>
      </w:ins>
    </w:p>
    <w:p w14:paraId="3DC2B198" w14:textId="5E098828" w:rsidR="002A57C2" w:rsidRDefault="00B52C4C" w:rsidP="002A6FAC">
      <w:pPr>
        <w:pStyle w:val="Caption"/>
        <w:keepNext/>
        <w:rPr>
          <w:ins w:id="2002" w:author="Katie Reytar" w:date="2019-06-28T14:36:00Z"/>
        </w:rPr>
      </w:pPr>
      <w:ins w:id="2003" w:author="Katie Reytar" w:date="2019-06-28T14:58:00Z">
        <w:r w:rsidRPr="00B52C4C">
          <w:rPr>
            <w:rFonts w:ascii="Calibri" w:eastAsia="Calibri" w:hAnsi="Calibri"/>
            <w:noProof/>
            <w:color w:val="2F5496"/>
            <w:rPrChange w:id="2004" w:author="Unknown">
              <w:rPr>
                <w:noProof/>
              </w:rPr>
            </w:rPrChange>
          </w:rPr>
          <mc:AlternateContent>
            <mc:Choice Requires="wpg">
              <w:drawing>
                <wp:inline distT="0" distB="0" distL="0" distR="0" wp14:anchorId="2EB93E80" wp14:editId="77B7C84A">
                  <wp:extent cx="5972810" cy="1895773"/>
                  <wp:effectExtent l="0" t="0" r="8890" b="9525"/>
                  <wp:docPr id="21"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72810" cy="1895773"/>
                            <a:chOff x="0" y="0"/>
                            <a:chExt cx="8481392" cy="3116301"/>
                          </a:xfrm>
                        </wpg:grpSpPr>
                        <pic:pic xmlns:pic="http://schemas.openxmlformats.org/drawingml/2006/picture">
                          <pic:nvPicPr>
                            <pic:cNvPr id="22" name="Picture 22">
                              <a:extLst/>
                            </pic:cNvPr>
                            <pic:cNvPicPr>
                              <a:picLocks noChangeAspect="1"/>
                            </pic:cNvPicPr>
                          </pic:nvPicPr>
                          <pic:blipFill rotWithShape="1">
                            <a:blip r:embed="rId34" cstate="screen">
                              <a:extLst>
                                <a:ext uri="{28A0092B-C50C-407E-A947-70E740481C1C}">
                                  <a14:useLocalDpi xmlns:a14="http://schemas.microsoft.com/office/drawing/2010/main"/>
                                </a:ext>
                              </a:extLst>
                            </a:blip>
                            <a:srcRect/>
                            <a:stretch/>
                          </pic:blipFill>
                          <pic:spPr>
                            <a:xfrm>
                              <a:off x="0" y="13257"/>
                              <a:ext cx="4147931" cy="3089788"/>
                            </a:xfrm>
                            <a:prstGeom prst="rect">
                              <a:avLst/>
                            </a:prstGeom>
                          </pic:spPr>
                        </pic:pic>
                        <pic:pic xmlns:pic="http://schemas.openxmlformats.org/drawingml/2006/picture">
                          <pic:nvPicPr>
                            <pic:cNvPr id="23" name="Picture 23">
                              <a:extLst/>
                            </pic:cNvPr>
                            <pic:cNvPicPr>
                              <a:picLocks noChangeAspect="1"/>
                            </pic:cNvPicPr>
                          </pic:nvPicPr>
                          <pic:blipFill rotWithShape="1">
                            <a:blip r:embed="rId35" cstate="screen">
                              <a:extLst>
                                <a:ext uri="{28A0092B-C50C-407E-A947-70E740481C1C}">
                                  <a14:useLocalDpi xmlns:a14="http://schemas.microsoft.com/office/drawing/2010/main"/>
                                </a:ext>
                              </a:extLst>
                            </a:blip>
                            <a:srcRect/>
                            <a:stretch/>
                          </pic:blipFill>
                          <pic:spPr>
                            <a:xfrm>
                              <a:off x="4333461" y="0"/>
                              <a:ext cx="4147931" cy="3116301"/>
                            </a:xfrm>
                            <a:prstGeom prst="rect">
                              <a:avLst/>
                            </a:prstGeom>
                          </pic:spPr>
                        </pic:pic>
                      </wpg:wgp>
                    </a:graphicData>
                  </a:graphic>
                </wp:inline>
              </w:drawing>
            </mc:Choice>
            <mc:Fallback xmlns:mv="urn:schemas-microsoft-com:mac:vml" xmlns:mo="http://schemas.microsoft.com/office/mac/office/2008/main">
              <w:pict>
                <v:group w14:anchorId="06DD9A0F" id="Group 6" o:spid="_x0000_s1026" style="width:470.3pt;height:149.25pt;mso-position-horizontal-relative:char;mso-position-vertical-relative:line" coordsize="8481392,311630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3257;width:4147931;height:30897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B&#10;ZHHEAAAA2wAAAA8AAABkcnMvZG93bnJldi54bWxEj0FrwkAUhO+F/oflFbzV3eYgJXUVEVI9CCVR&#10;6PWRfSbB7Nuwu5rYX98tFDwOM/MNs1xPthc38qFzrOFtrkAQ18503Gg4HYvXdxAhIhvsHZOGOwVY&#10;r56flpgbN3JJtyo2IkE45KihjXHIpQx1SxbD3A3EyTs7bzEm6RtpPI4JbnuZKbWQFjtOCy0OtG2p&#10;vlRXq0Gpncevz8uhOOx+quL7XF7HctJ69jJtPkBEmuIj/N/eGw1ZBn9f0g+Qq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bBZHHEAAAA2wAAAA8AAAAAAAAAAAAAAAAAnAIA&#10;AGRycy9kb3ducmV2LnhtbFBLBQYAAAAABAAEAPcAAACNAwAAAAA=&#10;">
                    <v:imagedata r:id="rId40" o:title=""/>
                    <v:path arrowok="t"/>
                  </v:shape>
                  <v:shape id="Picture 23" o:spid="_x0000_s1028" type="#_x0000_t75" style="position:absolute;left:4333461;width:4147931;height:31163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gL&#10;0IfEAAAA2wAAAA8AAABkcnMvZG93bnJldi54bWxEj09rwkAUxO+FfoflFXqrGyNGia4ihUoPgvUP&#10;eH1kn9lg9m2a3cbk27uFQo/DzPyGWa57W4uOWl85VjAeJSCIC6crLhWcTx9vcxA+IGusHZOCgTys&#10;V89PS8y1u/OBumMoRYSwz1GBCaHJpfSFIYt+5Bri6F1dazFE2ZZSt3iPcFvLNEkyabHiuGCwoXdD&#10;xe34YxXsN7idf2VDl8367/QylYU2w06p15d+swARqA//4b/2p1aQTuD3S/wBcvU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gL0IfEAAAA2wAAAA8AAAAAAAAAAAAAAAAAnAIA&#10;AGRycy9kb3ducmV2LnhtbFBLBQYAAAAABAAEAPcAAACNAwAAAAA=&#10;">
                    <v:imagedata r:id="rId41" o:title=""/>
                    <v:path arrowok="t"/>
                  </v:shape>
                  <w10:anchorlock/>
                </v:group>
              </w:pict>
            </mc:Fallback>
          </mc:AlternateContent>
        </w:r>
      </w:ins>
    </w:p>
    <w:p w14:paraId="56F943FC" w14:textId="49C8B97A" w:rsidR="007E44C1" w:rsidRDefault="007E44C1" w:rsidP="002A6FAC">
      <w:pPr>
        <w:pStyle w:val="Caption"/>
        <w:keepNext/>
        <w:rPr>
          <w:ins w:id="2005" w:author="Katie Reytar" w:date="2019-06-28T12:42:00Z"/>
        </w:rPr>
      </w:pPr>
      <w:ins w:id="2006" w:author="Katie Reytar" w:date="2019-06-28T12:42:00Z">
        <w:r>
          <w:t xml:space="preserve">Figure </w:t>
        </w:r>
        <w:r>
          <w:fldChar w:fldCharType="begin"/>
        </w:r>
        <w:r>
          <w:instrText xml:space="preserve"> SEQ Figure \* ARABIC </w:instrText>
        </w:r>
      </w:ins>
      <w:r>
        <w:fldChar w:fldCharType="separate"/>
      </w:r>
      <w:ins w:id="2007" w:author="Katie Reytar" w:date="2019-06-28T15:05:00Z">
        <w:r w:rsidR="00810B36">
          <w:rPr>
            <w:noProof/>
          </w:rPr>
          <w:t>9</w:t>
        </w:r>
      </w:ins>
      <w:ins w:id="2008" w:author="Katie Reytar" w:date="2019-06-28T12:42:00Z">
        <w:r>
          <w:fldChar w:fldCharType="end"/>
        </w:r>
      </w:ins>
      <w:ins w:id="2009" w:author="Katie Reytar" w:date="2019-06-28T12:43:00Z">
        <w:r>
          <w:t xml:space="preserve">. Average percent tree </w:t>
        </w:r>
        <w:proofErr w:type="gramStart"/>
        <w:r>
          <w:t>cover</w:t>
        </w:r>
        <w:proofErr w:type="gramEnd"/>
        <w:r>
          <w:t xml:space="preserve"> by land use type in 2010 and 2018</w:t>
        </w:r>
      </w:ins>
    </w:p>
    <w:p w14:paraId="2F0825B3" w14:textId="23F70C39" w:rsidR="006F2AC4" w:rsidRDefault="007C3044" w:rsidP="00D26179">
      <w:pPr>
        <w:rPr>
          <w:ins w:id="2010" w:author="Katie Reytar" w:date="2019-06-28T11:51:00Z"/>
          <w:rFonts w:ascii="Calibri" w:eastAsia="Calibri" w:hAnsi="Calibri"/>
          <w:color w:val="2F5496"/>
        </w:rPr>
      </w:pPr>
      <w:ins w:id="2011" w:author="Katie Reytar" w:date="2019-06-28T12:42:00Z">
        <w:r>
          <w:rPr>
            <w:noProof/>
            <w:lang w:val="en-US" w:eastAsia="en-US"/>
          </w:rPr>
          <w:drawing>
            <wp:inline distT="0" distB="0" distL="0" distR="0" wp14:anchorId="579CA6FF" wp14:editId="2FBF58A2">
              <wp:extent cx="4838700" cy="3243263"/>
              <wp:effectExtent l="0" t="0" r="0" b="14605"/>
              <wp:docPr id="15" name="Chart 15">
                <a:extLst xmlns:a="http://schemas.openxmlformats.org/drawingml/2006/main">
                  <a:ext uri="{FF2B5EF4-FFF2-40B4-BE49-F238E27FC236}">
                    <a16:creationId xmlns:a16="http://schemas.microsoft.com/office/drawing/2014/main" id="{1D744721-ED00-47C0-B14D-49477079D0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p>
    <w:p w14:paraId="25653DDC" w14:textId="77777777" w:rsidR="00F718D3" w:rsidRPr="00A52C75" w:rsidRDefault="00F718D3">
      <w:pPr>
        <w:rPr>
          <w:moveTo w:id="2012" w:author="CF" w:date="2019-07-10T09:14:00Z"/>
          <w:rFonts w:ascii="Calibri" w:hAnsi="Calibri"/>
          <w:color w:val="2F5496"/>
          <w:rPrChange w:id="2013" w:author="CF" w:date="2019-07-10T09:14:00Z">
            <w:rPr>
              <w:moveTo w:id="2014" w:author="CF" w:date="2019-07-10T09:14:00Z"/>
              <w:lang w:val="en-GB"/>
            </w:rPr>
          </w:rPrChange>
        </w:rPr>
        <w:pPrChange w:id="2015" w:author="CF" w:date="2019-07-10T09:14:00Z">
          <w:pPr>
            <w:pStyle w:val="NoSpacing"/>
          </w:pPr>
        </w:pPrChange>
      </w:pPr>
      <w:moveToRangeStart w:id="2016" w:author="CF" w:date="2019-07-10T09:14:00Z" w:name="move13642494"/>
    </w:p>
    <w:p w14:paraId="5D539004" w14:textId="47F75B15" w:rsidR="00D26179" w:rsidRDefault="00D26179" w:rsidP="00D26179">
      <w:pPr>
        <w:rPr>
          <w:ins w:id="2017" w:author="Katie Reytar" w:date="2019-06-27T10:14:00Z"/>
          <w:rFonts w:ascii="Calibri" w:eastAsia="Calibri" w:hAnsi="Calibri"/>
          <w:b/>
          <w:color w:val="2F5496"/>
        </w:rPr>
      </w:pPr>
      <w:moveTo w:id="2018" w:author="CF" w:date="2019-07-10T09:14:00Z">
        <w:r>
          <w:rPr>
            <w:rFonts w:ascii="Calibri" w:hAnsi="Calibri"/>
            <w:b/>
            <w:color w:val="2F5496"/>
            <w:rPrChange w:id="2019" w:author="CF" w:date="2019-07-10T09:14:00Z">
              <w:rPr>
                <w:b/>
              </w:rPr>
            </w:rPrChange>
          </w:rPr>
          <w:t xml:space="preserve">Box </w:t>
        </w:r>
      </w:moveTo>
      <w:moveToRangeEnd w:id="2016"/>
      <w:ins w:id="2020" w:author="Katie Reytar" w:date="2019-06-26T16:57:00Z">
        <w:r>
          <w:rPr>
            <w:rFonts w:ascii="Calibri" w:eastAsia="Calibri" w:hAnsi="Calibri"/>
            <w:b/>
            <w:color w:val="2F5496"/>
          </w:rPr>
          <w:t>2</w:t>
        </w:r>
      </w:ins>
      <w:ins w:id="2021" w:author="Katie Reytar" w:date="2019-06-26T16:56:00Z">
        <w:r w:rsidRPr="00D26179">
          <w:rPr>
            <w:rFonts w:ascii="Calibri" w:eastAsia="Calibri" w:hAnsi="Calibri"/>
            <w:b/>
            <w:color w:val="2F5496"/>
          </w:rPr>
          <w:t xml:space="preserve">: </w:t>
        </w:r>
      </w:ins>
      <w:ins w:id="2022" w:author="Katie Reytar" w:date="2019-06-27T10:15:00Z">
        <w:r w:rsidR="00DF4CBD">
          <w:rPr>
            <w:rFonts w:ascii="Calibri" w:eastAsia="Calibri" w:hAnsi="Calibri"/>
            <w:b/>
            <w:color w:val="2F5496"/>
          </w:rPr>
          <w:t>On-Farm Tree Cover in</w:t>
        </w:r>
      </w:ins>
      <w:ins w:id="2023" w:author="Katie Reytar" w:date="2019-06-26T16:56:00Z">
        <w:r w:rsidRPr="00D26179">
          <w:rPr>
            <w:rFonts w:ascii="Calibri" w:eastAsia="Calibri" w:hAnsi="Calibri"/>
            <w:b/>
            <w:color w:val="2F5496"/>
          </w:rPr>
          <w:t xml:space="preserve"> Malawi</w:t>
        </w:r>
      </w:ins>
    </w:p>
    <w:p w14:paraId="63FFBE76" w14:textId="4B08828C" w:rsidR="00474D87" w:rsidRPr="002155F3" w:rsidRDefault="00DF4CBD" w:rsidP="00D26179">
      <w:pPr>
        <w:rPr>
          <w:ins w:id="2024" w:author="Katie Reytar" w:date="2019-06-27T10:32:00Z"/>
          <w:rFonts w:ascii="Calibri" w:eastAsia="Calibri" w:hAnsi="Calibri"/>
        </w:rPr>
      </w:pPr>
      <w:ins w:id="2025" w:author="Katie Reytar" w:date="2019-06-27T10:15:00Z">
        <w:r w:rsidRPr="002155F3">
          <w:rPr>
            <w:rFonts w:ascii="Calibri" w:eastAsia="Calibri" w:hAnsi="Calibri"/>
          </w:rPr>
          <w:t>In many parts of the</w:t>
        </w:r>
      </w:ins>
      <w:ins w:id="2026" w:author="Katie Reytar" w:date="2019-06-27T10:24:00Z">
        <w:r w:rsidR="00255B42" w:rsidRPr="002155F3">
          <w:rPr>
            <w:rFonts w:ascii="Calibri" w:eastAsia="Calibri" w:hAnsi="Calibri"/>
          </w:rPr>
          <w:t xml:space="preserve"> developing</w:t>
        </w:r>
      </w:ins>
      <w:ins w:id="2027" w:author="Katie Reytar" w:date="2019-06-27T10:15:00Z">
        <w:r w:rsidRPr="002155F3">
          <w:rPr>
            <w:rFonts w:ascii="Calibri" w:eastAsia="Calibri" w:hAnsi="Calibri"/>
          </w:rPr>
          <w:t xml:space="preserve"> world, </w:t>
        </w:r>
      </w:ins>
      <w:ins w:id="2028" w:author="Katie Reytar" w:date="2019-06-27T10:16:00Z">
        <w:r w:rsidRPr="002155F3">
          <w:rPr>
            <w:rFonts w:ascii="Calibri" w:eastAsia="Calibri" w:hAnsi="Calibri"/>
          </w:rPr>
          <w:t xml:space="preserve">restoration </w:t>
        </w:r>
      </w:ins>
      <w:ins w:id="2029" w:author="Katie Reytar" w:date="2019-06-27T10:17:00Z">
        <w:r w:rsidR="002022DA" w:rsidRPr="002155F3">
          <w:rPr>
            <w:rFonts w:ascii="Calibri" w:eastAsia="Calibri" w:hAnsi="Calibri"/>
          </w:rPr>
          <w:t>activities</w:t>
        </w:r>
      </w:ins>
      <w:ins w:id="2030" w:author="Katie Reytar" w:date="2019-06-27T10:16:00Z">
        <w:r w:rsidR="00714830" w:rsidRPr="002155F3">
          <w:rPr>
            <w:rFonts w:ascii="Calibri" w:eastAsia="Calibri" w:hAnsi="Calibri"/>
          </w:rPr>
          <w:t xml:space="preserve"> are </w:t>
        </w:r>
        <w:r w:rsidR="009A7C45" w:rsidRPr="002155F3">
          <w:rPr>
            <w:rFonts w:ascii="Calibri" w:eastAsia="Calibri" w:hAnsi="Calibri"/>
          </w:rPr>
          <w:t xml:space="preserve">focused on adding trees to </w:t>
        </w:r>
      </w:ins>
      <w:ins w:id="2031" w:author="Katie Reytar" w:date="2019-06-27T10:17:00Z">
        <w:r w:rsidR="002022DA" w:rsidRPr="002155F3">
          <w:rPr>
            <w:rFonts w:ascii="Calibri" w:eastAsia="Calibri" w:hAnsi="Calibri"/>
          </w:rPr>
          <w:t xml:space="preserve">mosaic </w:t>
        </w:r>
        <w:r w:rsidR="009A7C45" w:rsidRPr="002155F3">
          <w:rPr>
            <w:rFonts w:ascii="Calibri" w:eastAsia="Calibri" w:hAnsi="Calibri"/>
          </w:rPr>
          <w:t>landscapes, such as croplands</w:t>
        </w:r>
        <w:r w:rsidR="002022DA" w:rsidRPr="002155F3">
          <w:rPr>
            <w:rFonts w:ascii="Calibri" w:eastAsia="Calibri" w:hAnsi="Calibri"/>
          </w:rPr>
          <w:t xml:space="preserve"> and village lands</w:t>
        </w:r>
      </w:ins>
      <w:ins w:id="2032" w:author="Katie Reytar" w:date="2019-06-27T10:24:00Z">
        <w:r w:rsidR="00255B42" w:rsidRPr="002155F3">
          <w:rPr>
            <w:rFonts w:ascii="Calibri" w:eastAsia="Calibri" w:hAnsi="Calibri"/>
          </w:rPr>
          <w:t xml:space="preserve">, to </w:t>
        </w:r>
      </w:ins>
      <w:ins w:id="2033" w:author="Katie Reytar" w:date="2019-06-27T10:25:00Z">
        <w:r w:rsidR="000C2A9F" w:rsidRPr="002155F3">
          <w:rPr>
            <w:rFonts w:ascii="Calibri" w:eastAsia="Calibri" w:hAnsi="Calibri"/>
          </w:rPr>
          <w:t xml:space="preserve">leverage the benefits that trees provide </w:t>
        </w:r>
        <w:r w:rsidR="005C3C35" w:rsidRPr="002155F3">
          <w:rPr>
            <w:rFonts w:ascii="Calibri" w:eastAsia="Calibri" w:hAnsi="Calibri"/>
          </w:rPr>
          <w:t>to people and their livelihoods</w:t>
        </w:r>
      </w:ins>
      <w:ins w:id="2034" w:author="Katie Reytar" w:date="2019-06-27T10:18:00Z">
        <w:r w:rsidR="002B0CE4" w:rsidRPr="002155F3">
          <w:rPr>
            <w:rFonts w:ascii="Calibri" w:eastAsia="Calibri" w:hAnsi="Calibri"/>
          </w:rPr>
          <w:t xml:space="preserve">.  </w:t>
        </w:r>
      </w:ins>
      <w:ins w:id="2035" w:author="Katie Reytar" w:date="2019-06-27T10:21:00Z">
        <w:r w:rsidR="00954BFB" w:rsidRPr="002155F3">
          <w:rPr>
            <w:rFonts w:ascii="Calibri" w:eastAsia="Calibri" w:hAnsi="Calibri"/>
          </w:rPr>
          <w:t xml:space="preserve">In </w:t>
        </w:r>
      </w:ins>
      <w:ins w:id="2036" w:author="Katie Reytar" w:date="2019-06-27T10:18:00Z">
        <w:r w:rsidR="002B0CE4" w:rsidRPr="002155F3">
          <w:rPr>
            <w:rFonts w:ascii="Calibri" w:eastAsia="Calibri" w:hAnsi="Calibri"/>
          </w:rPr>
          <w:t>Malawi</w:t>
        </w:r>
        <w:r w:rsidR="00275857" w:rsidRPr="002155F3">
          <w:rPr>
            <w:rFonts w:ascii="Calibri" w:eastAsia="Calibri" w:hAnsi="Calibri"/>
          </w:rPr>
          <w:t>, a small land-loc</w:t>
        </w:r>
      </w:ins>
      <w:ins w:id="2037" w:author="Katie Reytar" w:date="2019-06-27T10:19:00Z">
        <w:r w:rsidR="00275857" w:rsidRPr="002155F3">
          <w:rPr>
            <w:rFonts w:ascii="Calibri" w:eastAsia="Calibri" w:hAnsi="Calibri"/>
          </w:rPr>
          <w:t xml:space="preserve">ked country in </w:t>
        </w:r>
        <w:proofErr w:type="spellStart"/>
        <w:r w:rsidR="00275857" w:rsidRPr="002155F3">
          <w:rPr>
            <w:rFonts w:ascii="Calibri" w:eastAsia="Calibri" w:hAnsi="Calibri"/>
          </w:rPr>
          <w:t>southeastern</w:t>
        </w:r>
        <w:proofErr w:type="spellEnd"/>
        <w:r w:rsidR="00275857" w:rsidRPr="002155F3">
          <w:rPr>
            <w:rFonts w:ascii="Calibri" w:eastAsia="Calibri" w:hAnsi="Calibri"/>
          </w:rPr>
          <w:t xml:space="preserve"> Africa, the</w:t>
        </w:r>
        <w:r w:rsidR="00A766BF" w:rsidRPr="002155F3">
          <w:rPr>
            <w:rFonts w:ascii="Calibri" w:eastAsia="Calibri" w:hAnsi="Calibri"/>
          </w:rPr>
          <w:t xml:space="preserve"> national government has</w:t>
        </w:r>
        <w:r w:rsidR="00275857" w:rsidRPr="002155F3">
          <w:rPr>
            <w:rFonts w:ascii="Calibri" w:eastAsia="Calibri" w:hAnsi="Calibri"/>
          </w:rPr>
          <w:t xml:space="preserve"> developed a comprehen</w:t>
        </w:r>
        <w:r w:rsidR="00A766BF" w:rsidRPr="002155F3">
          <w:rPr>
            <w:rFonts w:ascii="Calibri" w:eastAsia="Calibri" w:hAnsi="Calibri"/>
          </w:rPr>
          <w:t>sive National Forest Landscape Restoration Strategy that prioritizes</w:t>
        </w:r>
      </w:ins>
      <w:ins w:id="2038" w:author="Katie Reytar" w:date="2019-06-27T10:25:00Z">
        <w:r w:rsidR="005C3C35" w:rsidRPr="002155F3">
          <w:rPr>
            <w:rFonts w:ascii="Calibri" w:eastAsia="Calibri" w:hAnsi="Calibri"/>
          </w:rPr>
          <w:t xml:space="preserve"> tree-based</w:t>
        </w:r>
      </w:ins>
      <w:ins w:id="2039" w:author="Katie Reytar" w:date="2019-06-27T10:19:00Z">
        <w:r w:rsidR="00A766BF" w:rsidRPr="002155F3">
          <w:rPr>
            <w:rFonts w:ascii="Calibri" w:eastAsia="Calibri" w:hAnsi="Calibri"/>
          </w:rPr>
          <w:t xml:space="preserve"> restoration of agricultural landscapes.  </w:t>
        </w:r>
      </w:ins>
      <w:ins w:id="2040" w:author="Katie Reytar" w:date="2019-06-27T10:20:00Z">
        <w:r w:rsidR="00BA238A" w:rsidRPr="002155F3">
          <w:rPr>
            <w:rFonts w:ascii="Calibri" w:eastAsia="Calibri" w:hAnsi="Calibri"/>
          </w:rPr>
          <w:t>As a country that has a growing population</w:t>
        </w:r>
      </w:ins>
      <w:ins w:id="2041" w:author="Katie Reytar" w:date="2019-06-27T10:26:00Z">
        <w:r w:rsidR="008F660D" w:rsidRPr="002155F3">
          <w:rPr>
            <w:rFonts w:ascii="Calibri" w:eastAsia="Calibri" w:hAnsi="Calibri"/>
          </w:rPr>
          <w:t>, high incidence of poverty,</w:t>
        </w:r>
      </w:ins>
      <w:ins w:id="2042" w:author="Katie Reytar" w:date="2019-06-27T10:20:00Z">
        <w:r w:rsidR="00BA238A" w:rsidRPr="002155F3">
          <w:rPr>
            <w:rFonts w:ascii="Calibri" w:eastAsia="Calibri" w:hAnsi="Calibri"/>
          </w:rPr>
          <w:t xml:space="preserve"> and high dependence on subsistence farming, </w:t>
        </w:r>
      </w:ins>
      <w:ins w:id="2043" w:author="Katie Reytar" w:date="2019-06-27T10:21:00Z">
        <w:r w:rsidR="006524F5" w:rsidRPr="002155F3">
          <w:rPr>
            <w:rFonts w:ascii="Calibri" w:eastAsia="Calibri" w:hAnsi="Calibri"/>
          </w:rPr>
          <w:t>one of the main motivations</w:t>
        </w:r>
      </w:ins>
      <w:ins w:id="2044" w:author="Katie Reytar" w:date="2019-06-27T10:20:00Z">
        <w:r w:rsidR="00BA238A" w:rsidRPr="002155F3">
          <w:rPr>
            <w:rFonts w:ascii="Calibri" w:eastAsia="Calibri" w:hAnsi="Calibri"/>
          </w:rPr>
          <w:t xml:space="preserve"> for this</w:t>
        </w:r>
      </w:ins>
      <w:ins w:id="2045" w:author="Katie Reytar" w:date="2019-06-27T10:22:00Z">
        <w:r w:rsidR="008956EF" w:rsidRPr="002155F3">
          <w:rPr>
            <w:rFonts w:ascii="Calibri" w:eastAsia="Calibri" w:hAnsi="Calibri"/>
          </w:rPr>
          <w:t xml:space="preserve"> restoration</w:t>
        </w:r>
      </w:ins>
      <w:ins w:id="2046" w:author="Katie Reytar" w:date="2019-06-27T10:20:00Z">
        <w:r w:rsidR="00BA238A" w:rsidRPr="002155F3">
          <w:rPr>
            <w:rFonts w:ascii="Calibri" w:eastAsia="Calibri" w:hAnsi="Calibri"/>
          </w:rPr>
          <w:t xml:space="preserve"> </w:t>
        </w:r>
      </w:ins>
      <w:ins w:id="2047" w:author="Katie Reytar" w:date="2019-06-27T10:21:00Z">
        <w:r w:rsidR="006524F5" w:rsidRPr="002155F3">
          <w:rPr>
            <w:rFonts w:ascii="Calibri" w:eastAsia="Calibri" w:hAnsi="Calibri"/>
          </w:rPr>
          <w:t>approach</w:t>
        </w:r>
      </w:ins>
      <w:ins w:id="2048" w:author="Katie Reytar" w:date="2019-06-27T10:20:00Z">
        <w:r w:rsidR="00BA238A" w:rsidRPr="002155F3">
          <w:rPr>
            <w:rFonts w:ascii="Calibri" w:eastAsia="Calibri" w:hAnsi="Calibri"/>
          </w:rPr>
          <w:t xml:space="preserve"> is to </w:t>
        </w:r>
      </w:ins>
      <w:ins w:id="2049" w:author="Katie Reytar" w:date="2019-06-27T10:22:00Z">
        <w:r w:rsidR="008956EF" w:rsidRPr="002155F3">
          <w:rPr>
            <w:rFonts w:ascii="Calibri" w:eastAsia="Calibri" w:hAnsi="Calibri"/>
          </w:rPr>
          <w:t xml:space="preserve">scale-up </w:t>
        </w:r>
      </w:ins>
      <w:ins w:id="2050" w:author="Katie Reytar" w:date="2019-06-27T10:20:00Z">
        <w:r w:rsidR="00BA238A" w:rsidRPr="002155F3">
          <w:rPr>
            <w:rFonts w:ascii="Calibri" w:eastAsia="Calibri" w:hAnsi="Calibri"/>
          </w:rPr>
          <w:t>practices t</w:t>
        </w:r>
      </w:ins>
      <w:ins w:id="2051" w:author="Katie Reytar" w:date="2019-06-27T10:26:00Z">
        <w:r w:rsidR="005C3C35" w:rsidRPr="002155F3">
          <w:rPr>
            <w:rFonts w:ascii="Calibri" w:eastAsia="Calibri" w:hAnsi="Calibri"/>
          </w:rPr>
          <w:t>hat</w:t>
        </w:r>
      </w:ins>
      <w:ins w:id="2052" w:author="Katie Reytar" w:date="2019-06-27T10:20:00Z">
        <w:r w:rsidR="00BA238A" w:rsidRPr="002155F3">
          <w:rPr>
            <w:rFonts w:ascii="Calibri" w:eastAsia="Calibri" w:hAnsi="Calibri"/>
          </w:rPr>
          <w:t xml:space="preserve"> increase produ</w:t>
        </w:r>
        <w:r w:rsidR="006524F5" w:rsidRPr="002155F3">
          <w:rPr>
            <w:rFonts w:ascii="Calibri" w:eastAsia="Calibri" w:hAnsi="Calibri"/>
          </w:rPr>
          <w:t>cti</w:t>
        </w:r>
      </w:ins>
      <w:ins w:id="2053" w:author="Katie Reytar" w:date="2019-06-27T10:21:00Z">
        <w:r w:rsidR="006524F5" w:rsidRPr="002155F3">
          <w:rPr>
            <w:rFonts w:ascii="Calibri" w:eastAsia="Calibri" w:hAnsi="Calibri"/>
          </w:rPr>
          <w:t xml:space="preserve">vity of cropland and reduce dependence </w:t>
        </w:r>
      </w:ins>
      <w:ins w:id="2054" w:author="Katie Reytar" w:date="2019-06-27T10:22:00Z">
        <w:r w:rsidR="008956EF" w:rsidRPr="002155F3">
          <w:rPr>
            <w:rFonts w:ascii="Calibri" w:eastAsia="Calibri" w:hAnsi="Calibri"/>
          </w:rPr>
          <w:t xml:space="preserve">on </w:t>
        </w:r>
      </w:ins>
      <w:ins w:id="2055" w:author="Katie Reytar" w:date="2019-06-27T10:26:00Z">
        <w:r w:rsidR="008F660D" w:rsidRPr="002155F3">
          <w:rPr>
            <w:rFonts w:ascii="Calibri" w:eastAsia="Calibri" w:hAnsi="Calibri"/>
          </w:rPr>
          <w:t xml:space="preserve">mineral fertilizers. </w:t>
        </w:r>
        <w:r w:rsidR="00234CBD" w:rsidRPr="002155F3">
          <w:rPr>
            <w:rFonts w:ascii="Calibri" w:eastAsia="Calibri" w:hAnsi="Calibri"/>
          </w:rPr>
          <w:t>One su</w:t>
        </w:r>
      </w:ins>
      <w:ins w:id="2056" w:author="Katie Reytar" w:date="2019-06-27T10:27:00Z">
        <w:r w:rsidR="00234CBD" w:rsidRPr="002155F3">
          <w:rPr>
            <w:rFonts w:ascii="Calibri" w:eastAsia="Calibri" w:hAnsi="Calibri"/>
          </w:rPr>
          <w:t>ch approach is farmer-managed natural regeneration</w:t>
        </w:r>
      </w:ins>
      <w:ins w:id="2057" w:author="Katie Reytar" w:date="2019-06-27T10:29:00Z">
        <w:r w:rsidR="00316C81" w:rsidRPr="002155F3">
          <w:rPr>
            <w:rFonts w:ascii="Calibri" w:eastAsia="Calibri" w:hAnsi="Calibri"/>
          </w:rPr>
          <w:t xml:space="preserve"> (FMNR)</w:t>
        </w:r>
      </w:ins>
      <w:ins w:id="2058" w:author="Katie Reytar" w:date="2019-06-27T10:27:00Z">
        <w:r w:rsidR="00234CBD" w:rsidRPr="002155F3">
          <w:rPr>
            <w:rFonts w:ascii="Calibri" w:eastAsia="Calibri" w:hAnsi="Calibri"/>
          </w:rPr>
          <w:t xml:space="preserve">, where the farmer selects and cultivates </w:t>
        </w:r>
      </w:ins>
      <w:ins w:id="2059" w:author="Katie Reytar" w:date="2019-06-27T10:40:00Z">
        <w:r w:rsidR="00341409" w:rsidRPr="002155F3">
          <w:rPr>
            <w:rFonts w:ascii="Calibri" w:eastAsia="Calibri" w:hAnsi="Calibri"/>
          </w:rPr>
          <w:t>regenerating</w:t>
        </w:r>
      </w:ins>
      <w:ins w:id="2060" w:author="Katie Reytar" w:date="2019-06-27T10:27:00Z">
        <w:r w:rsidR="00A03AA6" w:rsidRPr="002155F3">
          <w:rPr>
            <w:rFonts w:ascii="Calibri" w:eastAsia="Calibri" w:hAnsi="Calibri"/>
          </w:rPr>
          <w:t xml:space="preserve"> trees on his or her cropland at sparse intervals. </w:t>
        </w:r>
      </w:ins>
      <w:ins w:id="2061" w:author="Katie Reytar" w:date="2019-06-27T10:28:00Z">
        <w:r w:rsidR="00A03AA6" w:rsidRPr="002155F3">
          <w:rPr>
            <w:rFonts w:ascii="Calibri" w:eastAsia="Calibri" w:hAnsi="Calibri"/>
          </w:rPr>
          <w:t xml:space="preserve">The trees interspersed with crops </w:t>
        </w:r>
        <w:r w:rsidR="008E718C" w:rsidRPr="002155F3">
          <w:rPr>
            <w:rFonts w:ascii="Calibri" w:eastAsia="Calibri" w:hAnsi="Calibri"/>
          </w:rPr>
          <w:t xml:space="preserve">stabilize the soils from </w:t>
        </w:r>
      </w:ins>
      <w:ins w:id="2062" w:author="Katie Reytar" w:date="2019-06-27T10:29:00Z">
        <w:r w:rsidR="008E718C" w:rsidRPr="002155F3">
          <w:rPr>
            <w:rFonts w:ascii="Calibri" w:eastAsia="Calibri" w:hAnsi="Calibri"/>
          </w:rPr>
          <w:t>erosion</w:t>
        </w:r>
      </w:ins>
      <w:ins w:id="2063" w:author="Katie Reytar" w:date="2019-06-27T10:28:00Z">
        <w:r w:rsidR="008E718C" w:rsidRPr="002155F3">
          <w:rPr>
            <w:rFonts w:ascii="Calibri" w:eastAsia="Calibri" w:hAnsi="Calibri"/>
          </w:rPr>
          <w:t>, and the fodder provides a natural source of fertilization.</w:t>
        </w:r>
      </w:ins>
      <w:ins w:id="2064" w:author="Katie Reytar" w:date="2019-06-27T10:29:00Z">
        <w:r w:rsidR="00316C81" w:rsidRPr="002155F3">
          <w:rPr>
            <w:rFonts w:ascii="Calibri" w:eastAsia="Calibri" w:hAnsi="Calibri"/>
          </w:rPr>
          <w:t xml:space="preserve">  Over the past several decades, anecdotal evidence has shown that FMNR </w:t>
        </w:r>
        <w:r w:rsidR="00316C81" w:rsidRPr="002155F3">
          <w:rPr>
            <w:rFonts w:ascii="Calibri" w:eastAsia="Calibri" w:hAnsi="Calibri"/>
          </w:rPr>
          <w:lastRenderedPageBreak/>
          <w:t xml:space="preserve">has </w:t>
        </w:r>
      </w:ins>
      <w:ins w:id="2065" w:author="Katie Reytar" w:date="2019-06-27T10:30:00Z">
        <w:r w:rsidR="00180410" w:rsidRPr="002155F3">
          <w:rPr>
            <w:rFonts w:ascii="Calibri" w:eastAsia="Calibri" w:hAnsi="Calibri"/>
          </w:rPr>
          <w:t>increased i</w:t>
        </w:r>
      </w:ins>
      <w:ins w:id="2066" w:author="Katie Reytar" w:date="2019-06-27T10:29:00Z">
        <w:r w:rsidR="00D34357" w:rsidRPr="002155F3">
          <w:rPr>
            <w:rFonts w:ascii="Calibri" w:eastAsia="Calibri" w:hAnsi="Calibri"/>
          </w:rPr>
          <w:t>n many parts of Malawi</w:t>
        </w:r>
      </w:ins>
      <w:ins w:id="2067" w:author="Katie Reytar" w:date="2019-06-27T10:30:00Z">
        <w:r w:rsidR="00180410" w:rsidRPr="002155F3">
          <w:rPr>
            <w:rFonts w:ascii="Calibri" w:eastAsia="Calibri" w:hAnsi="Calibri"/>
          </w:rPr>
          <w:t xml:space="preserve"> thanks to the efforts of local non-profit organizations, extension services, and peer-to-peer learning</w:t>
        </w:r>
      </w:ins>
      <w:ins w:id="2068" w:author="Katie Reytar" w:date="2019-06-27T10:29:00Z">
        <w:r w:rsidR="00D34357" w:rsidRPr="002155F3">
          <w:rPr>
            <w:rFonts w:ascii="Calibri" w:eastAsia="Calibri" w:hAnsi="Calibri"/>
          </w:rPr>
          <w:t>, but the</w:t>
        </w:r>
      </w:ins>
      <w:ins w:id="2069" w:author="Katie Reytar" w:date="2019-06-27T10:30:00Z">
        <w:r w:rsidR="00D34357" w:rsidRPr="002155F3">
          <w:rPr>
            <w:rFonts w:ascii="Calibri" w:eastAsia="Calibri" w:hAnsi="Calibri"/>
          </w:rPr>
          <w:t>re ha</w:t>
        </w:r>
      </w:ins>
      <w:ins w:id="2070" w:author="Katie Reytar" w:date="2019-06-27T10:32:00Z">
        <w:r w:rsidR="00A17D99" w:rsidRPr="002155F3">
          <w:rPr>
            <w:rFonts w:ascii="Calibri" w:eastAsia="Calibri" w:hAnsi="Calibri"/>
          </w:rPr>
          <w:t>ve</w:t>
        </w:r>
      </w:ins>
      <w:ins w:id="2071" w:author="Katie Reytar" w:date="2019-06-27T10:30:00Z">
        <w:r w:rsidR="00D34357" w:rsidRPr="002155F3">
          <w:rPr>
            <w:rFonts w:ascii="Calibri" w:eastAsia="Calibri" w:hAnsi="Calibri"/>
          </w:rPr>
          <w:t xml:space="preserve"> been limited </w:t>
        </w:r>
      </w:ins>
      <w:ins w:id="2072" w:author="Katie Reytar" w:date="2019-06-27T10:31:00Z">
        <w:r w:rsidR="00A17D99" w:rsidRPr="002155F3">
          <w:rPr>
            <w:rFonts w:ascii="Calibri" w:eastAsia="Calibri" w:hAnsi="Calibri"/>
          </w:rPr>
          <w:t xml:space="preserve">studies </w:t>
        </w:r>
      </w:ins>
      <w:ins w:id="2073" w:author="Katie Reytar" w:date="2019-06-27T10:32:00Z">
        <w:r w:rsidR="00474D87" w:rsidRPr="002155F3">
          <w:rPr>
            <w:rFonts w:ascii="Calibri" w:eastAsia="Calibri" w:hAnsi="Calibri"/>
          </w:rPr>
          <w:t xml:space="preserve">that have quantified the extent of the practice.  </w:t>
        </w:r>
      </w:ins>
    </w:p>
    <w:p w14:paraId="17BA2B4B" w14:textId="77777777" w:rsidR="00474D87" w:rsidRPr="002155F3" w:rsidRDefault="00474D87" w:rsidP="00D26179">
      <w:pPr>
        <w:rPr>
          <w:ins w:id="2074" w:author="Katie Reytar" w:date="2019-06-27T10:32:00Z"/>
          <w:rFonts w:ascii="Calibri" w:eastAsia="Calibri" w:hAnsi="Calibri"/>
        </w:rPr>
      </w:pPr>
    </w:p>
    <w:p w14:paraId="276142BB" w14:textId="77777777" w:rsidR="00F75E65" w:rsidRPr="002155F3" w:rsidRDefault="00474D87" w:rsidP="00D26179">
      <w:pPr>
        <w:rPr>
          <w:ins w:id="2075" w:author="Katie Reytar" w:date="2019-06-27T10:36:00Z"/>
          <w:rFonts w:ascii="Calibri" w:eastAsia="Calibri" w:hAnsi="Calibri"/>
        </w:rPr>
      </w:pPr>
      <w:ins w:id="2076" w:author="Katie Reytar" w:date="2019-06-27T10:32:00Z">
        <w:r w:rsidRPr="002155F3">
          <w:rPr>
            <w:rFonts w:ascii="Calibri" w:eastAsia="Calibri" w:hAnsi="Calibri"/>
          </w:rPr>
          <w:t xml:space="preserve">One such tool that has been used to quantify </w:t>
        </w:r>
      </w:ins>
      <w:ins w:id="2077" w:author="Katie Reytar" w:date="2019-06-27T10:33:00Z">
        <w:r w:rsidRPr="002155F3">
          <w:rPr>
            <w:rFonts w:ascii="Calibri" w:eastAsia="Calibri" w:hAnsi="Calibri"/>
          </w:rPr>
          <w:t xml:space="preserve">the extent of on-farm tree cover is the </w:t>
        </w:r>
        <w:r w:rsidR="00A14BD2" w:rsidRPr="002155F3">
          <w:rPr>
            <w:rFonts w:ascii="Calibri" w:eastAsia="Calibri" w:hAnsi="Calibri"/>
          </w:rPr>
          <w:t xml:space="preserve">Tree Cover Density Mapping Tool developed by the U.S. Geological Survey as an add-on to ArcGIS software. Similar to Collect Earth, it </w:t>
        </w:r>
      </w:ins>
      <w:ins w:id="2078" w:author="Katie Reytar" w:date="2019-06-27T10:34:00Z">
        <w:r w:rsidR="00BD24DD" w:rsidRPr="002155F3">
          <w:rPr>
            <w:rFonts w:ascii="Calibri" w:eastAsia="Calibri" w:hAnsi="Calibri"/>
          </w:rPr>
          <w:t>applies</w:t>
        </w:r>
      </w:ins>
      <w:ins w:id="2079" w:author="Katie Reytar" w:date="2019-06-27T10:33:00Z">
        <w:r w:rsidR="00A14BD2" w:rsidRPr="002155F3">
          <w:rPr>
            <w:rFonts w:ascii="Calibri" w:eastAsia="Calibri" w:hAnsi="Calibri"/>
          </w:rPr>
          <w:t xml:space="preserve"> a grid-based sampling </w:t>
        </w:r>
      </w:ins>
      <w:ins w:id="2080" w:author="Katie Reytar" w:date="2019-06-27T10:34:00Z">
        <w:r w:rsidR="00BD24DD" w:rsidRPr="002155F3">
          <w:rPr>
            <w:rFonts w:ascii="Calibri" w:eastAsia="Calibri" w:hAnsi="Calibri"/>
          </w:rPr>
          <w:t xml:space="preserve">approach </w:t>
        </w:r>
      </w:ins>
      <w:ins w:id="2081" w:author="Katie Reytar" w:date="2019-06-27T10:33:00Z">
        <w:r w:rsidR="00A14BD2" w:rsidRPr="002155F3">
          <w:rPr>
            <w:rFonts w:ascii="Calibri" w:eastAsia="Calibri" w:hAnsi="Calibri"/>
          </w:rPr>
          <w:t>of tree density visible on high-resolution imagery</w:t>
        </w:r>
      </w:ins>
      <w:ins w:id="2082" w:author="Katie Reytar" w:date="2019-06-27T10:34:00Z">
        <w:r w:rsidR="00BD24DD" w:rsidRPr="002155F3">
          <w:rPr>
            <w:rFonts w:ascii="Calibri" w:eastAsia="Calibri" w:hAnsi="Calibri"/>
          </w:rPr>
          <w:t xml:space="preserve"> (e.g., Google Earth)</w:t>
        </w:r>
      </w:ins>
      <w:ins w:id="2083" w:author="Katie Reytar" w:date="2019-06-27T10:33:00Z">
        <w:r w:rsidR="00A14BD2" w:rsidRPr="002155F3">
          <w:rPr>
            <w:rFonts w:ascii="Calibri" w:eastAsia="Calibri" w:hAnsi="Calibri"/>
          </w:rPr>
          <w:t xml:space="preserve"> to count the number of the trees touching the calibrating grid for each sample plot</w:t>
        </w:r>
      </w:ins>
      <w:ins w:id="2084" w:author="Katie Reytar" w:date="2019-06-27T10:34:00Z">
        <w:r w:rsidR="00BD24DD" w:rsidRPr="002155F3">
          <w:rPr>
            <w:rFonts w:ascii="Calibri" w:eastAsia="Calibri" w:hAnsi="Calibri"/>
          </w:rPr>
          <w:t xml:space="preserve">. </w:t>
        </w:r>
      </w:ins>
      <w:ins w:id="2085" w:author="Katie Reytar" w:date="2019-06-27T10:36:00Z">
        <w:r w:rsidR="0073137E" w:rsidRPr="002155F3">
          <w:rPr>
            <w:rFonts w:ascii="Calibri" w:eastAsia="Calibri" w:hAnsi="Calibri"/>
          </w:rPr>
          <w:t xml:space="preserve">This visual-interpretation approach </w:t>
        </w:r>
        <w:r w:rsidR="00F75E65" w:rsidRPr="002155F3">
          <w:rPr>
            <w:rFonts w:ascii="Calibri" w:eastAsia="Calibri" w:hAnsi="Calibri"/>
          </w:rPr>
          <w:t xml:space="preserve">is best-suited to measure tree density outside of the forest, such as on cropland. </w:t>
        </w:r>
      </w:ins>
    </w:p>
    <w:p w14:paraId="0011FFAB" w14:textId="77777777" w:rsidR="00F75E65" w:rsidRPr="002155F3" w:rsidRDefault="00F75E65" w:rsidP="00D26179">
      <w:pPr>
        <w:rPr>
          <w:ins w:id="2086" w:author="Katie Reytar" w:date="2019-06-27T10:36:00Z"/>
          <w:rFonts w:ascii="Calibri" w:eastAsia="Calibri" w:hAnsi="Calibri"/>
        </w:rPr>
      </w:pPr>
    </w:p>
    <w:p w14:paraId="342D1465" w14:textId="11E302FD" w:rsidR="00930B4C" w:rsidRPr="002155F3" w:rsidRDefault="00F75E65" w:rsidP="00D26179">
      <w:pPr>
        <w:rPr>
          <w:ins w:id="2087" w:author="Katie Reytar" w:date="2019-06-26T16:56:00Z"/>
          <w:rFonts w:ascii="Calibri" w:eastAsia="Calibri" w:hAnsi="Calibri"/>
        </w:rPr>
      </w:pPr>
      <w:ins w:id="2088" w:author="Katie Reytar" w:date="2019-06-27T10:36:00Z">
        <w:r w:rsidRPr="002155F3">
          <w:rPr>
            <w:rFonts w:ascii="Calibri" w:eastAsia="Calibri" w:hAnsi="Calibri"/>
          </w:rPr>
          <w:t xml:space="preserve">The Tree Density Mapping Tool was used to measure on-farm tree cover in two districts in </w:t>
        </w:r>
      </w:ins>
      <w:ins w:id="2089" w:author="Katie Reytar" w:date="2019-06-27T10:37:00Z">
        <w:r w:rsidR="00F812E8" w:rsidRPr="002155F3">
          <w:rPr>
            <w:rFonts w:ascii="Calibri" w:eastAsia="Calibri" w:hAnsi="Calibri"/>
          </w:rPr>
          <w:t xml:space="preserve">the central region of </w:t>
        </w:r>
      </w:ins>
      <w:ins w:id="2090" w:author="Katie Reytar" w:date="2019-06-27T10:36:00Z">
        <w:r w:rsidRPr="002155F3">
          <w:rPr>
            <w:rFonts w:ascii="Calibri" w:eastAsia="Calibri" w:hAnsi="Calibri"/>
          </w:rPr>
          <w:t>Malawi</w:t>
        </w:r>
        <w:r w:rsidR="00F812E8" w:rsidRPr="002155F3">
          <w:rPr>
            <w:rFonts w:ascii="Calibri" w:eastAsia="Calibri" w:hAnsi="Calibri"/>
          </w:rPr>
          <w:t>: D</w:t>
        </w:r>
      </w:ins>
      <w:ins w:id="2091" w:author="Katie Reytar" w:date="2019-06-27T10:37:00Z">
        <w:r w:rsidR="00F812E8" w:rsidRPr="002155F3">
          <w:rPr>
            <w:rFonts w:ascii="Calibri" w:eastAsia="Calibri" w:hAnsi="Calibri"/>
          </w:rPr>
          <w:t xml:space="preserve">owa and </w:t>
        </w:r>
        <w:proofErr w:type="spellStart"/>
        <w:r w:rsidR="00F812E8" w:rsidRPr="002155F3">
          <w:rPr>
            <w:rFonts w:ascii="Calibri" w:eastAsia="Calibri" w:hAnsi="Calibri"/>
          </w:rPr>
          <w:t>Mchinji</w:t>
        </w:r>
        <w:proofErr w:type="spellEnd"/>
        <w:r w:rsidR="00F812E8" w:rsidRPr="002155F3">
          <w:rPr>
            <w:rFonts w:ascii="Calibri" w:eastAsia="Calibri" w:hAnsi="Calibri"/>
          </w:rPr>
          <w:t xml:space="preserve">. </w:t>
        </w:r>
      </w:ins>
      <w:ins w:id="2092" w:author="Katie Reytar" w:date="2019-06-27T10:35:00Z">
        <w:r w:rsidR="00E25E73" w:rsidRPr="002155F3">
          <w:rPr>
            <w:rFonts w:ascii="Calibri" w:eastAsia="Calibri" w:hAnsi="Calibri"/>
          </w:rPr>
          <w:t xml:space="preserve"> </w:t>
        </w:r>
      </w:ins>
      <w:ins w:id="2093" w:author="Katie Reytar" w:date="2019-06-27T10:37:00Z">
        <w:r w:rsidR="00F812E8" w:rsidRPr="002155F3">
          <w:rPr>
            <w:rFonts w:ascii="Calibri" w:eastAsia="Calibri" w:hAnsi="Calibri"/>
          </w:rPr>
          <w:t xml:space="preserve">The maps in </w:t>
        </w:r>
      </w:ins>
      <w:ins w:id="2094" w:author="Katie Reytar" w:date="2019-06-28T15:10:00Z">
        <w:r w:rsidR="00CD3E19">
          <w:rPr>
            <w:rFonts w:ascii="Calibri" w:eastAsia="Calibri" w:hAnsi="Calibri"/>
          </w:rPr>
          <w:t>F</w:t>
        </w:r>
      </w:ins>
      <w:ins w:id="2095" w:author="Katie Reytar" w:date="2019-06-27T10:37:00Z">
        <w:r w:rsidR="00F812E8" w:rsidRPr="002155F3">
          <w:rPr>
            <w:rFonts w:ascii="Calibri" w:eastAsia="Calibri" w:hAnsi="Calibri"/>
          </w:rPr>
          <w:t xml:space="preserve">igure </w:t>
        </w:r>
      </w:ins>
      <w:ins w:id="2096" w:author="Katie Reytar" w:date="2019-06-28T15:10:00Z">
        <w:r w:rsidR="00CD3E19">
          <w:rPr>
            <w:rFonts w:ascii="Calibri" w:eastAsia="Calibri" w:hAnsi="Calibri"/>
          </w:rPr>
          <w:t>10</w:t>
        </w:r>
      </w:ins>
      <w:ins w:id="2097" w:author="Katie Reytar" w:date="2019-06-27T10:37:00Z">
        <w:r w:rsidR="00F812E8" w:rsidRPr="002155F3">
          <w:rPr>
            <w:rFonts w:ascii="Calibri" w:eastAsia="Calibri" w:hAnsi="Calibri"/>
          </w:rPr>
          <w:t xml:space="preserve"> show the percent of on-farm tree cover in </w:t>
        </w:r>
      </w:ins>
      <w:ins w:id="2098" w:author="Katie Reytar" w:date="2019-06-27T10:38:00Z">
        <w:r w:rsidR="00F812E8" w:rsidRPr="002155F3">
          <w:rPr>
            <w:rFonts w:ascii="Calibri" w:eastAsia="Calibri" w:hAnsi="Calibri"/>
          </w:rPr>
          <w:t>2009 (top)</w:t>
        </w:r>
        <w:r w:rsidR="00AC24B9" w:rsidRPr="002155F3">
          <w:rPr>
            <w:rFonts w:ascii="Calibri" w:eastAsia="Calibri" w:hAnsi="Calibri"/>
          </w:rPr>
          <w:t xml:space="preserve"> and</w:t>
        </w:r>
        <w:r w:rsidR="00F812E8" w:rsidRPr="002155F3">
          <w:rPr>
            <w:rFonts w:ascii="Calibri" w:eastAsia="Calibri" w:hAnsi="Calibri"/>
          </w:rPr>
          <w:t xml:space="preserve"> </w:t>
        </w:r>
        <w:r w:rsidR="00AC24B9" w:rsidRPr="002155F3">
          <w:rPr>
            <w:rFonts w:ascii="Calibri" w:eastAsia="Calibri" w:hAnsi="Calibri"/>
          </w:rPr>
          <w:t>2017 (</w:t>
        </w:r>
        <w:proofErr w:type="spellStart"/>
        <w:r w:rsidR="00AC24B9" w:rsidRPr="002155F3">
          <w:rPr>
            <w:rFonts w:ascii="Calibri" w:eastAsia="Calibri" w:hAnsi="Calibri"/>
          </w:rPr>
          <w:t>center</w:t>
        </w:r>
        <w:proofErr w:type="spellEnd"/>
        <w:r w:rsidR="00AC24B9" w:rsidRPr="002155F3">
          <w:rPr>
            <w:rFonts w:ascii="Calibri" w:eastAsia="Calibri" w:hAnsi="Calibri"/>
          </w:rPr>
          <w:t xml:space="preserve">), and the change in density between the two dates (bottom).  </w:t>
        </w:r>
      </w:ins>
      <w:ins w:id="2099" w:author="Katie Reytar" w:date="2019-06-27T10:42:00Z">
        <w:r w:rsidR="00D06014" w:rsidRPr="002155F3">
          <w:rPr>
            <w:rFonts w:ascii="Calibri" w:eastAsia="Calibri" w:hAnsi="Calibri"/>
          </w:rPr>
          <w:t xml:space="preserve">The maps show that on-farm </w:t>
        </w:r>
      </w:ins>
      <w:ins w:id="2100" w:author="Katie Reytar" w:date="2019-06-27T10:43:00Z">
        <w:r w:rsidR="00D06014" w:rsidRPr="002155F3">
          <w:rPr>
            <w:rFonts w:ascii="Calibri" w:eastAsia="Calibri" w:hAnsi="Calibri"/>
          </w:rPr>
          <w:t>tree cover is widespread</w:t>
        </w:r>
      </w:ins>
      <w:ins w:id="2101" w:author="Katie Reytar" w:date="2019-06-27T10:44:00Z">
        <w:r w:rsidR="00D51C64" w:rsidRPr="002155F3">
          <w:rPr>
            <w:rFonts w:ascii="Calibri" w:eastAsia="Calibri" w:hAnsi="Calibri"/>
          </w:rPr>
          <w:t xml:space="preserve"> </w:t>
        </w:r>
        <w:r w:rsidR="00973750" w:rsidRPr="002155F3">
          <w:rPr>
            <w:rFonts w:ascii="Calibri" w:eastAsia="Calibri" w:hAnsi="Calibri"/>
          </w:rPr>
          <w:t xml:space="preserve">in the two </w:t>
        </w:r>
      </w:ins>
      <w:ins w:id="2102" w:author="Katie Reytar" w:date="2019-06-27T10:45:00Z">
        <w:r w:rsidR="00973750" w:rsidRPr="002155F3">
          <w:rPr>
            <w:rFonts w:ascii="Calibri" w:eastAsia="Calibri" w:hAnsi="Calibri"/>
          </w:rPr>
          <w:t xml:space="preserve">districts </w:t>
        </w:r>
      </w:ins>
      <w:ins w:id="2103" w:author="Katie Reytar" w:date="2019-06-27T10:44:00Z">
        <w:r w:rsidR="00D51C64" w:rsidRPr="002155F3">
          <w:rPr>
            <w:rFonts w:ascii="Calibri" w:eastAsia="Calibri" w:hAnsi="Calibri"/>
          </w:rPr>
          <w:t xml:space="preserve">and densities are </w:t>
        </w:r>
        <w:r w:rsidR="00973750" w:rsidRPr="002155F3">
          <w:rPr>
            <w:rFonts w:ascii="Calibri" w:eastAsia="Calibri" w:hAnsi="Calibri"/>
          </w:rPr>
          <w:t xml:space="preserve">quite high, </w:t>
        </w:r>
      </w:ins>
      <w:ins w:id="2104" w:author="Katie Reytar" w:date="2019-06-27T10:43:00Z">
        <w:r w:rsidR="00D06014" w:rsidRPr="002155F3">
          <w:rPr>
            <w:rFonts w:ascii="Calibri" w:eastAsia="Calibri" w:hAnsi="Calibri"/>
          </w:rPr>
          <w:t xml:space="preserve">particularly </w:t>
        </w:r>
      </w:ins>
      <w:ins w:id="2105" w:author="Katie Reytar" w:date="2019-06-27T10:44:00Z">
        <w:r w:rsidR="00973750" w:rsidRPr="002155F3">
          <w:rPr>
            <w:rFonts w:ascii="Calibri" w:eastAsia="Calibri" w:hAnsi="Calibri"/>
          </w:rPr>
          <w:t>in</w:t>
        </w:r>
      </w:ins>
      <w:ins w:id="2106" w:author="Katie Reytar" w:date="2019-06-27T10:43:00Z">
        <w:r w:rsidR="00D06014" w:rsidRPr="002155F3">
          <w:rPr>
            <w:rFonts w:ascii="Calibri" w:eastAsia="Calibri" w:hAnsi="Calibri"/>
          </w:rPr>
          <w:t xml:space="preserve"> </w:t>
        </w:r>
        <w:proofErr w:type="spellStart"/>
        <w:r w:rsidR="00D06014" w:rsidRPr="002155F3">
          <w:rPr>
            <w:rFonts w:ascii="Calibri" w:eastAsia="Calibri" w:hAnsi="Calibri"/>
          </w:rPr>
          <w:t>Mchinji</w:t>
        </w:r>
        <w:proofErr w:type="spellEnd"/>
        <w:r w:rsidR="00D06014" w:rsidRPr="002155F3">
          <w:rPr>
            <w:rFonts w:ascii="Calibri" w:eastAsia="Calibri" w:hAnsi="Calibri"/>
          </w:rPr>
          <w:t xml:space="preserve"> district.  </w:t>
        </w:r>
      </w:ins>
      <w:ins w:id="2107" w:author="Katie Reytar" w:date="2019-06-27T10:45:00Z">
        <w:r w:rsidR="00973750" w:rsidRPr="002155F3">
          <w:rPr>
            <w:rFonts w:ascii="Calibri" w:eastAsia="Calibri" w:hAnsi="Calibri"/>
          </w:rPr>
          <w:t xml:space="preserve">The </w:t>
        </w:r>
        <w:r w:rsidR="00B80963" w:rsidRPr="002155F3">
          <w:rPr>
            <w:rFonts w:ascii="Calibri" w:eastAsia="Calibri" w:hAnsi="Calibri"/>
          </w:rPr>
          <w:t xml:space="preserve">map of change shows </w:t>
        </w:r>
      </w:ins>
      <w:ins w:id="2108" w:author="Katie Reytar" w:date="2019-06-27T10:57:00Z">
        <w:r w:rsidR="00D92763" w:rsidRPr="002155F3">
          <w:rPr>
            <w:rFonts w:ascii="Calibri" w:eastAsia="Calibri" w:hAnsi="Calibri"/>
          </w:rPr>
          <w:t>that, overall,</w:t>
        </w:r>
      </w:ins>
      <w:ins w:id="2109" w:author="Katie Reytar" w:date="2019-06-27T10:45:00Z">
        <w:r w:rsidR="00B80963" w:rsidRPr="002155F3">
          <w:rPr>
            <w:rFonts w:ascii="Calibri" w:eastAsia="Calibri" w:hAnsi="Calibri"/>
          </w:rPr>
          <w:t xml:space="preserve"> there was</w:t>
        </w:r>
      </w:ins>
      <w:ins w:id="2110" w:author="Katie Reytar" w:date="2019-06-27T10:46:00Z">
        <w:r w:rsidR="005534E5" w:rsidRPr="002155F3">
          <w:rPr>
            <w:rFonts w:ascii="Calibri" w:eastAsia="Calibri" w:hAnsi="Calibri"/>
          </w:rPr>
          <w:t xml:space="preserve"> widespread</w:t>
        </w:r>
      </w:ins>
      <w:ins w:id="2111" w:author="Katie Reytar" w:date="2019-06-27T10:47:00Z">
        <w:r w:rsidR="005534E5" w:rsidRPr="002155F3">
          <w:rPr>
            <w:rFonts w:ascii="Calibri" w:eastAsia="Calibri" w:hAnsi="Calibri"/>
          </w:rPr>
          <w:t xml:space="preserve"> stability</w:t>
        </w:r>
      </w:ins>
      <w:ins w:id="2112" w:author="Katie Reytar" w:date="2019-06-27T10:58:00Z">
        <w:r w:rsidR="00BF128F" w:rsidRPr="002155F3">
          <w:rPr>
            <w:rFonts w:ascii="Calibri" w:eastAsia="Calibri" w:hAnsi="Calibri"/>
          </w:rPr>
          <w:t xml:space="preserve"> in tree density,</w:t>
        </w:r>
      </w:ins>
      <w:ins w:id="2113" w:author="Katie Reytar" w:date="2019-06-27T10:57:00Z">
        <w:r w:rsidR="00D92763" w:rsidRPr="002155F3">
          <w:rPr>
            <w:rFonts w:ascii="Calibri" w:eastAsia="Calibri" w:hAnsi="Calibri"/>
          </w:rPr>
          <w:t xml:space="preserve"> with </w:t>
        </w:r>
      </w:ins>
      <w:ins w:id="2114" w:author="Katie Reytar" w:date="2019-06-27T10:47:00Z">
        <w:r w:rsidR="005534E5" w:rsidRPr="002155F3">
          <w:rPr>
            <w:rFonts w:ascii="Calibri" w:eastAsia="Calibri" w:hAnsi="Calibri"/>
          </w:rPr>
          <w:t>a slightly</w:t>
        </w:r>
      </w:ins>
      <w:ins w:id="2115" w:author="Katie Reytar" w:date="2019-06-27T10:45:00Z">
        <w:r w:rsidR="00B80963" w:rsidRPr="002155F3">
          <w:rPr>
            <w:rFonts w:ascii="Calibri" w:eastAsia="Calibri" w:hAnsi="Calibri"/>
          </w:rPr>
          <w:t xml:space="preserve"> a higher incidence of increase than decrease in the two districts</w:t>
        </w:r>
      </w:ins>
      <w:ins w:id="2116" w:author="Katie Reytar" w:date="2019-06-27T10:46:00Z">
        <w:r w:rsidR="005534E5" w:rsidRPr="002155F3">
          <w:rPr>
            <w:rFonts w:ascii="Calibri" w:eastAsia="Calibri" w:hAnsi="Calibri"/>
          </w:rPr>
          <w:t xml:space="preserve"> </w:t>
        </w:r>
      </w:ins>
      <w:ins w:id="2117" w:author="Katie Reytar" w:date="2019-06-27T10:47:00Z">
        <w:r w:rsidR="005534E5" w:rsidRPr="002155F3">
          <w:rPr>
            <w:rFonts w:ascii="Calibri" w:eastAsia="Calibri" w:hAnsi="Calibri"/>
          </w:rPr>
          <w:t xml:space="preserve">collectively. </w:t>
        </w:r>
        <w:r w:rsidR="00521279" w:rsidRPr="002155F3">
          <w:rPr>
            <w:rFonts w:ascii="Calibri" w:eastAsia="Calibri" w:hAnsi="Calibri"/>
          </w:rPr>
          <w:t xml:space="preserve">In </w:t>
        </w:r>
        <w:proofErr w:type="spellStart"/>
        <w:r w:rsidR="00521279" w:rsidRPr="002155F3">
          <w:rPr>
            <w:rFonts w:ascii="Calibri" w:eastAsia="Calibri" w:hAnsi="Calibri"/>
          </w:rPr>
          <w:t>Mchinji</w:t>
        </w:r>
        <w:proofErr w:type="spellEnd"/>
        <w:r w:rsidR="00521279" w:rsidRPr="002155F3">
          <w:rPr>
            <w:rFonts w:ascii="Calibri" w:eastAsia="Calibri" w:hAnsi="Calibri"/>
          </w:rPr>
          <w:t>, there was much higher incidence of sample pl</w:t>
        </w:r>
      </w:ins>
      <w:ins w:id="2118" w:author="Katie Reytar" w:date="2019-06-27T10:48:00Z">
        <w:r w:rsidR="00521279" w:rsidRPr="002155F3">
          <w:rPr>
            <w:rFonts w:ascii="Calibri" w:eastAsia="Calibri" w:hAnsi="Calibri"/>
          </w:rPr>
          <w:t>ots with increase, while in Dowa district, there w</w:t>
        </w:r>
        <w:r w:rsidR="00F9788C" w:rsidRPr="002155F3">
          <w:rPr>
            <w:rFonts w:ascii="Calibri" w:eastAsia="Calibri" w:hAnsi="Calibri"/>
          </w:rPr>
          <w:t xml:space="preserve">ere slightly more plots </w:t>
        </w:r>
      </w:ins>
      <w:ins w:id="2119" w:author="Katie Reytar" w:date="2019-06-27T10:58:00Z">
        <w:r w:rsidR="00BF128F" w:rsidRPr="002155F3">
          <w:rPr>
            <w:rFonts w:ascii="Calibri" w:eastAsia="Calibri" w:hAnsi="Calibri"/>
          </w:rPr>
          <w:t>with a</w:t>
        </w:r>
      </w:ins>
      <w:ins w:id="2120" w:author="Katie Reytar" w:date="2019-06-27T10:48:00Z">
        <w:r w:rsidR="00F9788C" w:rsidRPr="002155F3">
          <w:rPr>
            <w:rFonts w:ascii="Calibri" w:eastAsia="Calibri" w:hAnsi="Calibri"/>
          </w:rPr>
          <w:t xml:space="preserve"> decrease. </w:t>
        </w:r>
      </w:ins>
      <w:ins w:id="2121" w:author="Katie Reytar" w:date="2019-06-27T10:49:00Z">
        <w:r w:rsidR="00264879" w:rsidRPr="002155F3">
          <w:rPr>
            <w:rFonts w:ascii="Calibri" w:eastAsia="Calibri" w:hAnsi="Calibri"/>
          </w:rPr>
          <w:t>These results show that</w:t>
        </w:r>
      </w:ins>
      <w:ins w:id="2122" w:author="Katie Reytar" w:date="2019-06-27T10:51:00Z">
        <w:r w:rsidR="00673F19" w:rsidRPr="002155F3">
          <w:rPr>
            <w:rFonts w:ascii="Calibri" w:eastAsia="Calibri" w:hAnsi="Calibri"/>
          </w:rPr>
          <w:t xml:space="preserve"> there are multiple methods and tools available to measure </w:t>
        </w:r>
        <w:r w:rsidR="00795D11" w:rsidRPr="002155F3">
          <w:rPr>
            <w:rFonts w:ascii="Calibri" w:eastAsia="Calibri" w:hAnsi="Calibri"/>
          </w:rPr>
          <w:t xml:space="preserve">progress on restoration </w:t>
        </w:r>
      </w:ins>
      <w:ins w:id="2123" w:author="Katie Reytar" w:date="2019-06-27T10:58:00Z">
        <w:r w:rsidR="00DC0963" w:rsidRPr="002155F3">
          <w:rPr>
            <w:rFonts w:ascii="Calibri" w:eastAsia="Calibri" w:hAnsi="Calibri"/>
          </w:rPr>
          <w:t>for</w:t>
        </w:r>
      </w:ins>
      <w:ins w:id="2124" w:author="Katie Reytar" w:date="2019-06-27T10:51:00Z">
        <w:r w:rsidR="00795D11" w:rsidRPr="002155F3">
          <w:rPr>
            <w:rFonts w:ascii="Calibri" w:eastAsia="Calibri" w:hAnsi="Calibri"/>
          </w:rPr>
          <w:t xml:space="preserve"> trees outside the forest. I</w:t>
        </w:r>
      </w:ins>
      <w:ins w:id="2125" w:author="Katie Reytar" w:date="2019-06-27T10:50:00Z">
        <w:r w:rsidR="00C577D4" w:rsidRPr="002155F3">
          <w:rPr>
            <w:rFonts w:ascii="Calibri" w:eastAsia="Calibri" w:hAnsi="Calibri"/>
          </w:rPr>
          <w:t>n order to capture the full</w:t>
        </w:r>
        <w:r w:rsidR="0073792A" w:rsidRPr="002155F3">
          <w:rPr>
            <w:rFonts w:ascii="Calibri" w:eastAsia="Calibri" w:hAnsi="Calibri"/>
          </w:rPr>
          <w:t xml:space="preserve"> picture</w:t>
        </w:r>
        <w:r w:rsidR="00C577D4" w:rsidRPr="002155F3">
          <w:rPr>
            <w:rFonts w:ascii="Calibri" w:eastAsia="Calibri" w:hAnsi="Calibri"/>
          </w:rPr>
          <w:t xml:space="preserve"> of restoration </w:t>
        </w:r>
      </w:ins>
      <w:ins w:id="2126" w:author="Katie Reytar" w:date="2019-06-27T10:51:00Z">
        <w:r w:rsidR="00673F19" w:rsidRPr="002155F3">
          <w:rPr>
            <w:rFonts w:ascii="Calibri" w:eastAsia="Calibri" w:hAnsi="Calibri"/>
          </w:rPr>
          <w:t>progress, it is importan</w:t>
        </w:r>
        <w:r w:rsidR="00795D11" w:rsidRPr="002155F3">
          <w:rPr>
            <w:rFonts w:ascii="Calibri" w:eastAsia="Calibri" w:hAnsi="Calibri"/>
          </w:rPr>
          <w:t>t to include</w:t>
        </w:r>
      </w:ins>
      <w:ins w:id="2127" w:author="Katie Reytar" w:date="2019-06-27T11:01:00Z">
        <w:r w:rsidR="006401F3" w:rsidRPr="002155F3">
          <w:rPr>
            <w:rFonts w:ascii="Calibri" w:eastAsia="Calibri" w:hAnsi="Calibri"/>
          </w:rPr>
          <w:t xml:space="preserve"> methods for measuring</w:t>
        </w:r>
      </w:ins>
      <w:ins w:id="2128" w:author="Katie Reytar" w:date="2019-06-27T10:51:00Z">
        <w:r w:rsidR="00795D11" w:rsidRPr="002155F3">
          <w:rPr>
            <w:rFonts w:ascii="Calibri" w:eastAsia="Calibri" w:hAnsi="Calibri"/>
          </w:rPr>
          <w:t xml:space="preserve"> </w:t>
        </w:r>
      </w:ins>
      <w:ins w:id="2129" w:author="Katie Reytar" w:date="2019-06-27T11:01:00Z">
        <w:r w:rsidR="006C08A6" w:rsidRPr="002155F3">
          <w:rPr>
            <w:rFonts w:ascii="Calibri" w:eastAsia="Calibri" w:hAnsi="Calibri"/>
          </w:rPr>
          <w:t xml:space="preserve">trees outside forests </w:t>
        </w:r>
        <w:r w:rsidR="006401F3" w:rsidRPr="002155F3">
          <w:rPr>
            <w:rFonts w:ascii="Calibri" w:eastAsia="Calibri" w:hAnsi="Calibri"/>
          </w:rPr>
          <w:t xml:space="preserve">in the monitoring protocol. </w:t>
        </w:r>
      </w:ins>
      <w:ins w:id="2130" w:author="Katie Reytar" w:date="2019-06-27T10:52:00Z">
        <w:r w:rsidR="0053119D" w:rsidRPr="002155F3">
          <w:rPr>
            <w:rFonts w:ascii="Calibri" w:eastAsia="Calibri" w:hAnsi="Calibri"/>
          </w:rPr>
          <w:t xml:space="preserve"> </w:t>
        </w:r>
      </w:ins>
      <w:ins w:id="2131" w:author="Katie Reytar" w:date="2019-06-27T10:51:00Z">
        <w:r w:rsidR="00673F19" w:rsidRPr="002155F3">
          <w:rPr>
            <w:rFonts w:ascii="Calibri" w:eastAsia="Calibri" w:hAnsi="Calibri"/>
          </w:rPr>
          <w:t xml:space="preserve"> </w:t>
        </w:r>
      </w:ins>
    </w:p>
    <w:p w14:paraId="29797C84" w14:textId="5DC4C791" w:rsidR="00F812E8" w:rsidRDefault="00F812E8" w:rsidP="002155F3">
      <w:pPr>
        <w:pStyle w:val="Caption"/>
        <w:keepNext/>
        <w:rPr>
          <w:ins w:id="2132" w:author="Katie Reytar" w:date="2019-06-27T10:37:00Z"/>
        </w:rPr>
      </w:pPr>
      <w:ins w:id="2133" w:author="Katie Reytar" w:date="2019-06-27T10:37:00Z">
        <w:r>
          <w:lastRenderedPageBreak/>
          <w:t xml:space="preserve">Figure </w:t>
        </w:r>
      </w:ins>
      <w:ins w:id="2134" w:author="Katie Reytar" w:date="2019-06-28T11:43:00Z">
        <w:r w:rsidR="009E0326">
          <w:fldChar w:fldCharType="begin"/>
        </w:r>
        <w:r w:rsidR="009E0326">
          <w:instrText xml:space="preserve"> SEQ Figure \* ARABIC </w:instrText>
        </w:r>
      </w:ins>
      <w:r w:rsidR="009E0326">
        <w:fldChar w:fldCharType="separate"/>
      </w:r>
      <w:ins w:id="2135" w:author="Katie Reytar" w:date="2019-06-28T15:05:00Z">
        <w:r w:rsidR="00810B36">
          <w:rPr>
            <w:noProof/>
          </w:rPr>
          <w:t>10</w:t>
        </w:r>
      </w:ins>
      <w:ins w:id="2136" w:author="Katie Reytar" w:date="2019-06-28T11:43:00Z">
        <w:r w:rsidR="009E0326">
          <w:fldChar w:fldCharType="end"/>
        </w:r>
      </w:ins>
    </w:p>
    <w:p w14:paraId="31404B04" w14:textId="77777777" w:rsidR="00D26179" w:rsidRDefault="00930B4C" w:rsidP="00C9441C">
      <w:pPr>
        <w:rPr>
          <w:ins w:id="2137" w:author="Katie Reytar" w:date="2019-06-26T16:56:00Z"/>
          <w:rFonts w:ascii="Calibri" w:eastAsia="Calibri" w:hAnsi="Calibri"/>
          <w:b/>
          <w:color w:val="2F5496"/>
        </w:rPr>
      </w:pPr>
      <w:ins w:id="2138" w:author="Katie Reytar" w:date="2019-06-27T10:14:00Z">
        <w:r>
          <w:rPr>
            <w:rFonts w:ascii="Calibri" w:eastAsia="Calibri" w:hAnsi="Calibri"/>
            <w:b/>
            <w:noProof/>
            <w:color w:val="2F5496"/>
            <w:lang w:val="en-US" w:eastAsia="en-US"/>
            <w:rPrChange w:id="2139" w:author="Unknown">
              <w:rPr>
                <w:noProof/>
                <w:lang w:val="en-US" w:eastAsia="en-US"/>
              </w:rPr>
            </w:rPrChange>
          </w:rPr>
          <w:drawing>
            <wp:inline distT="0" distB="0" distL="0" distR="0" wp14:anchorId="2BC41CF5" wp14:editId="663AE859">
              <wp:extent cx="4521930" cy="699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4529883" cy="7010008"/>
                      </a:xfrm>
                      <a:prstGeom prst="rect">
                        <a:avLst/>
                      </a:prstGeom>
                      <a:noFill/>
                      <a:ln>
                        <a:noFill/>
                      </a:ln>
                    </pic:spPr>
                  </pic:pic>
                </a:graphicData>
              </a:graphic>
            </wp:inline>
          </w:drawing>
        </w:r>
      </w:ins>
    </w:p>
    <w:p w14:paraId="4A85BEAC" w14:textId="77777777" w:rsidR="00E21F7C" w:rsidRDefault="00E21F7C" w:rsidP="00C9441C">
      <w:pPr>
        <w:rPr>
          <w:ins w:id="2140" w:author="Katie Reytar" w:date="2019-06-27T11:00:00Z"/>
          <w:rFonts w:ascii="Calibri" w:eastAsia="Calibri" w:hAnsi="Calibri"/>
          <w:b/>
          <w:color w:val="2F5496"/>
        </w:rPr>
      </w:pPr>
    </w:p>
    <w:p w14:paraId="560A7D48" w14:textId="09D1A3CE" w:rsidR="00C9441C" w:rsidRDefault="00A71C21" w:rsidP="00C9441C">
      <w:pPr>
        <w:rPr>
          <w:rFonts w:ascii="Calibri" w:eastAsia="Calibri" w:hAnsi="Calibri"/>
          <w:b/>
          <w:color w:val="2F5496"/>
        </w:rPr>
      </w:pPr>
      <w:r>
        <w:rPr>
          <w:rFonts w:ascii="Calibri" w:eastAsia="Calibri" w:hAnsi="Calibri"/>
          <w:b/>
          <w:color w:val="2F5496"/>
        </w:rPr>
        <w:t xml:space="preserve">Criterion 2: </w:t>
      </w:r>
      <w:commentRangeStart w:id="2141"/>
      <w:r w:rsidR="00C9441C">
        <w:rPr>
          <w:rFonts w:ascii="Calibri" w:eastAsia="Calibri" w:hAnsi="Calibri"/>
          <w:b/>
          <w:color w:val="2F5496"/>
        </w:rPr>
        <w:t xml:space="preserve">Forest landscape restoration </w:t>
      </w:r>
      <w:commentRangeEnd w:id="2141"/>
      <w:r w:rsidR="004E1113">
        <w:rPr>
          <w:rStyle w:val="CommentReference"/>
        </w:rPr>
        <w:commentReference w:id="2141"/>
      </w:r>
      <w:r w:rsidR="00C9441C">
        <w:rPr>
          <w:rFonts w:ascii="Calibri" w:eastAsia="Calibri" w:hAnsi="Calibri"/>
          <w:b/>
          <w:color w:val="2F5496"/>
        </w:rPr>
        <w:t>efforts</w:t>
      </w:r>
    </w:p>
    <w:p w14:paraId="6B750CB1" w14:textId="77777777" w:rsidR="00C9441C" w:rsidRDefault="00C9441C" w:rsidP="00C9441C">
      <w:pPr>
        <w:rPr>
          <w:rFonts w:ascii="Calibri" w:eastAsia="Calibri" w:hAnsi="Calibri"/>
          <w:b/>
          <w:color w:val="2F5496"/>
        </w:rPr>
      </w:pPr>
    </w:p>
    <w:p w14:paraId="4047951C" w14:textId="77777777" w:rsidR="0085543C" w:rsidRDefault="0085543C" w:rsidP="0085543C">
      <w:pPr>
        <w:pStyle w:val="NormalWeb"/>
        <w:shd w:val="clear" w:color="auto" w:fill="FFFFFF"/>
        <w:spacing w:before="0" w:beforeAutospacing="0" w:after="0" w:afterAutospacing="0"/>
        <w:rPr>
          <w:rFonts w:ascii="Calibri" w:eastAsiaTheme="minorHAnsi" w:hAnsi="Calibri" w:cstheme="minorHAnsi"/>
        </w:rPr>
      </w:pPr>
      <w:r>
        <w:rPr>
          <w:rFonts w:ascii="Calibri" w:eastAsiaTheme="minorHAnsi" w:hAnsi="Calibri" w:cstheme="minorHAnsi"/>
        </w:rPr>
        <w:t>Having a shared understanding and a process for planning and prioritising restoration activities for given landscapes is essential to reach implementation and systematically track progress.</w:t>
      </w:r>
      <w:r>
        <w:rPr>
          <w:rStyle w:val="FootnoteReference"/>
          <w:rFonts w:ascii="Calibri" w:eastAsiaTheme="minorHAnsi" w:hAnsi="Calibri" w:cstheme="minorHAnsi"/>
        </w:rPr>
        <w:footnoteReference w:id="31"/>
      </w:r>
      <w:r>
        <w:rPr>
          <w:rFonts w:ascii="Calibri" w:eastAsiaTheme="minorHAnsi" w:hAnsi="Calibri" w:cstheme="minorHAnsi"/>
        </w:rPr>
        <w:t xml:space="preserve"> </w:t>
      </w:r>
      <w:r>
        <w:rPr>
          <w:rFonts w:ascii="Calibri" w:eastAsiaTheme="minorHAnsi" w:hAnsi="Calibri" w:cstheme="minorHAnsi"/>
        </w:rPr>
        <w:lastRenderedPageBreak/>
        <w:t>This shared understanding enables FLR to be implemented at different scales and according to varying national level priorities and landscape opportunities.</w:t>
      </w:r>
    </w:p>
    <w:p w14:paraId="153023CC" w14:textId="77777777" w:rsidR="0085543C" w:rsidRDefault="0085543C" w:rsidP="0085543C">
      <w:pPr>
        <w:pStyle w:val="NormalWeb"/>
        <w:shd w:val="clear" w:color="auto" w:fill="FFFFFF"/>
        <w:spacing w:before="0" w:beforeAutospacing="0" w:after="0" w:afterAutospacing="0"/>
        <w:rPr>
          <w:rFonts w:ascii="Calibri" w:eastAsiaTheme="minorHAnsi" w:hAnsi="Calibri" w:cstheme="minorHAnsi"/>
        </w:rPr>
      </w:pPr>
    </w:p>
    <w:p w14:paraId="72DA0DAA" w14:textId="77777777" w:rsidR="0085543C" w:rsidRPr="00DA66B5" w:rsidRDefault="0085543C" w:rsidP="0085543C">
      <w:pPr>
        <w:pStyle w:val="NormalWeb"/>
        <w:shd w:val="clear" w:color="auto" w:fill="FFFFFF"/>
        <w:spacing w:before="0" w:beforeAutospacing="0" w:after="0" w:afterAutospacing="0"/>
        <w:rPr>
          <w:rFonts w:ascii="Calibri" w:eastAsiaTheme="minorHAnsi" w:hAnsi="Calibri" w:cstheme="minorHAnsi"/>
        </w:rPr>
      </w:pPr>
      <w:r w:rsidRPr="00155372">
        <w:rPr>
          <w:rFonts w:ascii="Calibri" w:eastAsiaTheme="minorHAnsi" w:hAnsi="Calibri" w:cstheme="minorHAnsi"/>
        </w:rPr>
        <w:t xml:space="preserve">Bringing </w:t>
      </w:r>
      <w:r>
        <w:rPr>
          <w:rFonts w:ascii="Calibri" w:eastAsiaTheme="minorHAnsi" w:hAnsi="Calibri" w:cstheme="minorHAnsi"/>
        </w:rPr>
        <w:t xml:space="preserve">large tracts of </w:t>
      </w:r>
      <w:r w:rsidRPr="00155372">
        <w:rPr>
          <w:rFonts w:ascii="Calibri" w:eastAsiaTheme="minorHAnsi" w:hAnsi="Calibri" w:cstheme="minorHAnsi"/>
        </w:rPr>
        <w:t xml:space="preserve">degraded land into restoration to </w:t>
      </w:r>
      <w:r>
        <w:rPr>
          <w:rFonts w:ascii="Calibri" w:eastAsiaTheme="minorHAnsi" w:hAnsi="Calibri" w:cstheme="minorHAnsi"/>
        </w:rPr>
        <w:t>create</w:t>
      </w:r>
      <w:r w:rsidRPr="00155372">
        <w:rPr>
          <w:rFonts w:ascii="Calibri" w:eastAsiaTheme="minorHAnsi" w:hAnsi="Calibri" w:cstheme="minorHAnsi"/>
        </w:rPr>
        <w:t xml:space="preserve"> diverse and lasting benefit</w:t>
      </w:r>
      <w:r>
        <w:rPr>
          <w:rFonts w:ascii="Calibri" w:eastAsiaTheme="minorHAnsi" w:hAnsi="Calibri" w:cstheme="minorHAnsi"/>
        </w:rPr>
        <w:t>s</w:t>
      </w:r>
      <w:r w:rsidRPr="00155372">
        <w:rPr>
          <w:rFonts w:ascii="Calibri" w:eastAsiaTheme="minorHAnsi" w:hAnsi="Calibri" w:cstheme="minorHAnsi"/>
        </w:rPr>
        <w:t xml:space="preserve"> </w:t>
      </w:r>
      <w:r>
        <w:rPr>
          <w:rFonts w:ascii="Calibri" w:eastAsiaTheme="minorHAnsi" w:hAnsi="Calibri" w:cstheme="minorHAnsi"/>
        </w:rPr>
        <w:t xml:space="preserve">often </w:t>
      </w:r>
      <w:r w:rsidRPr="00155372">
        <w:rPr>
          <w:rFonts w:ascii="Calibri" w:eastAsiaTheme="minorHAnsi" w:hAnsi="Calibri" w:cstheme="minorHAnsi"/>
        </w:rPr>
        <w:t>requires transformative processes including policy change and strengthen</w:t>
      </w:r>
      <w:r>
        <w:rPr>
          <w:rFonts w:ascii="Calibri" w:eastAsiaTheme="minorHAnsi" w:hAnsi="Calibri" w:cstheme="minorHAnsi"/>
        </w:rPr>
        <w:t>ing</w:t>
      </w:r>
      <w:r w:rsidRPr="00155372">
        <w:rPr>
          <w:rFonts w:ascii="Calibri" w:eastAsiaTheme="minorHAnsi" w:hAnsi="Calibri" w:cstheme="minorHAnsi"/>
        </w:rPr>
        <w:t xml:space="preserve"> national implementation and monitoring capacities.</w:t>
      </w:r>
      <w:r>
        <w:rPr>
          <w:rFonts w:ascii="Calibri" w:eastAsiaTheme="minorHAnsi" w:hAnsi="Calibri" w:cstheme="minorHAnsi"/>
        </w:rPr>
        <w:t xml:space="preserve"> We report on progress around this process of “bringing hectares into restoration” with findings on FLR commitments, uptake, and support.</w:t>
      </w:r>
      <w:r w:rsidRPr="007736AC">
        <w:rPr>
          <w:rStyle w:val="FootnoteReference"/>
          <w:rFonts w:ascii="Calibri" w:eastAsiaTheme="minorHAnsi" w:hAnsi="Calibri" w:cstheme="minorHAnsi"/>
        </w:rPr>
        <w:t xml:space="preserve"> </w:t>
      </w:r>
      <w:r>
        <w:rPr>
          <w:rStyle w:val="FootnoteReference"/>
          <w:rFonts w:ascii="Calibri" w:eastAsiaTheme="minorHAnsi" w:hAnsi="Calibri" w:cstheme="minorHAnsi"/>
        </w:rPr>
        <w:footnoteReference w:id="32"/>
      </w:r>
    </w:p>
    <w:p w14:paraId="3C87FA30" w14:textId="77777777" w:rsidR="00C9441C" w:rsidRDefault="00C9441C" w:rsidP="00C9441C">
      <w:pPr>
        <w:rPr>
          <w:rFonts w:ascii="Calibri" w:eastAsia="Calibri" w:hAnsi="Calibri"/>
          <w:color w:val="2F5496"/>
        </w:rPr>
      </w:pPr>
    </w:p>
    <w:p w14:paraId="4795D5EF" w14:textId="77777777" w:rsidR="00C9441C" w:rsidRDefault="00C9441C" w:rsidP="00C9441C">
      <w:pPr>
        <w:rPr>
          <w:rFonts w:ascii="Calibri" w:eastAsia="Calibri" w:hAnsi="Calibri"/>
          <w:color w:val="2F5496"/>
        </w:rPr>
      </w:pPr>
      <w:r w:rsidRPr="002D79D1">
        <w:rPr>
          <w:rFonts w:ascii="Calibri" w:eastAsia="Calibri" w:hAnsi="Calibri"/>
          <w:color w:val="2F5496"/>
        </w:rPr>
        <w:t xml:space="preserve">Indicator </w:t>
      </w:r>
      <w:r>
        <w:rPr>
          <w:rFonts w:ascii="Calibri" w:eastAsia="Calibri" w:hAnsi="Calibri"/>
          <w:color w:val="2F5496"/>
        </w:rPr>
        <w:t>2.1: High-level pledges</w:t>
      </w:r>
    </w:p>
    <w:p w14:paraId="5A3D0B23" w14:textId="77777777" w:rsidR="00C9441C" w:rsidRDefault="00C9441C" w:rsidP="00C9441C">
      <w:pPr>
        <w:rPr>
          <w:rFonts w:ascii="Calibri" w:eastAsia="Calibri" w:hAnsi="Calibri"/>
          <w:color w:val="2F5496"/>
        </w:rPr>
      </w:pPr>
    </w:p>
    <w:p w14:paraId="72E12B55" w14:textId="77777777" w:rsidR="00C9441C" w:rsidRDefault="00C9441C" w:rsidP="00C9441C">
      <w:pPr>
        <w:pStyle w:val="Heading3"/>
        <w:spacing w:before="0"/>
        <w:rPr>
          <w:rFonts w:eastAsia="Calibri"/>
        </w:rPr>
      </w:pPr>
      <w:r>
        <w:rPr>
          <w:rFonts w:eastAsia="Calibri"/>
        </w:rPr>
        <w:t xml:space="preserve">Forest landscape restoration targets in the public sector </w:t>
      </w:r>
    </w:p>
    <w:p w14:paraId="4348521E" w14:textId="77777777" w:rsidR="00C9441C" w:rsidRPr="006E561B" w:rsidRDefault="00C9441C" w:rsidP="00C9441C"/>
    <w:p w14:paraId="35BD98D3" w14:textId="663009A0" w:rsidR="00C9441C" w:rsidRPr="000D6A95" w:rsidRDefault="0085543C" w:rsidP="00C9441C">
      <w:pPr>
        <w:rPr>
          <w:rFonts w:ascii="Calibri" w:hAnsi="Calibri"/>
        </w:rPr>
      </w:pPr>
      <w:r>
        <w:rPr>
          <w:rFonts w:ascii="Calibri" w:hAnsi="Calibri"/>
        </w:rPr>
        <w:t xml:space="preserve">The public sector has put forth the majority of restoration pledges since the Bonn Challenge launched in 2011, and they are expected to continue to lead the process of planning to bring their pledges to implementation. </w:t>
      </w:r>
      <w:r w:rsidR="00C9441C" w:rsidRPr="00596A0A">
        <w:rPr>
          <w:rFonts w:ascii="Calibri" w:hAnsi="Calibri"/>
        </w:rPr>
        <w:t xml:space="preserve">As of April 2019, there were 58 Bonn Challenge pledges from countries, jurisdictions, and companies </w:t>
      </w:r>
      <w:proofErr w:type="spellStart"/>
      <w:r w:rsidR="00C9441C" w:rsidRPr="00596A0A">
        <w:rPr>
          <w:rFonts w:ascii="Calibri" w:hAnsi="Calibri"/>
        </w:rPr>
        <w:t>totaling</w:t>
      </w:r>
      <w:proofErr w:type="spellEnd"/>
      <w:r w:rsidR="00C9441C" w:rsidRPr="00596A0A">
        <w:rPr>
          <w:rFonts w:ascii="Calibri" w:hAnsi="Calibri"/>
        </w:rPr>
        <w:t xml:space="preserve"> 170.47 million hectares of restoration commitments for 2020 and 2030 combined.</w:t>
      </w:r>
      <w:r w:rsidR="00C9441C" w:rsidRPr="00280D9A">
        <w:rPr>
          <w:rStyle w:val="FootnoteReference"/>
          <w:rFonts w:ascii="Calibri" w:hAnsi="Calibri"/>
        </w:rPr>
        <w:footnoteReference w:id="33"/>
      </w:r>
      <w:r w:rsidR="00C9441C">
        <w:rPr>
          <w:rFonts w:ascii="Calibri" w:hAnsi="Calibri"/>
        </w:rPr>
        <w:t xml:space="preserve"> </w:t>
      </w:r>
      <w:r w:rsidR="000106CB">
        <w:rPr>
          <w:rFonts w:ascii="Calibri" w:hAnsi="Calibri"/>
        </w:rPr>
        <w:t>Additionally</w:t>
      </w:r>
      <w:commentRangeStart w:id="2146"/>
      <w:r w:rsidR="00C9441C">
        <w:rPr>
          <w:rFonts w:ascii="Calibri" w:hAnsi="Calibri"/>
        </w:rPr>
        <w:t xml:space="preserve">, our analysis of FLR in NDCs </w:t>
      </w:r>
      <w:r w:rsidR="00C9441C" w:rsidRPr="000D6A95">
        <w:rPr>
          <w:rFonts w:ascii="Calibri" w:hAnsi="Calibri"/>
        </w:rPr>
        <w:t>has revealed the prevalence and importance of FLR activities in government plans to achieve climate mitigation and adaptation.</w:t>
      </w:r>
      <w:commentRangeEnd w:id="2146"/>
      <w:r w:rsidR="00C833A2">
        <w:rPr>
          <w:rStyle w:val="CommentReference"/>
        </w:rPr>
        <w:commentReference w:id="2146"/>
      </w:r>
      <w:r w:rsidR="00C9441C">
        <w:rPr>
          <w:rStyle w:val="FootnoteReference"/>
          <w:rFonts w:ascii="Calibri" w:hAnsi="Calibri"/>
        </w:rPr>
        <w:footnoteReference w:id="34"/>
      </w:r>
      <w:r w:rsidR="00C9441C" w:rsidRPr="000D6A95">
        <w:rPr>
          <w:rFonts w:ascii="Calibri" w:hAnsi="Calibri"/>
        </w:rPr>
        <w:t xml:space="preserve"> The analysis found that 127 of 165 NDCs, 77%, have quantitative and/or qualitative FLR-aligned targets. However, if qualitative targets are removed, only 49 NDCs (30%) have quantitative FLR-aligned targets for mitigation and/or adaptation.</w:t>
      </w:r>
      <w:r w:rsidR="00C9441C" w:rsidRPr="00280D9A">
        <w:rPr>
          <w:rStyle w:val="FootnoteReference"/>
          <w:rFonts w:ascii="Calibri" w:hAnsi="Calibri"/>
        </w:rPr>
        <w:footnoteReference w:id="35"/>
      </w:r>
      <w:r w:rsidR="00C9441C" w:rsidRPr="000D6A95">
        <w:rPr>
          <w:rFonts w:ascii="Calibri" w:hAnsi="Calibri"/>
        </w:rPr>
        <w:t xml:space="preserve"> The majority of quantitative targets in NDCs are expressed in hectares, and some provide targets in tCO</w:t>
      </w:r>
      <w:r w:rsidR="00C9441C" w:rsidRPr="00EA799E">
        <w:rPr>
          <w:rFonts w:ascii="Calibri" w:hAnsi="Calibri"/>
          <w:vertAlign w:val="subscript"/>
        </w:rPr>
        <w:t>2</w:t>
      </w:r>
      <w:r w:rsidR="00C9441C" w:rsidRPr="000D6A95">
        <w:rPr>
          <w:rFonts w:ascii="Calibri" w:hAnsi="Calibri"/>
        </w:rPr>
        <w:t>.</w:t>
      </w:r>
      <w:r w:rsidR="00C9441C">
        <w:rPr>
          <w:rFonts w:ascii="Calibri" w:hAnsi="Calibri"/>
        </w:rPr>
        <w:t xml:space="preserve"> </w:t>
      </w:r>
      <w:r w:rsidR="00C9441C" w:rsidRPr="000D6A95">
        <w:rPr>
          <w:rFonts w:ascii="Calibri" w:hAnsi="Calibri"/>
        </w:rPr>
        <w:t xml:space="preserve">There are approximately 57 million hectares and roughly </w:t>
      </w:r>
      <w:commentRangeStart w:id="2147"/>
      <w:r w:rsidR="00C9441C" w:rsidRPr="000D6A95">
        <w:rPr>
          <w:rFonts w:ascii="Calibri" w:hAnsi="Calibri"/>
        </w:rPr>
        <w:t xml:space="preserve">3.27 GtCO2 </w:t>
      </w:r>
      <w:commentRangeEnd w:id="2147"/>
      <w:r w:rsidR="00EB1225">
        <w:rPr>
          <w:rStyle w:val="CommentReference"/>
        </w:rPr>
        <w:commentReference w:id="2147"/>
      </w:r>
      <w:r w:rsidR="00C9441C" w:rsidRPr="000D6A95">
        <w:rPr>
          <w:rFonts w:ascii="Calibri" w:hAnsi="Calibri"/>
        </w:rPr>
        <w:t>of FLR-aligned activities under NDCs’ un/conditional targets for the FLR-aligned activities. Our analysis shows that FLR is present in most NDCs, but the targets expressed represent only a portion of the global FLR opportunity, and if countries were able to better define, quantify, and finance their FLR activities then NDC ambitions could be increased to help move us toward the 1.5˚C degree pathway.</w:t>
      </w:r>
    </w:p>
    <w:p w14:paraId="459CAB2C" w14:textId="77777777" w:rsidR="00C9441C" w:rsidRDefault="00C9441C" w:rsidP="00C9441C">
      <w:pPr>
        <w:rPr>
          <w:rFonts w:ascii="Calibri" w:hAnsi="Calibri"/>
        </w:rPr>
      </w:pPr>
    </w:p>
    <w:p w14:paraId="265F8CA1" w14:textId="77777777" w:rsidR="00C9441C" w:rsidRDefault="00C9441C" w:rsidP="00C9441C">
      <w:pPr>
        <w:rPr>
          <w:rFonts w:ascii="Calibri" w:eastAsia="Times New Roman" w:hAnsi="Calibri"/>
          <w:color w:val="000000"/>
        </w:rPr>
      </w:pPr>
      <w:r>
        <w:rPr>
          <w:rFonts w:ascii="Calibri" w:hAnsi="Calibri"/>
        </w:rPr>
        <w:t>Another key aspect when considering public sector restoration targets is whether the country is committed to IP/LC tenure rights for natural resources. An analysis conducted by the Rights and Resources Initiative</w:t>
      </w:r>
      <w:r w:rsidRPr="000D6A95">
        <w:rPr>
          <w:rFonts w:ascii="Calibri" w:hAnsi="Calibri"/>
        </w:rPr>
        <w:t xml:space="preserve"> identified </w:t>
      </w:r>
      <w:r w:rsidRPr="000D6A95">
        <w:rPr>
          <w:rFonts w:ascii="Calibri" w:eastAsia="Times New Roman" w:hAnsi="Calibri"/>
          <w:iCs/>
          <w:color w:val="000000"/>
        </w:rPr>
        <w:t>24 countries that made a clear commitment to strengthen or expand indigenous people or local community tenure o</w:t>
      </w:r>
      <w:r>
        <w:rPr>
          <w:rFonts w:ascii="Calibri" w:eastAsia="Times New Roman" w:hAnsi="Calibri"/>
          <w:iCs/>
          <w:color w:val="000000"/>
        </w:rPr>
        <w:t>f</w:t>
      </w:r>
      <w:r w:rsidRPr="000D6A95">
        <w:rPr>
          <w:rFonts w:ascii="Calibri" w:eastAsia="Times New Roman" w:hAnsi="Calibri"/>
          <w:iCs/>
          <w:color w:val="000000"/>
        </w:rPr>
        <w:t xml:space="preserve"> natural resource management in the NDCs. Of these, half are in the context of restoration-oriented activities. In general, African countries were more likely to recognize a clear role for IP/LC tenure and management rights than other regions. </w:t>
      </w:r>
    </w:p>
    <w:p w14:paraId="3AA2C791" w14:textId="77777777" w:rsidR="00C9441C" w:rsidRPr="007605F1" w:rsidRDefault="00C9441C" w:rsidP="00C9441C">
      <w:pPr>
        <w:rPr>
          <w:rFonts w:ascii="Calibri" w:eastAsia="Times New Roman" w:hAnsi="Calibri"/>
          <w:color w:val="000000"/>
        </w:rPr>
      </w:pPr>
    </w:p>
    <w:p w14:paraId="11CEDFAB" w14:textId="77777777" w:rsidR="00C9441C" w:rsidRPr="00800F9D" w:rsidRDefault="00C9441C" w:rsidP="00C9441C">
      <w:pPr>
        <w:pStyle w:val="Heading3"/>
        <w:spacing w:before="0"/>
        <w:rPr>
          <w:rFonts w:eastAsia="Calibri"/>
        </w:rPr>
      </w:pPr>
      <w:r>
        <w:rPr>
          <w:rFonts w:eastAsia="Calibri"/>
        </w:rPr>
        <w:t>Private sector commitments to support forest landscape restoration</w:t>
      </w:r>
    </w:p>
    <w:p w14:paraId="48675C5E" w14:textId="77777777" w:rsidR="00C9441C" w:rsidRDefault="00C9441C" w:rsidP="00C9441C">
      <w:pPr>
        <w:pStyle w:val="NoSpacing"/>
        <w:rPr>
          <w:lang w:val="en-US"/>
        </w:rPr>
      </w:pPr>
    </w:p>
    <w:p w14:paraId="404F534C" w14:textId="77777777" w:rsidR="00C9441C" w:rsidRPr="00D07134" w:rsidRDefault="00C9441C" w:rsidP="00C9441C">
      <w:pPr>
        <w:pStyle w:val="NoSpacing"/>
        <w:rPr>
          <w:lang w:val="en-US"/>
        </w:rPr>
      </w:pPr>
      <w:r w:rsidRPr="00CB04BC">
        <w:rPr>
          <w:lang w:val="en-US"/>
        </w:rPr>
        <w:t xml:space="preserve">As of </w:t>
      </w:r>
      <w:r w:rsidRPr="00CB04BC">
        <w:rPr>
          <w:highlight w:val="yellow"/>
          <w:lang w:val="en-US"/>
        </w:rPr>
        <w:t>x</w:t>
      </w:r>
      <w:r w:rsidRPr="00CB04BC">
        <w:rPr>
          <w:lang w:val="en-US"/>
        </w:rPr>
        <w:t xml:space="preserve"> 2019, </w:t>
      </w:r>
      <w:r w:rsidRPr="00CB04BC">
        <w:rPr>
          <w:highlight w:val="yellow"/>
          <w:lang w:val="en-US"/>
        </w:rPr>
        <w:t>x</w:t>
      </w:r>
      <w:r w:rsidRPr="00CB04BC">
        <w:rPr>
          <w:lang w:val="en-US"/>
        </w:rPr>
        <w:t xml:space="preserve"> companies </w:t>
      </w:r>
      <w:r>
        <w:rPr>
          <w:lang w:val="en-US"/>
        </w:rPr>
        <w:t>had</w:t>
      </w:r>
      <w:r w:rsidRPr="00CB04BC">
        <w:rPr>
          <w:lang w:val="en-US"/>
        </w:rPr>
        <w:t xml:space="preserve"> made </w:t>
      </w:r>
      <w:r w:rsidR="000030F5">
        <w:fldChar w:fldCharType="begin"/>
      </w:r>
      <w:r w:rsidR="000030F5" w:rsidRPr="000A2676">
        <w:rPr>
          <w:lang w:val="en-US"/>
          <w:rPrChange w:id="2148" w:author="Ingrid Schulte" w:date="2019-07-10T09:14:00Z">
            <w:rPr/>
          </w:rPrChange>
        </w:rPr>
        <w:instrText xml:space="preserve"> HYPERLINK "http://forestdeclaration.org/goal/goal-2/" </w:instrText>
      </w:r>
      <w:r w:rsidR="000030F5">
        <w:fldChar w:fldCharType="separate"/>
      </w:r>
      <w:r w:rsidRPr="00CB04BC">
        <w:rPr>
          <w:rStyle w:val="Hyperlink"/>
          <w:color w:val="auto"/>
          <w:highlight w:val="green"/>
          <w:lang w:val="en-US"/>
        </w:rPr>
        <w:t>commitments to address deforestation</w:t>
      </w:r>
      <w:r w:rsidR="000030F5">
        <w:rPr>
          <w:rStyle w:val="Hyperlink"/>
          <w:color w:val="auto"/>
          <w:highlight w:val="green"/>
          <w:lang w:val="en-US"/>
        </w:rPr>
        <w:fldChar w:fldCharType="end"/>
      </w:r>
      <w:r w:rsidRPr="00CB04BC">
        <w:rPr>
          <w:lang w:val="en-US"/>
        </w:rPr>
        <w:t xml:space="preserve"> in their supply chains. </w:t>
      </w:r>
      <w:r w:rsidRPr="00D07134">
        <w:rPr>
          <w:lang w:val="en-US"/>
        </w:rPr>
        <w:t xml:space="preserve">A smaller, but growing, number are also beginning to make pledges that </w:t>
      </w:r>
      <w:r>
        <w:rPr>
          <w:lang w:val="en-US"/>
        </w:rPr>
        <w:t>include</w:t>
      </w:r>
      <w:r w:rsidRPr="00D07134">
        <w:rPr>
          <w:lang w:val="en-US"/>
        </w:rPr>
        <w:t xml:space="preserve"> restoration activities. The nature of the pledges ranges from making explicit restoration </w:t>
      </w:r>
      <w:r w:rsidRPr="00D07134">
        <w:rPr>
          <w:lang w:val="en-US"/>
        </w:rPr>
        <w:lastRenderedPageBreak/>
        <w:t xml:space="preserve">commitments to embedding regenerative strategies into their business models, supply chains, or sustainability commitments. </w:t>
      </w:r>
      <w:r w:rsidR="000030F5">
        <w:fldChar w:fldCharType="begin"/>
      </w:r>
      <w:r w:rsidR="000030F5" w:rsidRPr="000A2676">
        <w:rPr>
          <w:lang w:val="en-US"/>
          <w:rPrChange w:id="2149" w:author="Ingrid Schulte" w:date="2019-07-10T09:14:00Z">
            <w:rPr/>
          </w:rPrChange>
        </w:rPr>
        <w:instrText xml:space="preserve"> HYPERLINK "http://forestdeclaration.org/goal/goal-2/" </w:instrText>
      </w:r>
      <w:r w:rsidR="000030F5">
        <w:fldChar w:fldCharType="separate"/>
      </w:r>
      <w:r w:rsidRPr="00D07134">
        <w:rPr>
          <w:rStyle w:val="Hyperlink"/>
          <w:color w:val="auto"/>
          <w:highlight w:val="green"/>
          <w:lang w:val="en-US"/>
        </w:rPr>
        <w:t>“Net zero deforestation” commitments</w:t>
      </w:r>
      <w:r w:rsidR="000030F5">
        <w:rPr>
          <w:rStyle w:val="Hyperlink"/>
          <w:color w:val="auto"/>
          <w:highlight w:val="green"/>
          <w:lang w:val="en-US"/>
        </w:rPr>
        <w:fldChar w:fldCharType="end"/>
      </w:r>
      <w:r w:rsidRPr="00D07134">
        <w:rPr>
          <w:lang w:val="en-US"/>
        </w:rPr>
        <w:t xml:space="preserve"> may also involve the use of reforestation as a means of offsetting deforestation taking place throughout supply chains.</w:t>
      </w:r>
    </w:p>
    <w:p w14:paraId="3E3B5996" w14:textId="77777777" w:rsidR="00C9441C" w:rsidRPr="00D07134" w:rsidRDefault="00C9441C" w:rsidP="00C9441C">
      <w:pPr>
        <w:pStyle w:val="NoSpacing"/>
        <w:rPr>
          <w:lang w:val="en-US"/>
        </w:rPr>
      </w:pPr>
    </w:p>
    <w:p w14:paraId="05E89435" w14:textId="77777777" w:rsidR="00C9441C" w:rsidRPr="00D07134" w:rsidRDefault="00C9441C" w:rsidP="00C9441C">
      <w:pPr>
        <w:pStyle w:val="NoSpacing"/>
        <w:rPr>
          <w:lang w:val="en-US"/>
        </w:rPr>
      </w:pPr>
      <w:r w:rsidRPr="00D07134">
        <w:rPr>
          <w:lang w:val="en-US"/>
        </w:rPr>
        <w:t xml:space="preserve">We identified </w:t>
      </w:r>
      <w:r w:rsidRPr="00596A0A">
        <w:rPr>
          <w:highlight w:val="yellow"/>
          <w:lang w:val="en-US"/>
        </w:rPr>
        <w:t>1</w:t>
      </w:r>
      <w:r>
        <w:rPr>
          <w:highlight w:val="yellow"/>
          <w:lang w:val="en-US"/>
        </w:rPr>
        <w:t>6</w:t>
      </w:r>
      <w:r w:rsidRPr="00D07134">
        <w:rPr>
          <w:lang w:val="en-US"/>
        </w:rPr>
        <w:t xml:space="preserve"> major companies </w:t>
      </w:r>
      <w:r>
        <w:rPr>
          <w:lang w:val="en-US"/>
        </w:rPr>
        <w:t xml:space="preserve">that </w:t>
      </w:r>
      <w:r w:rsidRPr="00596A0A">
        <w:rPr>
          <w:lang w:val="en-US"/>
        </w:rPr>
        <w:t>include elements of forest landscape restoration</w:t>
      </w:r>
      <w:r>
        <w:rPr>
          <w:lang w:val="en-US"/>
        </w:rPr>
        <w:t xml:space="preserve"> in their plans to transition to sustainable</w:t>
      </w:r>
      <w:r w:rsidRPr="00187BA5">
        <w:rPr>
          <w:lang w:val="en-US"/>
        </w:rPr>
        <w:t xml:space="preserve"> supply chain</w:t>
      </w:r>
      <w:r>
        <w:rPr>
          <w:lang w:val="en-US"/>
        </w:rPr>
        <w:t>s</w:t>
      </w:r>
      <w:r w:rsidRPr="00596A0A">
        <w:rPr>
          <w:lang w:val="en-US"/>
        </w:rPr>
        <w:t>.</w:t>
      </w:r>
      <w:r w:rsidRPr="00596A0A">
        <w:rPr>
          <w:rStyle w:val="FootnoteReference"/>
          <w:lang w:val="en-US"/>
        </w:rPr>
        <w:footnoteReference w:id="36"/>
      </w:r>
      <w:r w:rsidRPr="00596A0A">
        <w:rPr>
          <w:lang w:val="en-US"/>
        </w:rPr>
        <w:t xml:space="preserve"> Of these, only a</w:t>
      </w:r>
      <w:r w:rsidRPr="00D07134">
        <w:rPr>
          <w:lang w:val="en-US"/>
        </w:rPr>
        <w:t xml:space="preserve"> third had explicit, quantified commitments (e.g. hectares, number of trees, or amount of money to be invested or donated) related to FLR activities. In most cases, these commitments were not overarching targets, rather pledges of support to individual FLR projects. An additional seven companies did not have specific commitments, but mentioned using FLR activities to implement their sustainability strategies. Two companies, Olam and Marks &amp; Spencer, are currently assessing their sustainability frameworks and plan to share more concrete plans by 2020, which may include quantified FLR commitments.  </w:t>
      </w:r>
    </w:p>
    <w:p w14:paraId="468A5805" w14:textId="77777777" w:rsidR="00C9441C" w:rsidRPr="00D07134" w:rsidRDefault="00C9441C" w:rsidP="00C9441C">
      <w:pPr>
        <w:pStyle w:val="NoSpacing"/>
        <w:rPr>
          <w:lang w:val="en-US"/>
        </w:rPr>
      </w:pPr>
    </w:p>
    <w:p w14:paraId="445F9C72" w14:textId="77777777" w:rsidR="00C9441C" w:rsidRPr="00D07134" w:rsidRDefault="00C9441C" w:rsidP="00C9441C">
      <w:pPr>
        <w:pStyle w:val="NoSpacing"/>
        <w:rPr>
          <w:highlight w:val="yellow"/>
          <w:lang w:val="en-US"/>
        </w:rPr>
      </w:pPr>
      <w:r w:rsidRPr="00CB04BC">
        <w:rPr>
          <w:lang w:val="en-US"/>
        </w:rPr>
        <w:t>The more common way companies (</w:t>
      </w:r>
      <w:r w:rsidRPr="00A71C21">
        <w:rPr>
          <w:highlight w:val="green"/>
          <w:lang w:val="en-US"/>
        </w:rPr>
        <w:t>13 out of 16</w:t>
      </w:r>
      <w:r w:rsidRPr="00CB04BC">
        <w:rPr>
          <w:lang w:val="en-US"/>
        </w:rPr>
        <w:t xml:space="preserve">) engage with restoration is through a process known as “insetting” – the incorporation of sustainable forest management and zero deforestation in supply chains through certification schemes, stricter procurement codes, and due diligence. </w:t>
      </w:r>
      <w:r w:rsidRPr="00D07134">
        <w:rPr>
          <w:lang w:val="en-US"/>
        </w:rPr>
        <w:t>FLR activities in this category vary greatly, ranging from the planting of trees for raw materials to mosaic restoration on a landscape scale, demanding consideration of individual strategies and project design. Taylor Guitars, for example, has incorporated FLR into its sourcing of raw materials</w:t>
      </w:r>
      <w:r>
        <w:rPr>
          <w:lang w:val="en-US"/>
        </w:rPr>
        <w:t xml:space="preserve">. Newly </w:t>
      </w:r>
      <w:r w:rsidRPr="00D07134">
        <w:rPr>
          <w:lang w:val="en-US"/>
        </w:rPr>
        <w:t xml:space="preserve">planted forests owned by the company are composed of </w:t>
      </w:r>
      <w:r>
        <w:rPr>
          <w:lang w:val="en-US"/>
        </w:rPr>
        <w:t>both productive and native species</w:t>
      </w:r>
      <w:r w:rsidRPr="00D07134">
        <w:rPr>
          <w:lang w:val="en-US"/>
        </w:rPr>
        <w:t>. Michelin</w:t>
      </w:r>
      <w:r>
        <w:rPr>
          <w:lang w:val="en-US"/>
        </w:rPr>
        <w:t xml:space="preserve">’s participates in insetting activities by sourcing from sustainable rubber plantations, but also provides financial (philanthropical) support to restoration projects from other organizations (see </w:t>
      </w:r>
      <w:r w:rsidRPr="00596A0A">
        <w:rPr>
          <w:b/>
          <w:lang w:val="en-US"/>
        </w:rPr>
        <w:t>Indicator 2.3</w:t>
      </w:r>
      <w:r>
        <w:rPr>
          <w:lang w:val="en-US"/>
        </w:rPr>
        <w:t xml:space="preserve">). </w:t>
      </w:r>
    </w:p>
    <w:p w14:paraId="23019915" w14:textId="77777777" w:rsidR="00C9441C" w:rsidRDefault="00C9441C" w:rsidP="00C9441C">
      <w:pPr>
        <w:pStyle w:val="NoSpacing"/>
        <w:rPr>
          <w:lang w:val="en-GB"/>
        </w:rPr>
      </w:pPr>
    </w:p>
    <w:p w14:paraId="0F5A820A" w14:textId="77777777" w:rsidR="00C9441C" w:rsidRDefault="00C9441C" w:rsidP="00C9441C">
      <w:pPr>
        <w:spacing w:line="259" w:lineRule="auto"/>
        <w:rPr>
          <w:rFonts w:ascii="Calibri" w:eastAsia="Calibri" w:hAnsi="Calibri"/>
          <w:color w:val="2F5496"/>
        </w:rPr>
      </w:pPr>
      <w:r>
        <w:rPr>
          <w:rFonts w:ascii="Calibri" w:eastAsia="Calibri" w:hAnsi="Calibri"/>
          <w:color w:val="2F5496"/>
        </w:rPr>
        <w:t>Indicator 2.2: Planning and implementation steps for restoring forests</w:t>
      </w:r>
    </w:p>
    <w:p w14:paraId="1E3B7115" w14:textId="77777777" w:rsidR="00C9441C" w:rsidRPr="0041503D" w:rsidRDefault="00C9441C" w:rsidP="00C9441C">
      <w:pPr>
        <w:pStyle w:val="NoSpacing"/>
        <w:rPr>
          <w:rFonts w:ascii="Calibri" w:hAnsi="Calibri"/>
          <w:lang w:val="en-US"/>
        </w:rPr>
      </w:pPr>
    </w:p>
    <w:p w14:paraId="5DF348E5" w14:textId="5F024E97" w:rsidR="00C14805" w:rsidRDefault="00C14805" w:rsidP="00C14805">
      <w:pPr>
        <w:pStyle w:val="Heading5"/>
        <w:rPr>
          <w:ins w:id="2150" w:author="IUCN" w:date="2019-07-10T09:14:00Z"/>
          <w:lang w:val="en-US"/>
        </w:rPr>
      </w:pPr>
      <w:proofErr w:type="spellStart"/>
      <w:ins w:id="2151" w:author="IUCN" w:date="2019-07-10T09:14:00Z">
        <w:r>
          <w:rPr>
            <w:lang w:val="en-US"/>
          </w:rPr>
          <w:t>Subheader</w:t>
        </w:r>
        <w:proofErr w:type="spellEnd"/>
        <w:r>
          <w:rPr>
            <w:lang w:val="en-US"/>
          </w:rPr>
          <w:t xml:space="preserve"> </w:t>
        </w:r>
      </w:ins>
    </w:p>
    <w:p w14:paraId="2919D4B8" w14:textId="77777777" w:rsidR="00C14805" w:rsidRPr="00C14805" w:rsidRDefault="00C14805" w:rsidP="00C14805">
      <w:pPr>
        <w:rPr>
          <w:ins w:id="2152" w:author="IUCN" w:date="2019-07-10T09:14:00Z"/>
          <w:lang w:val="en-US"/>
        </w:rPr>
      </w:pPr>
    </w:p>
    <w:p w14:paraId="0B137AD2" w14:textId="50A74FB5" w:rsidR="00C14805" w:rsidRDefault="0085543C" w:rsidP="00C9441C">
      <w:pPr>
        <w:pStyle w:val="NoSpacing"/>
        <w:rPr>
          <w:ins w:id="2153" w:author="IUCN" w:date="2019-07-10T09:14:00Z"/>
          <w:lang w:val="en-GB"/>
        </w:rPr>
      </w:pPr>
      <w:r w:rsidRPr="00F127B2">
        <w:rPr>
          <w:rFonts w:ascii="Calibri" w:hAnsi="Calibri"/>
          <w:lang w:val="en-US"/>
        </w:rPr>
        <w:t>Global restoration requires a new level of planning throu</w:t>
      </w:r>
      <w:r w:rsidRPr="005515B5">
        <w:rPr>
          <w:rFonts w:ascii="Calibri" w:hAnsi="Calibri"/>
          <w:lang w:val="en-US"/>
        </w:rPr>
        <w:t xml:space="preserve">gh transformative processes including </w:t>
      </w:r>
      <w:proofErr w:type="spellStart"/>
      <w:ins w:id="2154" w:author="Jenny Hewson" w:date="2019-07-01T18:41:00Z">
        <w:r w:rsidR="0081689C">
          <w:rPr>
            <w:rFonts w:ascii="Calibri" w:hAnsi="Calibri"/>
            <w:rPrChange w:id="2155" w:author="CF" w:date="2019-07-10T09:14:00Z">
              <w:rPr>
                <w:rFonts w:ascii="Calibri" w:hAnsi="Calibri"/>
                <w:lang w:val="en-US"/>
              </w:rPr>
            </w:rPrChange>
          </w:rPr>
          <w:t>systematic</w:t>
        </w:r>
        <w:proofErr w:type="spellEnd"/>
        <w:r w:rsidR="0081689C">
          <w:rPr>
            <w:rFonts w:ascii="Calibri" w:hAnsi="Calibri"/>
            <w:rPrChange w:id="2156" w:author="CF" w:date="2019-07-10T09:14:00Z">
              <w:rPr>
                <w:rFonts w:ascii="Calibri" w:hAnsi="Calibri"/>
                <w:lang w:val="en-US"/>
              </w:rPr>
            </w:rPrChange>
          </w:rPr>
          <w:t xml:space="preserve"> </w:t>
        </w:r>
        <w:proofErr w:type="spellStart"/>
        <w:r w:rsidR="0081689C">
          <w:rPr>
            <w:rFonts w:ascii="Calibri" w:hAnsi="Calibri"/>
            <w:rPrChange w:id="2157" w:author="CF" w:date="2019-07-10T09:14:00Z">
              <w:rPr>
                <w:rFonts w:ascii="Calibri" w:hAnsi="Calibri"/>
                <w:lang w:val="en-US"/>
              </w:rPr>
            </w:rPrChange>
          </w:rPr>
          <w:t>site</w:t>
        </w:r>
        <w:proofErr w:type="spellEnd"/>
        <w:r w:rsidR="0081689C">
          <w:rPr>
            <w:rFonts w:ascii="Calibri" w:hAnsi="Calibri"/>
            <w:rPrChange w:id="2158" w:author="CF" w:date="2019-07-10T09:14:00Z">
              <w:rPr>
                <w:rFonts w:ascii="Calibri" w:hAnsi="Calibri"/>
                <w:lang w:val="en-US"/>
              </w:rPr>
            </w:rPrChange>
          </w:rPr>
          <w:t xml:space="preserve"> </w:t>
        </w:r>
        <w:proofErr w:type="spellStart"/>
        <w:r w:rsidR="0081689C">
          <w:rPr>
            <w:rFonts w:ascii="Calibri" w:hAnsi="Calibri"/>
            <w:rPrChange w:id="2159" w:author="CF" w:date="2019-07-10T09:14:00Z">
              <w:rPr>
                <w:rFonts w:ascii="Calibri" w:hAnsi="Calibri"/>
                <w:lang w:val="en-US"/>
              </w:rPr>
            </w:rPrChange>
          </w:rPr>
          <w:t>identification</w:t>
        </w:r>
        <w:proofErr w:type="spellEnd"/>
        <w:r w:rsidR="0081689C">
          <w:rPr>
            <w:rFonts w:ascii="Calibri" w:hAnsi="Calibri"/>
            <w:rPrChange w:id="2160" w:author="CF" w:date="2019-07-10T09:14:00Z">
              <w:rPr>
                <w:rFonts w:ascii="Calibri" w:hAnsi="Calibri"/>
                <w:lang w:val="en-US"/>
              </w:rPr>
            </w:rPrChange>
          </w:rPr>
          <w:t xml:space="preserve">, </w:t>
        </w:r>
      </w:ins>
      <w:r w:rsidRPr="00F127B2">
        <w:rPr>
          <w:rFonts w:ascii="Calibri" w:hAnsi="Calibri"/>
          <w:lang w:val="en-US"/>
        </w:rPr>
        <w:t xml:space="preserve">enacting new policies, committing finance, and improving monitoring capacities. These success factors are now being measured and tracked in </w:t>
      </w:r>
      <w:proofErr w:type="spellStart"/>
      <w:r w:rsidRPr="00F127B2">
        <w:rPr>
          <w:rFonts w:ascii="Calibri" w:hAnsi="Calibri"/>
          <w:lang w:val="en-US"/>
        </w:rPr>
        <w:t>mutliple</w:t>
      </w:r>
      <w:proofErr w:type="spellEnd"/>
      <w:r w:rsidRPr="00F127B2">
        <w:rPr>
          <w:rFonts w:ascii="Calibri" w:hAnsi="Calibri"/>
          <w:lang w:val="en-US"/>
        </w:rPr>
        <w:t xml:space="preserve"> countries through the IUCN</w:t>
      </w:r>
      <w:del w:id="2161" w:author="DAVE Radhika" w:date="2019-07-09T15:18:00Z">
        <w:r w:rsidRPr="005515B5">
          <w:rPr>
            <w:rFonts w:ascii="Calibri" w:hAnsi="Calibri"/>
            <w:lang w:val="en-US"/>
          </w:rPr>
          <w:delText>-administered</w:delText>
        </w:r>
      </w:del>
      <w:r w:rsidRPr="005515B5">
        <w:rPr>
          <w:rFonts w:ascii="Calibri" w:hAnsi="Calibri"/>
          <w:lang w:val="en-US"/>
        </w:rPr>
        <w:t xml:space="preserve"> Bonn Challenge Barometer</w:t>
      </w:r>
      <w:ins w:id="2162" w:author="IUCN" w:date="2019-07-10T09:14:00Z">
        <w:r w:rsidR="00C14805">
          <w:rPr>
            <w:rFonts w:ascii="Calibri" w:hAnsi="Calibri" w:cstheme="minorHAnsi"/>
            <w:lang w:val="en-US"/>
          </w:rPr>
          <w:t xml:space="preserve"> (</w:t>
        </w:r>
        <w:r w:rsidR="00C14805" w:rsidRPr="00C14805">
          <w:rPr>
            <w:rFonts w:ascii="Calibri" w:hAnsi="Calibri" w:cstheme="minorHAnsi"/>
            <w:b/>
            <w:lang w:val="en-US"/>
          </w:rPr>
          <w:t>Box X</w:t>
        </w:r>
        <w:r w:rsidR="00C14805">
          <w:rPr>
            <w:rFonts w:ascii="Calibri" w:hAnsi="Calibri" w:cstheme="minorHAnsi"/>
            <w:lang w:val="en-US"/>
          </w:rPr>
          <w:t>)</w:t>
        </w:r>
        <w:r w:rsidRPr="001F7414">
          <w:rPr>
            <w:rFonts w:ascii="Calibri" w:hAnsi="Calibri" w:cstheme="minorHAnsi"/>
            <w:lang w:val="en-US"/>
          </w:rPr>
          <w:t>.</w:t>
        </w:r>
        <w:r>
          <w:rPr>
            <w:lang w:val="en-GB"/>
          </w:rPr>
          <w:t xml:space="preserve"> </w:t>
        </w:r>
      </w:ins>
    </w:p>
    <w:p w14:paraId="37569634" w14:textId="77777777" w:rsidR="00F718D3" w:rsidRPr="00A52C75" w:rsidRDefault="0085543C">
      <w:pPr>
        <w:rPr>
          <w:ins w:id="2163" w:author="Katie Reytar" w:date="2019-06-26T16:57:00Z"/>
          <w:moveFrom w:id="2164" w:author="CF" w:date="2019-07-10T09:14:00Z"/>
          <w:rFonts w:ascii="Calibri" w:hAnsi="Calibri"/>
          <w:color w:val="2F5496"/>
          <w:rPrChange w:id="2165" w:author="CF" w:date="2019-07-10T09:14:00Z">
            <w:rPr>
              <w:ins w:id="2166" w:author="Katie Reytar" w:date="2019-06-26T16:57:00Z"/>
              <w:moveFrom w:id="2167" w:author="CF" w:date="2019-07-10T09:14:00Z"/>
              <w:lang w:val="en-GB"/>
            </w:rPr>
          </w:rPrChange>
        </w:rPr>
        <w:pPrChange w:id="2168" w:author="CF" w:date="2019-07-10T09:14:00Z">
          <w:pPr>
            <w:pStyle w:val="NoSpacing"/>
          </w:pPr>
        </w:pPrChange>
      </w:pPr>
      <w:del w:id="2169" w:author="IUCN" w:date="2019-07-10T09:14:00Z">
        <w:r w:rsidRPr="000A2676">
          <w:rPr>
            <w:rFonts w:ascii="Calibri" w:hAnsi="Calibri"/>
            <w:lang w:val="en-US"/>
            <w:rPrChange w:id="2170" w:author="Ingrid Schulte" w:date="2019-07-04T15:05:00Z">
              <w:rPr>
                <w:rFonts w:ascii="Calibri" w:hAnsi="Calibri"/>
              </w:rPr>
            </w:rPrChange>
          </w:rPr>
          <w:delText>.</w:delText>
        </w:r>
        <w:r>
          <w:delText xml:space="preserve"> </w:delText>
        </w:r>
      </w:del>
      <w:moveFromRangeStart w:id="2171" w:author="CF" w:date="2019-07-10T09:14:00Z" w:name="move13642494"/>
    </w:p>
    <w:p w14:paraId="1A3B0446" w14:textId="4B4E89EA" w:rsidR="00C14805" w:rsidRDefault="00D26179" w:rsidP="00C14805">
      <w:pPr>
        <w:pStyle w:val="BoxHighlightText"/>
        <w:spacing w:before="0"/>
        <w:rPr>
          <w:ins w:id="2172" w:author="IUCN" w:date="2019-07-10T09:14:00Z"/>
          <w:b/>
        </w:rPr>
      </w:pPr>
      <w:moveFrom w:id="2173" w:author="CF" w:date="2019-07-10T09:14:00Z">
        <w:ins w:id="2174" w:author="Katie Reytar" w:date="2019-06-26T16:57:00Z">
          <w:r>
            <w:rPr>
              <w:rFonts w:ascii="Calibri" w:hAnsi="Calibri"/>
              <w:b/>
              <w:color w:val="2F5496"/>
              <w:rPrChange w:id="2175" w:author="CF" w:date="2019-07-10T09:14:00Z">
                <w:rPr>
                  <w:b/>
                </w:rPr>
              </w:rPrChange>
            </w:rPr>
            <w:t xml:space="preserve">Box </w:t>
          </w:r>
        </w:ins>
      </w:moveFrom>
      <w:moveFromRangeEnd w:id="2171"/>
      <w:ins w:id="2176" w:author="IUCN" w:date="2019-07-10T09:14:00Z">
        <w:r w:rsidR="00C14805" w:rsidRPr="00F349F6">
          <w:rPr>
            <w:b/>
          </w:rPr>
          <w:t xml:space="preserve">5: </w:t>
        </w:r>
        <w:r w:rsidR="00C14805">
          <w:rPr>
            <w:b/>
          </w:rPr>
          <w:t>Non-forest outcomes of FLR in Bonn Challenge countries</w:t>
        </w:r>
      </w:ins>
    </w:p>
    <w:p w14:paraId="651FB490" w14:textId="77777777" w:rsidR="00C14805" w:rsidRDefault="00C14805" w:rsidP="00C14805">
      <w:pPr>
        <w:pStyle w:val="BoxHighlightText"/>
        <w:spacing w:before="0"/>
        <w:rPr>
          <w:ins w:id="2177" w:author="IUCN" w:date="2019-07-10T09:14:00Z"/>
          <w:b/>
        </w:rPr>
      </w:pPr>
    </w:p>
    <w:p w14:paraId="0C5EEEED" w14:textId="446D7B54" w:rsidR="00C14805" w:rsidRPr="00C14805" w:rsidRDefault="00C13286" w:rsidP="00C14805">
      <w:pPr>
        <w:pStyle w:val="BoxHighlightText"/>
        <w:spacing w:before="0"/>
        <w:rPr>
          <w:ins w:id="2178" w:author="IUCN" w:date="2019-07-10T09:14:00Z"/>
        </w:rPr>
      </w:pPr>
      <w:ins w:id="2179" w:author="IUCN" w:date="2019-07-10T09:14:00Z">
        <w:r w:rsidRPr="00C13286">
          <w:rPr>
            <w:highlight w:val="yellow"/>
          </w:rPr>
          <w:t>Add on CO2 and social outcomes</w:t>
        </w:r>
        <w:r w:rsidR="00C14805">
          <w:t xml:space="preserve"> </w:t>
        </w:r>
      </w:ins>
    </w:p>
    <w:p w14:paraId="3100C22E" w14:textId="77777777" w:rsidR="00C14805" w:rsidRDefault="00C14805" w:rsidP="00C14805">
      <w:pPr>
        <w:pStyle w:val="BoxHighlightText"/>
        <w:spacing w:before="0"/>
        <w:rPr>
          <w:ins w:id="2180" w:author="IUCN" w:date="2019-07-10T09:14:00Z"/>
          <w:b/>
        </w:rPr>
      </w:pPr>
    </w:p>
    <w:p w14:paraId="20149AFA" w14:textId="77777777" w:rsidR="00C14805" w:rsidRDefault="00C14805" w:rsidP="00C9441C">
      <w:pPr>
        <w:pStyle w:val="NoSpacing"/>
        <w:rPr>
          <w:ins w:id="2181" w:author="IUCN" w:date="2019-07-10T09:14:00Z"/>
          <w:lang w:val="en-GB"/>
        </w:rPr>
      </w:pPr>
    </w:p>
    <w:p w14:paraId="07A696FF" w14:textId="330D75AE" w:rsidR="0097122F" w:rsidRDefault="0085543C" w:rsidP="00C9441C">
      <w:pPr>
        <w:pStyle w:val="NoSpacing"/>
        <w:rPr>
          <w:lang w:val="en-GB"/>
        </w:rPr>
      </w:pPr>
      <w:r>
        <w:rPr>
          <w:lang w:val="en-GB"/>
        </w:rPr>
        <w:t>Furthermore, i</w:t>
      </w:r>
      <w:r w:rsidR="00626F00">
        <w:rPr>
          <w:lang w:val="en-GB"/>
        </w:rPr>
        <w:t>dentifying and developing</w:t>
      </w:r>
      <w:r w:rsidR="0097122F">
        <w:rPr>
          <w:lang w:val="en-GB"/>
        </w:rPr>
        <w:t xml:space="preserve"> appropriate activities for specific contexts </w:t>
      </w:r>
      <w:r w:rsidR="00626F00">
        <w:rPr>
          <w:lang w:val="en-GB"/>
        </w:rPr>
        <w:t xml:space="preserve">are necessary conditions for </w:t>
      </w:r>
      <w:r w:rsidR="0097122F">
        <w:rPr>
          <w:lang w:val="en-GB"/>
        </w:rPr>
        <w:t>meeting restoration goals. The planning and implementation process of FLR involves a number of steps that can provide insight on progress. Tools such as the Restoration Opportunities Assessment Methodology and The Restoration Diagnostic (</w:t>
      </w:r>
      <w:r w:rsidR="0097122F" w:rsidRPr="0097122F">
        <w:rPr>
          <w:b/>
          <w:lang w:val="en-GB"/>
        </w:rPr>
        <w:t xml:space="preserve">Box </w:t>
      </w:r>
      <w:r w:rsidR="00F349F6">
        <w:rPr>
          <w:b/>
          <w:lang w:val="en-GB"/>
        </w:rPr>
        <w:t>4</w:t>
      </w:r>
      <w:r w:rsidR="0097122F">
        <w:rPr>
          <w:lang w:val="en-GB"/>
        </w:rPr>
        <w:t xml:space="preserve">) can help to facilitate and support these processes. </w:t>
      </w:r>
    </w:p>
    <w:p w14:paraId="3A82D010" w14:textId="77777777" w:rsidR="00C9441C" w:rsidRDefault="00C9441C" w:rsidP="00C9441C">
      <w:pPr>
        <w:pStyle w:val="NoSpacing"/>
        <w:rPr>
          <w:rFonts w:ascii="Calibri" w:hAnsi="Calibri" w:cs="Calibri"/>
          <w:lang w:val="en-US"/>
        </w:rPr>
      </w:pPr>
    </w:p>
    <w:p w14:paraId="311E41D2" w14:textId="0D6170C5" w:rsidR="0097122F" w:rsidRPr="0097122F" w:rsidRDefault="00F349F6" w:rsidP="0097122F">
      <w:pPr>
        <w:pStyle w:val="BoxNumberedText"/>
        <w:numPr>
          <w:ilvl w:val="0"/>
          <w:numId w:val="0"/>
        </w:numPr>
        <w:ind w:left="567" w:hanging="340"/>
        <w:rPr>
          <w:b/>
        </w:rPr>
      </w:pPr>
      <w:r>
        <w:rPr>
          <w:b/>
        </w:rPr>
        <w:t>Box 4</w:t>
      </w:r>
      <w:r w:rsidR="0097122F" w:rsidRPr="0097122F">
        <w:rPr>
          <w:b/>
        </w:rPr>
        <w:t>: Planning tools for FLR</w:t>
      </w:r>
    </w:p>
    <w:p w14:paraId="6FA629BE" w14:textId="77777777" w:rsidR="0097122F" w:rsidRDefault="0097122F" w:rsidP="0097122F">
      <w:pPr>
        <w:pStyle w:val="BoxNumberedText"/>
        <w:numPr>
          <w:ilvl w:val="0"/>
          <w:numId w:val="0"/>
        </w:numPr>
        <w:ind w:left="567" w:hanging="340"/>
      </w:pPr>
    </w:p>
    <w:p w14:paraId="72920D61" w14:textId="77777777" w:rsidR="0097122F" w:rsidRDefault="0097122F" w:rsidP="0097122F">
      <w:pPr>
        <w:pStyle w:val="BoxNumberedText"/>
        <w:numPr>
          <w:ilvl w:val="0"/>
          <w:numId w:val="0"/>
        </w:numPr>
        <w:ind w:left="340" w:hanging="113"/>
      </w:pPr>
      <w:r>
        <w:t xml:space="preserve">The </w:t>
      </w:r>
      <w:r w:rsidRPr="00C30DAE">
        <w:rPr>
          <w:b/>
        </w:rPr>
        <w:t>Resto</w:t>
      </w:r>
      <w:r>
        <w:rPr>
          <w:b/>
        </w:rPr>
        <w:t xml:space="preserve">ration Opportunities Assessment </w:t>
      </w:r>
      <w:r w:rsidRPr="00C30DAE">
        <w:rPr>
          <w:b/>
        </w:rPr>
        <w:t>Methodology (ROAM)</w:t>
      </w:r>
      <w:r w:rsidRPr="0097122F">
        <w:t xml:space="preserve"> </w:t>
      </w:r>
      <w:r>
        <w:t>was developed jointly by</w:t>
      </w:r>
    </w:p>
    <w:p w14:paraId="35D6AC16" w14:textId="77777777" w:rsidR="0097122F" w:rsidRDefault="0097122F" w:rsidP="0097122F">
      <w:pPr>
        <w:pStyle w:val="BoxNumberedText"/>
        <w:numPr>
          <w:ilvl w:val="0"/>
          <w:numId w:val="0"/>
        </w:numPr>
        <w:ind w:left="340" w:hanging="113"/>
      </w:pPr>
      <w:r w:rsidRPr="00CB2C74">
        <w:t>IUCN and the World Resource Institute</w:t>
      </w:r>
      <w:r>
        <w:t>. The ROAM methodology serves as an assessment tool to</w:t>
      </w:r>
    </w:p>
    <w:p w14:paraId="6B8F793C" w14:textId="36099823" w:rsidR="0097122F" w:rsidRDefault="0097122F" w:rsidP="0097122F">
      <w:pPr>
        <w:pStyle w:val="BoxNumberedText"/>
        <w:numPr>
          <w:ilvl w:val="0"/>
          <w:numId w:val="0"/>
        </w:numPr>
        <w:ind w:left="340" w:hanging="113"/>
      </w:pPr>
      <w:r>
        <w:t>identify</w:t>
      </w:r>
      <w:r>
        <w:rPr>
          <w:b/>
        </w:rPr>
        <w:t xml:space="preserve"> </w:t>
      </w:r>
      <w:r>
        <w:t xml:space="preserve">restoration potential and supports the development of restoration </w:t>
      </w:r>
      <w:proofErr w:type="spellStart"/>
      <w:r>
        <w:t>programmes</w:t>
      </w:r>
      <w:proofErr w:type="spellEnd"/>
      <w:r>
        <w:t xml:space="preserve"> as well as</w:t>
      </w:r>
    </w:p>
    <w:p w14:paraId="7BB72123" w14:textId="77777777" w:rsidR="0097122F" w:rsidRDefault="0097122F" w:rsidP="0097122F">
      <w:pPr>
        <w:pStyle w:val="BoxNumberedText"/>
        <w:numPr>
          <w:ilvl w:val="0"/>
          <w:numId w:val="0"/>
        </w:numPr>
        <w:ind w:left="340" w:hanging="113"/>
      </w:pPr>
      <w:r>
        <w:t>landscape</w:t>
      </w:r>
      <w:r>
        <w:rPr>
          <w:b/>
        </w:rPr>
        <w:t xml:space="preserve"> </w:t>
      </w:r>
      <w:r>
        <w:t xml:space="preserve">strategies. At the stage of identifying and </w:t>
      </w:r>
      <w:proofErr w:type="spellStart"/>
      <w:r>
        <w:t>analysing</w:t>
      </w:r>
      <w:proofErr w:type="spellEnd"/>
      <w:r>
        <w:t xml:space="preserve"> areas applicable for FLR, ROAM</w:t>
      </w:r>
    </w:p>
    <w:p w14:paraId="673E8F00" w14:textId="77777777" w:rsidR="0097122F" w:rsidRDefault="0097122F" w:rsidP="0097122F">
      <w:pPr>
        <w:pStyle w:val="BoxNumberedText"/>
        <w:numPr>
          <w:ilvl w:val="0"/>
          <w:numId w:val="0"/>
        </w:numPr>
        <w:ind w:left="340" w:hanging="113"/>
      </w:pPr>
      <w:r>
        <w:t>assists to define</w:t>
      </w:r>
      <w:r>
        <w:rPr>
          <w:b/>
        </w:rPr>
        <w:t xml:space="preserve"> </w:t>
      </w:r>
      <w:r>
        <w:t>priority areas and provides a shortlist of relevant and feasible restoration</w:t>
      </w:r>
    </w:p>
    <w:p w14:paraId="3225A383" w14:textId="0A13858C" w:rsidR="0097122F" w:rsidRDefault="0097122F" w:rsidP="0097122F">
      <w:pPr>
        <w:pStyle w:val="BoxNumberedText"/>
        <w:numPr>
          <w:ilvl w:val="0"/>
          <w:numId w:val="0"/>
        </w:numPr>
        <w:ind w:left="340" w:hanging="113"/>
      </w:pPr>
      <w:r>
        <w:t>intervention types. In</w:t>
      </w:r>
      <w:r>
        <w:rPr>
          <w:b/>
        </w:rPr>
        <w:t xml:space="preserve"> </w:t>
      </w:r>
      <w:r>
        <w:t>addition, the tool provides information about finance and investment options for</w:t>
      </w:r>
    </w:p>
    <w:p w14:paraId="6B25250D" w14:textId="77777777" w:rsidR="0097122F" w:rsidRDefault="0097122F" w:rsidP="0097122F">
      <w:pPr>
        <w:pStyle w:val="BoxNumberedText"/>
        <w:numPr>
          <w:ilvl w:val="0"/>
          <w:numId w:val="0"/>
        </w:numPr>
        <w:ind w:left="340" w:hanging="113"/>
      </w:pPr>
      <w:r>
        <w:t>restoration, estimates</w:t>
      </w:r>
      <w:r>
        <w:rPr>
          <w:b/>
        </w:rPr>
        <w:t xml:space="preserve"> </w:t>
      </w:r>
      <w:r>
        <w:t>carbon sequestered and breaks down costs and benefits for each intervention</w:t>
      </w:r>
    </w:p>
    <w:p w14:paraId="63A5CCB7" w14:textId="77777777" w:rsidR="0097122F" w:rsidRDefault="0097122F" w:rsidP="0097122F">
      <w:pPr>
        <w:pStyle w:val="BoxNumberedText"/>
        <w:numPr>
          <w:ilvl w:val="0"/>
          <w:numId w:val="0"/>
        </w:numPr>
        <w:ind w:left="340" w:hanging="113"/>
      </w:pPr>
      <w:r>
        <w:t>type. Hence, the tool</w:t>
      </w:r>
      <w:r>
        <w:rPr>
          <w:b/>
        </w:rPr>
        <w:t xml:space="preserve"> </w:t>
      </w:r>
      <w:r>
        <w:t>serves as a supporting framework throughout the project design and</w:t>
      </w:r>
    </w:p>
    <w:p w14:paraId="7305F83B" w14:textId="77777777" w:rsidR="0097122F" w:rsidRDefault="0097122F" w:rsidP="0097122F">
      <w:pPr>
        <w:pStyle w:val="BoxNumberedText"/>
        <w:numPr>
          <w:ilvl w:val="0"/>
          <w:numId w:val="0"/>
        </w:numPr>
        <w:ind w:left="340" w:hanging="113"/>
        <w:rPr>
          <w:b/>
        </w:rPr>
      </w:pPr>
      <w:r>
        <w:t>implementation for restoration</w:t>
      </w:r>
      <w:r>
        <w:rPr>
          <w:b/>
        </w:rPr>
        <w:t xml:space="preserve"> </w:t>
      </w:r>
      <w:r>
        <w:t xml:space="preserve">activities. </w:t>
      </w:r>
    </w:p>
    <w:p w14:paraId="6F44C33E" w14:textId="77777777" w:rsidR="0097122F" w:rsidRDefault="0097122F" w:rsidP="0097122F">
      <w:pPr>
        <w:pStyle w:val="BoxNumberedText"/>
        <w:numPr>
          <w:ilvl w:val="0"/>
          <w:numId w:val="0"/>
        </w:numPr>
        <w:ind w:left="340" w:hanging="113"/>
        <w:rPr>
          <w:b/>
        </w:rPr>
      </w:pPr>
    </w:p>
    <w:p w14:paraId="1D2143C4" w14:textId="4710EC44" w:rsidR="0097122F" w:rsidRPr="0097122F" w:rsidRDefault="0097122F" w:rsidP="0097122F">
      <w:pPr>
        <w:pStyle w:val="BoxNumberedText"/>
        <w:numPr>
          <w:ilvl w:val="0"/>
          <w:numId w:val="0"/>
        </w:numPr>
        <w:ind w:left="340" w:hanging="113"/>
        <w:rPr>
          <w:b/>
        </w:rPr>
      </w:pPr>
      <w:r w:rsidRPr="00C30DAE">
        <w:rPr>
          <w:b/>
        </w:rPr>
        <w:t>The Restoration Diagnostic</w:t>
      </w:r>
      <w:r>
        <w:t xml:space="preserve"> was developed as part of the ROAM. IUCN and WRI looked back on</w:t>
      </w:r>
    </w:p>
    <w:p w14:paraId="5E03DBF8" w14:textId="77777777" w:rsidR="0097122F" w:rsidRDefault="0097122F" w:rsidP="0097122F">
      <w:pPr>
        <w:pStyle w:val="BoxNumberedText"/>
        <w:numPr>
          <w:ilvl w:val="0"/>
          <w:numId w:val="0"/>
        </w:numPr>
        <w:ind w:left="567" w:hanging="340"/>
      </w:pPr>
      <w:r>
        <w:t xml:space="preserve">historical landscape restoration to identify key success factors for FLR. The assessment </w:t>
      </w:r>
      <w:proofErr w:type="gramStart"/>
      <w:r>
        <w:t>tool</w:t>
      </w:r>
      <w:proofErr w:type="gramEnd"/>
    </w:p>
    <w:p w14:paraId="768952B2" w14:textId="551AAB22" w:rsidR="0097122F" w:rsidRDefault="0097122F" w:rsidP="0097122F">
      <w:pPr>
        <w:pStyle w:val="BoxNumberedText"/>
        <w:numPr>
          <w:ilvl w:val="0"/>
          <w:numId w:val="0"/>
        </w:numPr>
        <w:ind w:left="567" w:hanging="340"/>
      </w:pPr>
      <w:r>
        <w:t>analyses conditions within landscapes and determines which factors for successful FLR are in place</w:t>
      </w:r>
    </w:p>
    <w:p w14:paraId="66CC747B" w14:textId="77777777" w:rsidR="00994177" w:rsidRDefault="0097122F" w:rsidP="00994177">
      <w:pPr>
        <w:pStyle w:val="BoxNumberedText"/>
        <w:numPr>
          <w:ilvl w:val="0"/>
          <w:numId w:val="0"/>
        </w:numPr>
        <w:ind w:left="567" w:hanging="340"/>
      </w:pPr>
      <w:r>
        <w:t xml:space="preserve">and which ones are missing. </w:t>
      </w:r>
      <w:r w:rsidR="00994177">
        <w:t xml:space="preserve">The </w:t>
      </w:r>
      <w:r>
        <w:t xml:space="preserve">method supports stakeholders and decision makers </w:t>
      </w:r>
      <w:r w:rsidR="00994177">
        <w:t>in identifying</w:t>
      </w:r>
    </w:p>
    <w:p w14:paraId="2C041381" w14:textId="4E309A77" w:rsidR="0097122F" w:rsidRDefault="0097122F" w:rsidP="00994177">
      <w:pPr>
        <w:pStyle w:val="BoxNumberedText"/>
        <w:numPr>
          <w:ilvl w:val="0"/>
          <w:numId w:val="0"/>
        </w:numPr>
        <w:ind w:left="567" w:hanging="340"/>
      </w:pPr>
      <w:r>
        <w:t xml:space="preserve">gaps and </w:t>
      </w:r>
      <w:r w:rsidR="00994177">
        <w:t>focusing</w:t>
      </w:r>
      <w:r>
        <w:t xml:space="preserve"> their efforts on promising measures to maximize the success of FLR</w:t>
      </w:r>
      <w:r w:rsidR="00994177">
        <w:t xml:space="preserve"> </w:t>
      </w:r>
      <w:r>
        <w:t xml:space="preserve">projects. </w:t>
      </w:r>
    </w:p>
    <w:p w14:paraId="39A29994" w14:textId="77777777" w:rsidR="00994177" w:rsidRDefault="00994177" w:rsidP="00994177">
      <w:pPr>
        <w:pStyle w:val="BoxNumberedText"/>
        <w:numPr>
          <w:ilvl w:val="0"/>
          <w:numId w:val="0"/>
        </w:numPr>
        <w:ind w:left="567" w:hanging="340"/>
      </w:pPr>
    </w:p>
    <w:p w14:paraId="2DEA8E25" w14:textId="1A5BF0F1" w:rsidR="00994177" w:rsidRDefault="00994177" w:rsidP="00994177">
      <w:pPr>
        <w:pStyle w:val="BoxNumberedText"/>
        <w:numPr>
          <w:ilvl w:val="0"/>
          <w:numId w:val="0"/>
        </w:numPr>
        <w:ind w:left="567" w:hanging="340"/>
      </w:pPr>
      <w:r w:rsidRPr="00994177">
        <w:rPr>
          <w:highlight w:val="yellow"/>
        </w:rPr>
        <w:t>Add on CIFOR tools for FLR</w:t>
      </w:r>
    </w:p>
    <w:p w14:paraId="478EE8FF" w14:textId="77777777" w:rsidR="0097122F" w:rsidRDefault="0097122F" w:rsidP="00C9441C">
      <w:pPr>
        <w:rPr>
          <w:rFonts w:ascii="Calibri" w:eastAsia="Times New Roman" w:hAnsi="Calibri"/>
          <w:highlight w:val="yellow"/>
          <w:shd w:val="clear" w:color="auto" w:fill="FFFFFF"/>
        </w:rPr>
      </w:pPr>
    </w:p>
    <w:p w14:paraId="768DD616" w14:textId="398ECBAA" w:rsidR="00C14805" w:rsidRDefault="00C14805" w:rsidP="00C14805">
      <w:pPr>
        <w:pStyle w:val="Heading5"/>
        <w:rPr>
          <w:ins w:id="2182" w:author="IUCN" w:date="2019-07-10T09:14:00Z"/>
          <w:rFonts w:eastAsia="Calibri"/>
        </w:rPr>
      </w:pPr>
      <w:proofErr w:type="spellStart"/>
      <w:ins w:id="2183" w:author="IUCN" w:date="2019-07-10T09:14:00Z">
        <w:r>
          <w:rPr>
            <w:rFonts w:eastAsia="Calibri"/>
          </w:rPr>
          <w:t>Subheader</w:t>
        </w:r>
        <w:proofErr w:type="spellEnd"/>
        <w:r>
          <w:rPr>
            <w:rFonts w:eastAsia="Calibri"/>
          </w:rPr>
          <w:t xml:space="preserve"> </w:t>
        </w:r>
      </w:ins>
    </w:p>
    <w:p w14:paraId="7ACD85B1" w14:textId="77777777" w:rsidR="00C14805" w:rsidRPr="00C14805" w:rsidRDefault="00C14805" w:rsidP="00C14805">
      <w:pPr>
        <w:rPr>
          <w:ins w:id="2184" w:author="IUCN" w:date="2019-07-10T09:14:00Z"/>
        </w:rPr>
      </w:pPr>
    </w:p>
    <w:p w14:paraId="04A2490E" w14:textId="2862B551" w:rsidR="005D0A73" w:rsidRDefault="00C14805" w:rsidP="00C14805">
      <w:pPr>
        <w:spacing w:line="259" w:lineRule="auto"/>
        <w:rPr>
          <w:ins w:id="2185" w:author="IUCN" w:date="2019-07-10T09:14:00Z"/>
          <w:rFonts w:ascii="Calibri" w:eastAsia="Calibri" w:hAnsi="Calibri"/>
        </w:rPr>
      </w:pPr>
      <w:ins w:id="2186" w:author="IUCN" w:date="2019-07-10T09:14:00Z">
        <w:r>
          <w:rPr>
            <w:rFonts w:ascii="Calibri" w:eastAsia="Calibri" w:hAnsi="Calibri"/>
          </w:rPr>
          <w:t xml:space="preserve">The Bonn Challenge is implemented through a number of approaches and mechanisms. </w:t>
        </w:r>
        <w:r w:rsidR="005D0A73">
          <w:rPr>
            <w:rFonts w:ascii="Calibri" w:eastAsia="Calibri" w:hAnsi="Calibri"/>
          </w:rPr>
          <w:t xml:space="preserve">These include national plans, which may be embedded in other initiatives. </w:t>
        </w:r>
        <w:r w:rsidR="005D0A73">
          <w:rPr>
            <w:rFonts w:ascii="Calibri" w:eastAsia="Calibri" w:hAnsi="Calibri"/>
            <w:highlight w:val="yellow"/>
          </w:rPr>
          <w:sym w:font="Symbol" w:char="F05B"/>
        </w:r>
        <w:r w:rsidR="005D0A73">
          <w:rPr>
            <w:rFonts w:ascii="Calibri" w:eastAsia="Calibri" w:hAnsi="Calibri"/>
            <w:highlight w:val="yellow"/>
          </w:rPr>
          <w:t>Needs to be edited/added to</w:t>
        </w:r>
        <w:r w:rsidR="005D0A73">
          <w:rPr>
            <w:rFonts w:ascii="Calibri" w:eastAsia="Calibri" w:hAnsi="Calibri"/>
            <w:highlight w:val="yellow"/>
          </w:rPr>
          <w:sym w:font="Symbol" w:char="F05D"/>
        </w:r>
      </w:ins>
    </w:p>
    <w:p w14:paraId="0D4FD516" w14:textId="77777777" w:rsidR="005D0A73" w:rsidRDefault="005D0A73" w:rsidP="00C14805">
      <w:pPr>
        <w:spacing w:line="259" w:lineRule="auto"/>
        <w:rPr>
          <w:ins w:id="2187" w:author="IUCN" w:date="2019-07-10T09:14:00Z"/>
          <w:rFonts w:ascii="Calibri" w:eastAsia="Calibri" w:hAnsi="Calibri"/>
        </w:rPr>
      </w:pPr>
    </w:p>
    <w:p w14:paraId="0FCD1219" w14:textId="77777777" w:rsidR="00C9441C" w:rsidRPr="00EA799E" w:rsidRDefault="00C14805" w:rsidP="00C9441C">
      <w:pPr>
        <w:spacing w:line="259" w:lineRule="auto"/>
        <w:rPr>
          <w:moveTo w:id="2188" w:author="IUCN" w:date="2019-07-10T09:14:00Z"/>
          <w:rFonts w:ascii="Calibri" w:eastAsia="Calibri" w:hAnsi="Calibri"/>
        </w:rPr>
      </w:pPr>
      <w:ins w:id="2189" w:author="IUCN" w:date="2019-07-10T09:14:00Z">
        <w:r>
          <w:rPr>
            <w:rFonts w:ascii="Calibri" w:eastAsia="Calibri" w:hAnsi="Calibri"/>
          </w:rPr>
          <w:t>M</w:t>
        </w:r>
        <w:r w:rsidRPr="00EA799E">
          <w:rPr>
            <w:rFonts w:ascii="Calibri" w:eastAsia="Calibri" w:hAnsi="Calibri"/>
          </w:rPr>
          <w:t xml:space="preserve">ore than </w:t>
        </w:r>
        <w:r w:rsidRPr="00EA799E">
          <w:rPr>
            <w:rFonts w:ascii="Calibri" w:eastAsia="Calibri" w:hAnsi="Calibri"/>
            <w:highlight w:val="yellow"/>
          </w:rPr>
          <w:t>14.3 million</w:t>
        </w:r>
        <w:r w:rsidRPr="00EA799E">
          <w:rPr>
            <w:rFonts w:ascii="Calibri" w:eastAsia="Calibri" w:hAnsi="Calibri"/>
          </w:rPr>
          <w:t xml:space="preserve"> hectares of conservation and restoration around the world </w:t>
        </w:r>
        <w:r>
          <w:rPr>
            <w:rFonts w:ascii="Calibri" w:eastAsia="Calibri" w:hAnsi="Calibri"/>
          </w:rPr>
          <w:t>are planned through the Green Climate Fund (GCF) and Global Environment Facility (</w:t>
        </w:r>
        <w:commentRangeStart w:id="2190"/>
        <w:r>
          <w:rPr>
            <w:rFonts w:ascii="Calibri" w:eastAsia="Calibri" w:hAnsi="Calibri"/>
          </w:rPr>
          <w:t>GEF</w:t>
        </w:r>
        <w:commentRangeEnd w:id="2190"/>
        <w:r w:rsidR="00EE7880">
          <w:rPr>
            <w:rStyle w:val="CommentReference"/>
          </w:rPr>
          <w:commentReference w:id="2190"/>
        </w:r>
      </w:ins>
      <w:moveToRangeStart w:id="2191" w:author="IUCN" w:date="2019-07-10T09:14:00Z" w:name="move13642495"/>
      <w:moveTo w:id="2192" w:author="IUCN" w:date="2019-07-10T09:14:00Z">
        <w:r w:rsidR="00994177">
          <w:rPr>
            <w:rFonts w:ascii="Calibri" w:eastAsia="Calibri" w:hAnsi="Calibri"/>
          </w:rPr>
          <w:t xml:space="preserve">). Activities include </w:t>
        </w:r>
        <w:r w:rsidR="00C9441C" w:rsidRPr="00EA799E">
          <w:rPr>
            <w:rFonts w:ascii="Calibri" w:eastAsia="Calibri" w:hAnsi="Calibri"/>
          </w:rPr>
          <w:t>improved management, forest and landscape restoration, agroforestry</w:t>
        </w:r>
        <w:r w:rsidR="00994177">
          <w:rPr>
            <w:rFonts w:ascii="Calibri" w:eastAsia="Calibri" w:hAnsi="Calibri"/>
          </w:rPr>
          <w:t>, sustainable agriculture</w:t>
        </w:r>
        <w:r w:rsidR="00C9441C" w:rsidRPr="00EA799E">
          <w:rPr>
            <w:rFonts w:ascii="Calibri" w:eastAsia="Calibri" w:hAnsi="Calibri"/>
          </w:rPr>
          <w:t xml:space="preserve"> and pasture management, and others. However, so far only </w:t>
        </w:r>
        <w:r w:rsidR="00C9441C" w:rsidRPr="00EA799E">
          <w:rPr>
            <w:rFonts w:ascii="Calibri" w:eastAsia="Calibri" w:hAnsi="Calibri"/>
            <w:highlight w:val="yellow"/>
          </w:rPr>
          <w:t>4 percent</w:t>
        </w:r>
        <w:r w:rsidR="00C9441C" w:rsidRPr="00EA799E">
          <w:rPr>
            <w:rFonts w:ascii="Calibri" w:eastAsia="Calibri" w:hAnsi="Calibri"/>
          </w:rPr>
          <w:t xml:space="preserve"> of this </w:t>
        </w:r>
        <w:r w:rsidR="00994177">
          <w:rPr>
            <w:rFonts w:ascii="Calibri" w:eastAsia="Calibri" w:hAnsi="Calibri"/>
          </w:rPr>
          <w:t>has moved beyond the approval phase</w:t>
        </w:r>
        <w:r w:rsidR="00C9441C" w:rsidRPr="00EA799E">
          <w:rPr>
            <w:rFonts w:ascii="Calibri" w:eastAsia="Calibri" w:hAnsi="Calibri"/>
          </w:rPr>
          <w:t>. The majority of these projects are in tropical regions in Latin America, West Africa and Southeast Asia.</w:t>
        </w:r>
      </w:moveTo>
    </w:p>
    <w:moveToRangeEnd w:id="2191"/>
    <w:p w14:paraId="0E6B6FB9" w14:textId="77777777" w:rsidR="00C14805" w:rsidRDefault="00C14805" w:rsidP="00442549">
      <w:pPr>
        <w:pStyle w:val="NoSpacing"/>
        <w:rPr>
          <w:ins w:id="2193" w:author="IUCN" w:date="2019-07-10T09:14:00Z"/>
          <w:lang w:val="en-GB"/>
        </w:rPr>
      </w:pPr>
    </w:p>
    <w:p w14:paraId="7E91FC2A" w14:textId="302C23B5" w:rsidR="00C13286" w:rsidRPr="00C13286" w:rsidRDefault="00C13286" w:rsidP="00442549">
      <w:pPr>
        <w:pStyle w:val="NoSpacing"/>
        <w:rPr>
          <w:ins w:id="2194" w:author="IUCN" w:date="2019-07-10T09:14:00Z"/>
          <w:lang w:val="en-US"/>
        </w:rPr>
      </w:pPr>
      <w:ins w:id="2195" w:author="IUCN" w:date="2019-07-10T09:14:00Z">
        <w:r>
          <w:rPr>
            <w:rFonts w:ascii="Calibri" w:eastAsia="Calibri" w:hAnsi="Calibri"/>
            <w:highlight w:val="yellow"/>
          </w:rPr>
          <w:sym w:font="Symbol" w:char="F05B"/>
        </w:r>
        <w:commentRangeStart w:id="2196"/>
        <w:r>
          <w:rPr>
            <w:rFonts w:ascii="Calibri" w:eastAsia="Calibri" w:hAnsi="Calibri"/>
            <w:highlight w:val="yellow"/>
            <w:lang w:val="en-US"/>
          </w:rPr>
          <w:t>AFR 100 and Initiative 20 x 20 description to be added</w:t>
        </w:r>
        <w:commentRangeEnd w:id="2196"/>
        <w:r w:rsidR="00EE7880">
          <w:rPr>
            <w:rStyle w:val="CommentReference"/>
            <w:rFonts w:ascii="Times New Roman" w:hAnsi="Times New Roman" w:cs="Times New Roman"/>
            <w:lang w:val="en-GB" w:eastAsia="en-GB"/>
          </w:rPr>
          <w:commentReference w:id="2196"/>
        </w:r>
        <w:r>
          <w:rPr>
            <w:rFonts w:ascii="Calibri" w:eastAsia="Calibri" w:hAnsi="Calibri"/>
            <w:highlight w:val="yellow"/>
          </w:rPr>
          <w:sym w:font="Symbol" w:char="F05D"/>
        </w:r>
      </w:ins>
    </w:p>
    <w:p w14:paraId="6EF479AE" w14:textId="54BC7C24" w:rsidR="00C14805" w:rsidRDefault="00C14805" w:rsidP="00C14805">
      <w:pPr>
        <w:pStyle w:val="Heading5"/>
        <w:rPr>
          <w:ins w:id="2197" w:author="IUCN" w:date="2019-07-10T09:14:00Z"/>
        </w:rPr>
      </w:pPr>
      <w:proofErr w:type="spellStart"/>
      <w:ins w:id="2198" w:author="IUCN" w:date="2019-07-10T09:14:00Z">
        <w:r>
          <w:t>Subheader</w:t>
        </w:r>
        <w:proofErr w:type="spellEnd"/>
      </w:ins>
    </w:p>
    <w:p w14:paraId="344EF93E" w14:textId="77777777" w:rsidR="00C14805" w:rsidRPr="00C14805" w:rsidRDefault="00C14805" w:rsidP="00C14805">
      <w:pPr>
        <w:rPr>
          <w:ins w:id="2199" w:author="IUCN" w:date="2019-07-10T09:14:00Z"/>
        </w:rPr>
      </w:pPr>
    </w:p>
    <w:p w14:paraId="0B4397C6" w14:textId="362F12C0" w:rsidR="00442549" w:rsidRDefault="00442549" w:rsidP="00442549">
      <w:pPr>
        <w:pStyle w:val="NoSpacing"/>
        <w:rPr>
          <w:rFonts w:ascii="Calibri" w:hAnsi="Calibri" w:cs="Calibri"/>
          <w:lang w:val="en-US"/>
        </w:rPr>
      </w:pPr>
      <w:r>
        <w:rPr>
          <w:lang w:val="en-GB"/>
        </w:rPr>
        <w:t xml:space="preserve">Since 2017, the IUCN-administered Bonn Challenge Barometer has worked with government officials and implementing agencies in various countries to define parameters of FLR success, identify appropriate progress indicators, and develop appropriate reporting structures with quality control measures.  </w:t>
      </w:r>
      <w:r w:rsidRPr="0041503D">
        <w:rPr>
          <w:rFonts w:ascii="Calibri" w:hAnsi="Calibri"/>
          <w:lang w:val="en-US"/>
        </w:rPr>
        <w:t xml:space="preserve">The information for the Barometer is </w:t>
      </w:r>
      <w:proofErr w:type="spellStart"/>
      <w:r w:rsidRPr="0041503D">
        <w:rPr>
          <w:rFonts w:ascii="Calibri" w:hAnsi="Calibri"/>
          <w:lang w:val="en-US"/>
        </w:rPr>
        <w:t>self reported</w:t>
      </w:r>
      <w:proofErr w:type="spellEnd"/>
      <w:r w:rsidRPr="0041503D">
        <w:rPr>
          <w:rFonts w:ascii="Calibri" w:hAnsi="Calibri"/>
          <w:lang w:val="en-US"/>
        </w:rPr>
        <w:t xml:space="preserve"> by countries to the secretariat of the Bonn Challenge, IUCN</w:t>
      </w:r>
      <w:r>
        <w:rPr>
          <w:rFonts w:ascii="Calibri" w:hAnsi="Calibri"/>
          <w:lang w:val="en-US"/>
        </w:rPr>
        <w:t>, adhering to the systematic database and guidelines found in the Barometer Protocol</w:t>
      </w:r>
      <w:r w:rsidRPr="0041503D">
        <w:rPr>
          <w:rFonts w:ascii="Calibri" w:hAnsi="Calibri"/>
          <w:lang w:val="en-US"/>
        </w:rPr>
        <w:t xml:space="preserve">. </w:t>
      </w:r>
      <w:r w:rsidR="00A064EC">
        <w:rPr>
          <w:rFonts w:ascii="Calibri" w:hAnsi="Calibri"/>
          <w:lang w:val="en-US"/>
        </w:rPr>
        <w:t xml:space="preserve">In some cases, data collection was also conducted by IUCN staff and consultants. </w:t>
      </w:r>
      <w:r w:rsidRPr="0041503D">
        <w:rPr>
          <w:rFonts w:ascii="Calibri" w:hAnsi="Calibri"/>
          <w:lang w:val="en-US"/>
        </w:rPr>
        <w:t xml:space="preserve"> A total of 19 countries out of 51 Bonn Challenge pledges provided data to IUCN in </w:t>
      </w:r>
      <w:r w:rsidRPr="00A064EC">
        <w:rPr>
          <w:rFonts w:ascii="Calibri" w:hAnsi="Calibri"/>
          <w:lang w:val="en-US"/>
        </w:rPr>
        <w:t xml:space="preserve">2018, the first year of application of the Barometer. </w:t>
      </w:r>
      <w:r w:rsidRPr="00A064EC">
        <w:rPr>
          <w:rFonts w:ascii="Calibri" w:hAnsi="Calibri" w:cs="Calibri"/>
          <w:lang w:val="en-US"/>
        </w:rPr>
        <w:t xml:space="preserve">Detailed information, however, </w:t>
      </w:r>
      <w:r w:rsidRPr="00A064EC">
        <w:rPr>
          <w:rFonts w:ascii="Calibri" w:hAnsi="Calibri" w:cs="Calibri"/>
          <w:lang w:val="en-US"/>
        </w:rPr>
        <w:lastRenderedPageBreak/>
        <w:t xml:space="preserve">currently remains limited to </w:t>
      </w:r>
      <w:r w:rsidRPr="00A064EC">
        <w:rPr>
          <w:rFonts w:ascii="Calibri" w:hAnsi="Calibri"/>
          <w:lang w:val="en-US"/>
        </w:rPr>
        <w:t>six countries.</w:t>
      </w:r>
      <w:ins w:id="2200" w:author="IUCN" w:date="2019-07-10T09:14:00Z">
        <w:r w:rsidR="00C14805">
          <w:rPr>
            <w:rFonts w:ascii="Calibri" w:hAnsi="Calibri"/>
            <w:lang w:val="en-US"/>
          </w:rPr>
          <w:t xml:space="preserve"> In this section, we highlight developments from four of those countries – the United States, Brazil, Rwanda, and El Salvador.</w:t>
        </w:r>
      </w:ins>
    </w:p>
    <w:p w14:paraId="688B3D1D" w14:textId="77777777" w:rsidR="00C9441C" w:rsidRPr="0041503D" w:rsidRDefault="00C9441C" w:rsidP="00C9441C">
      <w:pPr>
        <w:pStyle w:val="NoSpacing"/>
        <w:rPr>
          <w:rFonts w:ascii="Calibri" w:hAnsi="Calibri"/>
          <w:lang w:val="en-US"/>
        </w:rPr>
      </w:pPr>
    </w:p>
    <w:p w14:paraId="40B461F8" w14:textId="71699579" w:rsidR="00C9441C" w:rsidRDefault="00A064EC" w:rsidP="00C9441C">
      <w:pPr>
        <w:pStyle w:val="NoSpacing"/>
        <w:rPr>
          <w:rFonts w:ascii="Calibri" w:hAnsi="Calibri"/>
          <w:lang w:val="en-US"/>
        </w:rPr>
      </w:pPr>
      <w:r>
        <w:rPr>
          <w:rFonts w:ascii="Calibri" w:hAnsi="Calibri"/>
          <w:lang w:val="en-US"/>
        </w:rPr>
        <w:t>In</w:t>
      </w:r>
      <w:r w:rsidR="00C9441C">
        <w:rPr>
          <w:rFonts w:ascii="Calibri" w:hAnsi="Calibri"/>
          <w:lang w:val="en-US"/>
        </w:rPr>
        <w:t xml:space="preserve"> </w:t>
      </w:r>
      <w:r>
        <w:rPr>
          <w:rFonts w:ascii="Calibri" w:hAnsi="Calibri"/>
          <w:lang w:val="en-US"/>
        </w:rPr>
        <w:t>t</w:t>
      </w:r>
      <w:r w:rsidR="00C9441C">
        <w:rPr>
          <w:rFonts w:ascii="Calibri" w:hAnsi="Calibri"/>
          <w:lang w:val="en-US"/>
        </w:rPr>
        <w:t>he United States</w:t>
      </w:r>
      <w:r>
        <w:rPr>
          <w:rFonts w:ascii="Calibri" w:hAnsi="Calibri"/>
          <w:lang w:val="en-US"/>
        </w:rPr>
        <w:t xml:space="preserve">, the implementation of FLR </w:t>
      </w:r>
      <w:proofErr w:type="gramStart"/>
      <w:r>
        <w:rPr>
          <w:rFonts w:ascii="Calibri" w:hAnsi="Calibri"/>
          <w:lang w:val="en-US"/>
        </w:rPr>
        <w:t xml:space="preserve">activities </w:t>
      </w:r>
      <w:r w:rsidR="00976931">
        <w:rPr>
          <w:rFonts w:ascii="Calibri" w:hAnsi="Calibri"/>
          <w:lang w:val="en-US"/>
        </w:rPr>
        <w:t xml:space="preserve"> </w:t>
      </w:r>
      <w:r w:rsidR="00C9441C">
        <w:rPr>
          <w:rFonts w:ascii="Calibri" w:hAnsi="Calibri"/>
          <w:lang w:val="en-US"/>
        </w:rPr>
        <w:t>was</w:t>
      </w:r>
      <w:proofErr w:type="gramEnd"/>
      <w:r w:rsidR="00C9441C">
        <w:rPr>
          <w:rFonts w:ascii="Calibri" w:hAnsi="Calibri"/>
          <w:lang w:val="en-US"/>
        </w:rPr>
        <w:t xml:space="preserve"> achieved through policy changes that provided guidance for restoration and joint implementation efforts within Federal Agencies responsible for federal land management. Much of the restoration undertaken in the US was to resolve forest management issues concerning fire and pests and to restore and protect watersheds, and these commercial, safety, and water security is</w:t>
      </w:r>
      <w:r w:rsidR="000106CB">
        <w:rPr>
          <w:rFonts w:ascii="Calibri" w:hAnsi="Calibri"/>
          <w:lang w:val="en-US"/>
        </w:rPr>
        <w:t xml:space="preserve">sues helped the US justify its </w:t>
      </w:r>
      <w:r w:rsidR="00C9441C">
        <w:rPr>
          <w:rFonts w:ascii="Calibri" w:hAnsi="Calibri"/>
          <w:lang w:val="en-US"/>
        </w:rPr>
        <w:t xml:space="preserve">8 billion USD public-spending on restoration. </w:t>
      </w:r>
      <w:ins w:id="2201" w:author="IUCN" w:date="2019-07-10T09:14:00Z">
        <w:r w:rsidR="001837C0" w:rsidRPr="00682D6C">
          <w:rPr>
            <w:rFonts w:cstheme="minorHAnsi"/>
            <w:color w:val="000000" w:themeColor="text1"/>
            <w:lang w:val="en-US"/>
          </w:rPr>
          <w:t xml:space="preserve">The USA’s Bonn Challenge commitment was </w:t>
        </w:r>
        <w:r w:rsidR="001837C0">
          <w:rPr>
            <w:rFonts w:cstheme="minorHAnsi"/>
            <w:color w:val="000000" w:themeColor="text1"/>
            <w:lang w:val="en-US"/>
          </w:rPr>
          <w:t xml:space="preserve">made possible by the USFS’s dedication to FLR and </w:t>
        </w:r>
        <w:r w:rsidR="001837C0" w:rsidRPr="00682D6C">
          <w:rPr>
            <w:rFonts w:cstheme="minorHAnsi"/>
            <w:color w:val="000000" w:themeColor="text1"/>
            <w:lang w:val="en-US"/>
          </w:rPr>
          <w:t>supported</w:t>
        </w:r>
        <w:r w:rsidR="001837C0">
          <w:rPr>
            <w:rFonts w:cstheme="minorHAnsi"/>
            <w:color w:val="000000" w:themeColor="text1"/>
            <w:lang w:val="en-US"/>
          </w:rPr>
          <w:t xml:space="preserve"> and realized </w:t>
        </w:r>
        <w:r w:rsidR="001837C0" w:rsidRPr="00682D6C">
          <w:rPr>
            <w:rFonts w:cstheme="minorHAnsi"/>
            <w:color w:val="000000" w:themeColor="text1"/>
            <w:lang w:val="en-US"/>
          </w:rPr>
          <w:t>by a broad base consisting</w:t>
        </w:r>
        <w:r w:rsidR="001837C0">
          <w:rPr>
            <w:rFonts w:cstheme="minorHAnsi"/>
            <w:color w:val="000000" w:themeColor="text1"/>
            <w:lang w:val="en-US"/>
          </w:rPr>
          <w:t xml:space="preserve"> of multiple NGOs as well as private and public </w:t>
        </w:r>
        <w:proofErr w:type="spellStart"/>
        <w:r w:rsidR="001837C0">
          <w:rPr>
            <w:rFonts w:cstheme="minorHAnsi"/>
            <w:color w:val="000000" w:themeColor="text1"/>
            <w:lang w:val="en-US"/>
          </w:rPr>
          <w:t>organisations</w:t>
        </w:r>
        <w:proofErr w:type="spellEnd"/>
        <w:r w:rsidR="001837C0">
          <w:rPr>
            <w:rFonts w:cstheme="minorHAnsi"/>
            <w:color w:val="000000" w:themeColor="text1"/>
            <w:lang w:val="en-US"/>
          </w:rPr>
          <w:t xml:space="preserve">. The official Forest Service Manual “Chapter 2020: Ecosystem Restoration” and the Agricultural Act of 2014 sustain the USFS’s progress towards </w:t>
        </w:r>
        <w:proofErr w:type="gramStart"/>
        <w:r w:rsidR="001837C0">
          <w:rPr>
            <w:rFonts w:cstheme="minorHAnsi"/>
            <w:color w:val="000000" w:themeColor="text1"/>
            <w:lang w:val="en-US"/>
          </w:rPr>
          <w:t>it’s</w:t>
        </w:r>
        <w:proofErr w:type="gramEnd"/>
        <w:r w:rsidR="001837C0">
          <w:rPr>
            <w:rFonts w:cstheme="minorHAnsi"/>
            <w:color w:val="000000" w:themeColor="text1"/>
            <w:lang w:val="en-US"/>
          </w:rPr>
          <w:t xml:space="preserve"> restoration targets.</w:t>
        </w:r>
      </w:ins>
    </w:p>
    <w:p w14:paraId="631F382A" w14:textId="77777777" w:rsidR="00C9441C" w:rsidRDefault="00C9441C" w:rsidP="00C9441C">
      <w:pPr>
        <w:pStyle w:val="NoSpacing"/>
        <w:rPr>
          <w:rFonts w:ascii="Calibri" w:hAnsi="Calibri"/>
          <w:lang w:val="en-US"/>
        </w:rPr>
      </w:pPr>
    </w:p>
    <w:p w14:paraId="3FBA91A1" w14:textId="41515431" w:rsidR="00C9441C" w:rsidRDefault="00C9441C" w:rsidP="00C9441C">
      <w:pPr>
        <w:pStyle w:val="NoSpacing"/>
        <w:rPr>
          <w:rFonts w:ascii="Calibri" w:hAnsi="Calibri"/>
          <w:lang w:val="en-US"/>
        </w:rPr>
      </w:pPr>
      <w:r>
        <w:rPr>
          <w:rFonts w:ascii="Calibri" w:hAnsi="Calibri"/>
          <w:lang w:val="en-US"/>
        </w:rPr>
        <w:t xml:space="preserve">In the tropics, </w:t>
      </w:r>
      <w:r w:rsidR="003832E5">
        <w:rPr>
          <w:rFonts w:ascii="Calibri" w:hAnsi="Calibri"/>
          <w:lang w:val="en-US"/>
        </w:rPr>
        <w:t xml:space="preserve">Brazil </w:t>
      </w:r>
      <w:r w:rsidR="00976931">
        <w:rPr>
          <w:rFonts w:ascii="Calibri" w:hAnsi="Calibri"/>
          <w:lang w:val="en-US"/>
        </w:rPr>
        <w:t>reported large areas of regeneration, established</w:t>
      </w:r>
      <w:r>
        <w:rPr>
          <w:rFonts w:ascii="Calibri" w:hAnsi="Calibri"/>
          <w:lang w:val="en-US"/>
        </w:rPr>
        <w:t xml:space="preserve"> through improved land governance that allowed coordination and implementation of restoration efforts across public and private sectors.</w:t>
      </w:r>
      <w:r>
        <w:rPr>
          <w:rStyle w:val="FootnoteReference"/>
          <w:rFonts w:ascii="Calibri" w:hAnsi="Calibri"/>
          <w:lang w:val="en-US"/>
        </w:rPr>
        <w:footnoteReference w:id="37"/>
      </w:r>
      <w:r>
        <w:rPr>
          <w:rFonts w:ascii="Calibri" w:hAnsi="Calibri"/>
          <w:lang w:val="en-US"/>
        </w:rPr>
        <w:t xml:space="preserve"> </w:t>
      </w:r>
      <w:ins w:id="2202" w:author="IUCN" w:date="2019-07-10T09:14:00Z">
        <w:r w:rsidR="001837C0">
          <w:rPr>
            <w:rFonts w:ascii="Calibri" w:hAnsi="Calibri"/>
            <w:lang w:val="en-US"/>
          </w:rPr>
          <w:t xml:space="preserve">Contributions to the Bonn Challenge serve two vegetation-recovery related targets of the Brazilian </w:t>
        </w:r>
        <w:proofErr w:type="spellStart"/>
        <w:r w:rsidR="001837C0">
          <w:rPr>
            <w:rFonts w:ascii="Calibri" w:hAnsi="Calibri"/>
            <w:lang w:val="en-US"/>
          </w:rPr>
          <w:t>governmnet</w:t>
        </w:r>
        <w:proofErr w:type="spellEnd"/>
        <w:r w:rsidR="001837C0">
          <w:rPr>
            <w:rFonts w:ascii="Calibri" w:hAnsi="Calibri"/>
            <w:lang w:val="en-US"/>
          </w:rPr>
          <w:t>: NDC and PROVEG</w:t>
        </w:r>
        <w:r w:rsidR="001837C0">
          <w:rPr>
            <w:rFonts w:cstheme="minorHAnsi"/>
            <w:lang w:val="en-US"/>
          </w:rPr>
          <w:t xml:space="preserve">. Several policies and instruments support FLR </w:t>
        </w:r>
        <w:proofErr w:type="spellStart"/>
        <w:r w:rsidR="001837C0">
          <w:rPr>
            <w:rFonts w:cstheme="minorHAnsi"/>
            <w:lang w:val="en-US"/>
          </w:rPr>
          <w:t>approcaches</w:t>
        </w:r>
        <w:proofErr w:type="spellEnd"/>
        <w:r w:rsidR="001837C0">
          <w:rPr>
            <w:rFonts w:cstheme="minorHAnsi"/>
            <w:lang w:val="en-US"/>
          </w:rPr>
          <w:t xml:space="preserve"> such as the National Policy on Climate Change, the Native Vegetation Protection law as well as the National Conservation Areas System and National Biodiversity Strategy. These policy developments are accompanied by community engagement of a strong social and environmental movement </w:t>
        </w:r>
        <w:proofErr w:type="spellStart"/>
        <w:r w:rsidR="001837C0">
          <w:rPr>
            <w:rFonts w:cstheme="minorHAnsi"/>
            <w:lang w:val="en-US"/>
          </w:rPr>
          <w:t>inclunding</w:t>
        </w:r>
        <w:proofErr w:type="spellEnd"/>
        <w:r w:rsidR="001837C0">
          <w:rPr>
            <w:rFonts w:cstheme="minorHAnsi"/>
            <w:lang w:val="en-US"/>
          </w:rPr>
          <w:t xml:space="preserve"> the Brazilian Coalition on Climate, Forests and </w:t>
        </w:r>
        <w:proofErr w:type="spellStart"/>
        <w:r w:rsidR="001837C0">
          <w:rPr>
            <w:rFonts w:cstheme="minorHAnsi"/>
            <w:lang w:val="en-US"/>
          </w:rPr>
          <w:t>and</w:t>
        </w:r>
        <w:proofErr w:type="spellEnd"/>
        <w:r w:rsidR="001837C0">
          <w:rPr>
            <w:rFonts w:cstheme="minorHAnsi"/>
            <w:lang w:val="en-US"/>
          </w:rPr>
          <w:t xml:space="preserve"> Agriculture as well as PACTO. </w:t>
        </w:r>
      </w:ins>
      <w:r>
        <w:rPr>
          <w:rFonts w:ascii="Calibri" w:hAnsi="Calibri"/>
          <w:lang w:val="en-US"/>
        </w:rPr>
        <w:t>The government’s planning for restoration included both ecological and financial criteria to select priority areas, and Brazil used ROAM and remote sensing to map and estimate the restoration potential across their landscapes. These planning efforts were bolstered by cross-ministry coordination in policy design and implementation. The government also provided support to private landowners to meet their legal requirements under national forest policy, which in turn enabled restoration on additional lands. The sustainability of these efforts is uncertain in the light of the change in government in Brazil and the policy priorities of the new government.</w:t>
      </w:r>
      <w:r>
        <w:rPr>
          <w:rStyle w:val="FootnoteReference"/>
          <w:rFonts w:ascii="Calibri" w:hAnsi="Calibri"/>
          <w:lang w:val="en-US"/>
        </w:rPr>
        <w:footnoteReference w:id="38"/>
      </w:r>
      <w:r>
        <w:rPr>
          <w:rFonts w:ascii="Calibri" w:hAnsi="Calibri"/>
          <w:lang w:val="en-US"/>
        </w:rPr>
        <w:t xml:space="preserve">  </w:t>
      </w:r>
    </w:p>
    <w:p w14:paraId="73719651" w14:textId="77777777" w:rsidR="00C9441C" w:rsidRDefault="00C9441C" w:rsidP="00C9441C">
      <w:pPr>
        <w:pStyle w:val="NoSpacing"/>
        <w:rPr>
          <w:rFonts w:ascii="Calibri" w:hAnsi="Calibri"/>
          <w:lang w:val="en-US"/>
        </w:rPr>
      </w:pPr>
    </w:p>
    <w:p w14:paraId="67A0908B" w14:textId="5E7C4BED" w:rsidR="00C9441C" w:rsidRDefault="00C9441C" w:rsidP="00C9441C">
      <w:pPr>
        <w:pStyle w:val="NoSpacing"/>
        <w:rPr>
          <w:rFonts w:ascii="Calibri" w:hAnsi="Calibri"/>
          <w:lang w:val="en-US"/>
        </w:rPr>
      </w:pPr>
      <w:r>
        <w:rPr>
          <w:rFonts w:ascii="Calibri" w:hAnsi="Calibri"/>
          <w:lang w:val="en-US"/>
        </w:rPr>
        <w:t xml:space="preserve">Similarly, Rwanda has incorporated forest restoration into its sustainable development agenda, and critical to its success thus far is the strong policy framework that encompasses the multitude of FLR-aligned policies enacted in 2018. </w:t>
      </w:r>
      <w:ins w:id="2203" w:author="IUCN" w:date="2019-07-10T09:14:00Z">
        <w:r w:rsidR="001837C0">
          <w:rPr>
            <w:rFonts w:ascii="Calibri" w:hAnsi="Calibri"/>
            <w:lang w:val="en-US"/>
          </w:rPr>
          <w:t xml:space="preserve">Further strengthening, especially of forest and environment related policies, </w:t>
        </w:r>
        <w:r w:rsidR="009D3E60">
          <w:rPr>
            <w:rFonts w:ascii="Calibri" w:hAnsi="Calibri"/>
            <w:lang w:val="en-US"/>
          </w:rPr>
          <w:t xml:space="preserve">as a response </w:t>
        </w:r>
        <w:r w:rsidR="001837C0">
          <w:rPr>
            <w:rFonts w:ascii="Calibri" w:hAnsi="Calibri"/>
            <w:lang w:val="en-US"/>
          </w:rPr>
          <w:t xml:space="preserve">to new </w:t>
        </w:r>
        <w:r w:rsidR="009D3E60">
          <w:rPr>
            <w:rFonts w:ascii="Calibri" w:hAnsi="Calibri"/>
            <w:lang w:val="en-US"/>
          </w:rPr>
          <w:t>conventions</w:t>
        </w:r>
        <w:r w:rsidR="001837C0">
          <w:rPr>
            <w:rFonts w:ascii="Calibri" w:hAnsi="Calibri"/>
            <w:lang w:val="en-US"/>
          </w:rPr>
          <w:t xml:space="preserve"> by the government and prevailing c</w:t>
        </w:r>
        <w:r w:rsidR="009D3E60">
          <w:rPr>
            <w:rFonts w:ascii="Calibri" w:hAnsi="Calibri"/>
            <w:lang w:val="en-US"/>
          </w:rPr>
          <w:t xml:space="preserve">oncerns such as climate change point to the importance of </w:t>
        </w:r>
        <w:r w:rsidR="001837C0">
          <w:rPr>
            <w:rFonts w:ascii="Calibri" w:hAnsi="Calibri"/>
            <w:lang w:val="en-US"/>
          </w:rPr>
          <w:t>a low-carbon development</w:t>
        </w:r>
        <w:r w:rsidR="009D3E60">
          <w:rPr>
            <w:rFonts w:ascii="Calibri" w:hAnsi="Calibri"/>
            <w:lang w:val="en-US"/>
          </w:rPr>
          <w:t xml:space="preserve"> approach to the country.</w:t>
        </w:r>
        <w:r w:rsidR="001837C0">
          <w:rPr>
            <w:rFonts w:ascii="Calibri" w:hAnsi="Calibri"/>
            <w:lang w:val="en-US"/>
          </w:rPr>
          <w:t xml:space="preserve"> </w:t>
        </w:r>
      </w:ins>
      <w:r>
        <w:rPr>
          <w:rFonts w:ascii="Calibri" w:hAnsi="Calibri"/>
          <w:lang w:val="en-US"/>
        </w:rPr>
        <w:t xml:space="preserve">The planning in Rwanda began with ROAM in 2014 and the results identified agroforestry and other restoration types as priorities, which led to the adoption of an </w:t>
      </w:r>
      <w:r w:rsidRPr="00A64484">
        <w:rPr>
          <w:rFonts w:ascii="Calibri" w:hAnsi="Calibri"/>
          <w:lang w:val="en-US"/>
        </w:rPr>
        <w:t>Agroforestry Strategy and Action Plan</w:t>
      </w:r>
      <w:r>
        <w:rPr>
          <w:rFonts w:ascii="Calibri" w:hAnsi="Calibri"/>
          <w:lang w:val="en-US"/>
        </w:rPr>
        <w:t xml:space="preserve"> for 2018-2027, among other long-term policies, demonstrating the country’s commitment through committed public expenditures and attracting international donor support.</w:t>
      </w:r>
    </w:p>
    <w:p w14:paraId="15D60CB9" w14:textId="77777777" w:rsidR="00C9441C" w:rsidRDefault="00C9441C" w:rsidP="00C9441C">
      <w:pPr>
        <w:pStyle w:val="NoSpacing"/>
        <w:rPr>
          <w:rFonts w:ascii="Calibri" w:hAnsi="Calibri"/>
          <w:lang w:val="en-US"/>
        </w:rPr>
      </w:pPr>
    </w:p>
    <w:p w14:paraId="66232EE1" w14:textId="209F3FC3" w:rsidR="00EA4216" w:rsidRDefault="00EA4216" w:rsidP="00C9441C">
      <w:pPr>
        <w:pStyle w:val="NoSpacing"/>
        <w:rPr>
          <w:ins w:id="2204" w:author="IUCN" w:date="2019-07-10T09:14:00Z"/>
          <w:rFonts w:ascii="Calibri" w:hAnsi="Calibri"/>
          <w:lang w:val="en-US"/>
        </w:rPr>
      </w:pPr>
      <w:ins w:id="2205" w:author="IUCN" w:date="2019-07-10T09:14:00Z">
        <w:r>
          <w:rPr>
            <w:rFonts w:ascii="Calibri" w:hAnsi="Calibri"/>
            <w:lang w:val="en-US"/>
          </w:rPr>
          <w:lastRenderedPageBreak/>
          <w:t xml:space="preserve">In central America, El Salvador set an example with the El Salvador’s National Ecosystem and Landscape Restoration Program (PREP) developed and facilitated by the Ministry of Environment and Natural Resources (MARN) in 2013. PREP has evolved into an operational action plan and includes a monitoring system with a main FLR activity database. Building on PREP, MARN implemented ROAM in cooperation with IUCN and other national parties in 2016 and 2017. As a </w:t>
        </w:r>
        <w:proofErr w:type="gramStart"/>
        <w:r>
          <w:rPr>
            <w:rFonts w:ascii="Calibri" w:hAnsi="Calibri"/>
            <w:lang w:val="en-US"/>
          </w:rPr>
          <w:t>result</w:t>
        </w:r>
        <w:proofErr w:type="gramEnd"/>
        <w:r>
          <w:rPr>
            <w:rFonts w:ascii="Calibri" w:hAnsi="Calibri"/>
            <w:lang w:val="en-US"/>
          </w:rPr>
          <w:t xml:space="preserve"> the national restoration action plan and strategy for 2018-22 was tightened and MARN pledged to take responsibility for the restoration of 400,000 ha. PREP is complemented by the National Forest Policy with sustainable water and soil management goals as well as a series of actions to restore ecosystems and increase forest cover, led by the Ministry of Agriculture and Livestock (MAG). A high range of restoration interventions have been applied, but are dominated by agroforestry and silviculture.</w:t>
        </w:r>
      </w:ins>
    </w:p>
    <w:p w14:paraId="6345321F" w14:textId="77777777" w:rsidR="00EA4216" w:rsidRDefault="00EA4216" w:rsidP="00C9441C">
      <w:pPr>
        <w:pStyle w:val="NoSpacing"/>
        <w:rPr>
          <w:ins w:id="2206" w:author="IUCN" w:date="2019-07-10T09:14:00Z"/>
          <w:rFonts w:ascii="Calibri" w:hAnsi="Calibri"/>
          <w:lang w:val="en-US"/>
        </w:rPr>
      </w:pPr>
    </w:p>
    <w:p w14:paraId="4FB2E215" w14:textId="77777777" w:rsidR="00C9441C" w:rsidRPr="0041503D" w:rsidRDefault="00C9441C" w:rsidP="00C9441C">
      <w:pPr>
        <w:pStyle w:val="NoSpacing"/>
        <w:rPr>
          <w:rFonts w:ascii="Calibri" w:hAnsi="Calibri"/>
          <w:lang w:val="en-US"/>
        </w:rPr>
      </w:pPr>
      <w:r>
        <w:rPr>
          <w:rFonts w:ascii="Calibri" w:hAnsi="Calibri"/>
          <w:lang w:val="en-US"/>
        </w:rPr>
        <w:t xml:space="preserve">Despite the differences between these national contexts, </w:t>
      </w:r>
      <w:ins w:id="2207" w:author="IUCN" w:date="2019-07-10T09:14:00Z">
        <w:r w:rsidR="00C14805">
          <w:rPr>
            <w:rFonts w:ascii="Calibri" w:hAnsi="Calibri"/>
            <w:lang w:val="en-US"/>
          </w:rPr>
          <w:t xml:space="preserve">according to </w:t>
        </w:r>
      </w:ins>
      <w:del w:id="2208" w:author="IUCN" w:date="2019-07-10T09:14:00Z">
        <w:r>
          <w:rPr>
            <w:rFonts w:ascii="Calibri" w:hAnsi="Calibri"/>
            <w:lang w:val="en-US"/>
          </w:rPr>
          <w:delText xml:space="preserve">general success factors derived from </w:delText>
        </w:r>
      </w:del>
      <w:r>
        <w:rPr>
          <w:rFonts w:ascii="Calibri" w:hAnsi="Calibri"/>
          <w:lang w:val="en-US"/>
        </w:rPr>
        <w:t xml:space="preserve">the reporting </w:t>
      </w:r>
      <w:ins w:id="2209" w:author="IUCN" w:date="2019-07-10T09:14:00Z">
        <w:r w:rsidR="00C14805">
          <w:rPr>
            <w:rFonts w:ascii="Calibri" w:hAnsi="Calibri"/>
            <w:lang w:val="en-US"/>
          </w:rPr>
          <w:t>from</w:t>
        </w:r>
      </w:ins>
      <w:del w:id="2210" w:author="IUCN" w:date="2019-07-10T09:14:00Z">
        <w:r>
          <w:rPr>
            <w:rFonts w:ascii="Calibri" w:hAnsi="Calibri"/>
            <w:lang w:val="en-US"/>
          </w:rPr>
          <w:delText>of</w:delText>
        </w:r>
      </w:del>
      <w:r>
        <w:rPr>
          <w:rFonts w:ascii="Calibri" w:hAnsi="Calibri"/>
          <w:lang w:val="en-US"/>
        </w:rPr>
        <w:t xml:space="preserve"> all Barometer pilot </w:t>
      </w:r>
      <w:ins w:id="2211" w:author="IUCN" w:date="2019-07-10T09:14:00Z">
        <w:r w:rsidR="00C14805">
          <w:rPr>
            <w:rFonts w:ascii="Calibri" w:hAnsi="Calibri"/>
            <w:lang w:val="en-US"/>
          </w:rPr>
          <w:t>countries common</w:t>
        </w:r>
        <w:r>
          <w:rPr>
            <w:rFonts w:ascii="Calibri" w:hAnsi="Calibri"/>
            <w:lang w:val="en-US"/>
          </w:rPr>
          <w:t xml:space="preserve"> success factors </w:t>
        </w:r>
        <w:r w:rsidR="00C14805">
          <w:rPr>
            <w:rFonts w:ascii="Calibri" w:hAnsi="Calibri"/>
            <w:lang w:val="en-US"/>
          </w:rPr>
          <w:t>include</w:t>
        </w:r>
      </w:ins>
      <w:del w:id="2212" w:author="IUCN" w:date="2019-07-10T09:14:00Z">
        <w:r>
          <w:rPr>
            <w:rFonts w:ascii="Calibri" w:hAnsi="Calibri"/>
            <w:lang w:val="en-US"/>
          </w:rPr>
          <w:delText>participants were</w:delText>
        </w:r>
      </w:del>
      <w:r>
        <w:rPr>
          <w:rFonts w:ascii="Calibri" w:hAnsi="Calibri"/>
          <w:lang w:val="en-US"/>
        </w:rPr>
        <w:t xml:space="preserve"> technical planning that incorporated a multidisciplinary approach, and intersectoral coordination in implementation</w:t>
      </w:r>
      <w:ins w:id="2213" w:author="IUCN" w:date="2019-07-10T09:14:00Z">
        <w:r w:rsidR="00C14805">
          <w:rPr>
            <w:rFonts w:ascii="Calibri" w:hAnsi="Calibri"/>
            <w:lang w:val="en-US"/>
          </w:rPr>
          <w:t>,</w:t>
        </w:r>
      </w:ins>
      <w:r>
        <w:rPr>
          <w:rFonts w:ascii="Calibri" w:hAnsi="Calibri"/>
          <w:lang w:val="en-US"/>
        </w:rPr>
        <w:t xml:space="preserve"> and directing financial flows to restoration activities.</w:t>
      </w:r>
      <w:r>
        <w:rPr>
          <w:rStyle w:val="FootnoteReference"/>
          <w:rFonts w:ascii="Calibri" w:hAnsi="Calibri"/>
          <w:lang w:val="en-US"/>
        </w:rPr>
        <w:footnoteReference w:id="39"/>
      </w:r>
    </w:p>
    <w:p w14:paraId="1C982768" w14:textId="77777777" w:rsidR="00C9441C" w:rsidRDefault="00C9441C" w:rsidP="00C9441C">
      <w:pPr>
        <w:pStyle w:val="NoSpacing"/>
        <w:rPr>
          <w:del w:id="2214" w:author="IUCN" w:date="2019-07-10T09:14:00Z"/>
          <w:lang w:val="en-GB"/>
        </w:rPr>
      </w:pPr>
    </w:p>
    <w:p w14:paraId="142C8A37" w14:textId="425656C7" w:rsidR="00C9441C" w:rsidRDefault="00C9441C" w:rsidP="00C9441C">
      <w:pPr>
        <w:pStyle w:val="BoxHighlightText"/>
        <w:spacing w:before="0"/>
        <w:rPr>
          <w:del w:id="2215" w:author="IUCN" w:date="2019-07-10T09:14:00Z"/>
          <w:b/>
        </w:rPr>
      </w:pPr>
      <w:del w:id="2216" w:author="IUCN" w:date="2019-07-10T09:14:00Z">
        <w:r w:rsidRPr="00F349F6">
          <w:rPr>
            <w:b/>
          </w:rPr>
          <w:delText xml:space="preserve">Box </w:delText>
        </w:r>
        <w:r w:rsidR="00F349F6" w:rsidRPr="00F349F6">
          <w:rPr>
            <w:b/>
          </w:rPr>
          <w:delText>5</w:delText>
        </w:r>
        <w:r w:rsidRPr="00F349F6">
          <w:rPr>
            <w:b/>
          </w:rPr>
          <w:delText>: CO2</w:delText>
        </w:r>
        <w:r w:rsidRPr="00582A4B">
          <w:rPr>
            <w:b/>
          </w:rPr>
          <w:delText xml:space="preserve"> removals </w:delText>
        </w:r>
        <w:r>
          <w:rPr>
            <w:b/>
          </w:rPr>
          <w:delText>from Bonn Challenge b</w:delText>
        </w:r>
        <w:r w:rsidRPr="00582A4B">
          <w:rPr>
            <w:b/>
          </w:rPr>
          <w:delText>arometer countries</w:delText>
        </w:r>
      </w:del>
    </w:p>
    <w:p w14:paraId="0BBF13C2" w14:textId="77777777" w:rsidR="00C9441C" w:rsidRDefault="00C9441C" w:rsidP="00C9441C">
      <w:pPr>
        <w:pStyle w:val="BoxHighlightText"/>
        <w:spacing w:before="0"/>
        <w:rPr>
          <w:del w:id="2217" w:author="IUCN" w:date="2019-07-10T09:14:00Z"/>
          <w:b/>
        </w:rPr>
      </w:pPr>
    </w:p>
    <w:p w14:paraId="3C65C0A9" w14:textId="77777777" w:rsidR="00C9441C" w:rsidRPr="00010F89" w:rsidRDefault="00C9441C" w:rsidP="00C9441C">
      <w:pPr>
        <w:pStyle w:val="BoxHighlightText"/>
        <w:spacing w:before="0"/>
        <w:rPr>
          <w:del w:id="2218" w:author="IUCN" w:date="2019-07-10T09:14:00Z"/>
        </w:rPr>
      </w:pPr>
      <w:del w:id="2219" w:author="IUCN" w:date="2019-07-10T09:14:00Z">
        <w:r w:rsidRPr="00EA799E">
          <w:rPr>
            <w:highlight w:val="yellow"/>
          </w:rPr>
          <w:delText>To be added.</w:delText>
        </w:r>
      </w:del>
    </w:p>
    <w:p w14:paraId="269CDC4D" w14:textId="77777777" w:rsidR="00C9441C" w:rsidRDefault="00C9441C" w:rsidP="00C9441C">
      <w:pPr>
        <w:pStyle w:val="NoSpacing"/>
        <w:rPr>
          <w:del w:id="2220" w:author="IUCN" w:date="2019-07-10T09:14:00Z"/>
          <w:rFonts w:cs="Arial"/>
          <w:lang w:val="en-GB"/>
        </w:rPr>
      </w:pPr>
    </w:p>
    <w:p w14:paraId="6ABC45B2" w14:textId="65562280" w:rsidR="00C9441C" w:rsidRPr="00EA799E" w:rsidRDefault="00994177" w:rsidP="00C9441C">
      <w:pPr>
        <w:spacing w:line="259" w:lineRule="auto"/>
        <w:rPr>
          <w:moveFrom w:id="2221" w:author="IUCN" w:date="2019-07-10T09:14:00Z"/>
          <w:rFonts w:ascii="Calibri" w:eastAsia="Calibri" w:hAnsi="Calibri"/>
        </w:rPr>
      </w:pPr>
      <w:del w:id="2222" w:author="IUCN" w:date="2019-07-10T09:14:00Z">
        <w:r>
          <w:rPr>
            <w:rFonts w:ascii="Calibri" w:eastAsia="Calibri" w:hAnsi="Calibri"/>
          </w:rPr>
          <w:delText xml:space="preserve">Additionally, </w:delText>
        </w:r>
        <w:r w:rsidR="00C9441C" w:rsidRPr="00EA799E">
          <w:rPr>
            <w:rFonts w:ascii="Calibri" w:eastAsia="Calibri" w:hAnsi="Calibri"/>
          </w:rPr>
          <w:delText xml:space="preserve">more than </w:delText>
        </w:r>
        <w:r w:rsidR="00C9441C" w:rsidRPr="00EA799E">
          <w:rPr>
            <w:rFonts w:ascii="Calibri" w:eastAsia="Calibri" w:hAnsi="Calibri"/>
            <w:highlight w:val="yellow"/>
          </w:rPr>
          <w:delText>14.3 million</w:delText>
        </w:r>
        <w:r w:rsidR="00C9441C" w:rsidRPr="00EA799E">
          <w:rPr>
            <w:rFonts w:ascii="Calibri" w:eastAsia="Calibri" w:hAnsi="Calibri"/>
          </w:rPr>
          <w:delText xml:space="preserve"> hectares of conservation and restoration around the world </w:delText>
        </w:r>
        <w:r>
          <w:rPr>
            <w:rFonts w:ascii="Calibri" w:eastAsia="Calibri" w:hAnsi="Calibri"/>
          </w:rPr>
          <w:delText>are planned through the Green Climate Fund (GCF) and Global Environment Facility (GEF</w:delText>
        </w:r>
      </w:del>
      <w:moveFromRangeStart w:id="2223" w:author="IUCN" w:date="2019-07-10T09:14:00Z" w:name="move13642495"/>
      <w:moveFrom w:id="2224" w:author="IUCN" w:date="2019-07-10T09:14:00Z">
        <w:r>
          <w:rPr>
            <w:rFonts w:ascii="Calibri" w:eastAsia="Calibri" w:hAnsi="Calibri"/>
          </w:rPr>
          <w:t xml:space="preserve">). Activities include </w:t>
        </w:r>
        <w:r w:rsidR="00C9441C" w:rsidRPr="00EA799E">
          <w:rPr>
            <w:rFonts w:ascii="Calibri" w:eastAsia="Calibri" w:hAnsi="Calibri"/>
          </w:rPr>
          <w:t>improved management, forest and landscape restoration, agroforestry</w:t>
        </w:r>
        <w:r>
          <w:rPr>
            <w:rFonts w:ascii="Calibri" w:eastAsia="Calibri" w:hAnsi="Calibri"/>
          </w:rPr>
          <w:t>, sustainable agriculture</w:t>
        </w:r>
        <w:r w:rsidR="00C9441C" w:rsidRPr="00EA799E">
          <w:rPr>
            <w:rFonts w:ascii="Calibri" w:eastAsia="Calibri" w:hAnsi="Calibri"/>
          </w:rPr>
          <w:t xml:space="preserve"> and pasture management, and others. However, so far only </w:t>
        </w:r>
        <w:r w:rsidR="00C9441C" w:rsidRPr="00EA799E">
          <w:rPr>
            <w:rFonts w:ascii="Calibri" w:eastAsia="Calibri" w:hAnsi="Calibri"/>
            <w:highlight w:val="yellow"/>
          </w:rPr>
          <w:t>4 percent</w:t>
        </w:r>
        <w:r w:rsidR="00C9441C" w:rsidRPr="00EA799E">
          <w:rPr>
            <w:rFonts w:ascii="Calibri" w:eastAsia="Calibri" w:hAnsi="Calibri"/>
          </w:rPr>
          <w:t xml:space="preserve"> of this </w:t>
        </w:r>
        <w:r>
          <w:rPr>
            <w:rFonts w:ascii="Calibri" w:eastAsia="Calibri" w:hAnsi="Calibri"/>
          </w:rPr>
          <w:t>has moved beyond the approval phase</w:t>
        </w:r>
        <w:r w:rsidR="00C9441C" w:rsidRPr="00EA799E">
          <w:rPr>
            <w:rFonts w:ascii="Calibri" w:eastAsia="Calibri" w:hAnsi="Calibri"/>
          </w:rPr>
          <w:t>. The majority of these projects are in tropical regions in Latin America, West Africa and Southeast Asia.</w:t>
        </w:r>
      </w:moveFrom>
    </w:p>
    <w:moveFromRangeEnd w:id="2223"/>
    <w:p w14:paraId="53CAA1B1" w14:textId="77777777" w:rsidR="00C9441C" w:rsidRDefault="00C9441C" w:rsidP="00C9441C">
      <w:pPr>
        <w:spacing w:line="259" w:lineRule="auto"/>
        <w:rPr>
          <w:rFonts w:ascii="Calibri" w:eastAsia="Calibri" w:hAnsi="Calibri"/>
          <w:color w:val="2F5496"/>
        </w:rPr>
      </w:pPr>
    </w:p>
    <w:p w14:paraId="1FA9EFF3" w14:textId="77777777" w:rsidR="00C9441C" w:rsidRDefault="00C9441C" w:rsidP="00C9441C">
      <w:pPr>
        <w:spacing w:line="259" w:lineRule="auto"/>
        <w:rPr>
          <w:rFonts w:ascii="Calibri" w:eastAsia="Calibri" w:hAnsi="Calibri"/>
          <w:color w:val="2F5496"/>
        </w:rPr>
      </w:pPr>
      <w:r>
        <w:rPr>
          <w:rFonts w:ascii="Calibri" w:eastAsia="Calibri" w:hAnsi="Calibri"/>
          <w:color w:val="2F5496"/>
        </w:rPr>
        <w:t>Indicator 2.3: Finance for forest landscape restoration activities</w:t>
      </w:r>
    </w:p>
    <w:p w14:paraId="5566FF4A" w14:textId="77777777" w:rsidR="00C9441C" w:rsidRDefault="00C9441C" w:rsidP="00C9441C">
      <w:pPr>
        <w:pStyle w:val="NoSpacing"/>
        <w:rPr>
          <w:lang w:val="en-GB"/>
        </w:rPr>
      </w:pPr>
    </w:p>
    <w:p w14:paraId="6B5C94B2" w14:textId="49990C19" w:rsidR="00C9441C" w:rsidRDefault="00C9441C" w:rsidP="00C9441C">
      <w:pPr>
        <w:pStyle w:val="NoSpacing"/>
        <w:rPr>
          <w:lang w:val="en-GB"/>
        </w:rPr>
      </w:pPr>
      <w:r>
        <w:rPr>
          <w:lang w:val="en-GB"/>
        </w:rPr>
        <w:t xml:space="preserve">The availability and access to finance is essential to the achievement of FLR </w:t>
      </w:r>
      <w:r w:rsidRPr="00F349F6">
        <w:rPr>
          <w:lang w:val="en-GB"/>
        </w:rPr>
        <w:t>commitments (</w:t>
      </w:r>
      <w:r w:rsidRPr="00F349F6">
        <w:rPr>
          <w:b/>
          <w:lang w:val="en-GB"/>
        </w:rPr>
        <w:t xml:space="preserve">Box </w:t>
      </w:r>
      <w:r w:rsidR="00F349F6" w:rsidRPr="00F349F6">
        <w:rPr>
          <w:b/>
          <w:lang w:val="en-GB"/>
        </w:rPr>
        <w:t>6</w:t>
      </w:r>
      <w:r w:rsidRPr="00F349F6">
        <w:rPr>
          <w:lang w:val="en-GB"/>
        </w:rPr>
        <w:t>). So</w:t>
      </w:r>
      <w:r>
        <w:rPr>
          <w:lang w:val="en-GB"/>
        </w:rPr>
        <w:t xml:space="preserve"> far, </w:t>
      </w:r>
      <w:commentRangeStart w:id="2225"/>
      <w:r>
        <w:rPr>
          <w:lang w:val="en-GB"/>
        </w:rPr>
        <w:t xml:space="preserve">nearly </w:t>
      </w:r>
      <w:r w:rsidRPr="001B4722">
        <w:rPr>
          <w:highlight w:val="yellow"/>
          <w:lang w:val="en-GB"/>
        </w:rPr>
        <w:t>x USD</w:t>
      </w:r>
      <w:r>
        <w:rPr>
          <w:lang w:val="en-GB"/>
        </w:rPr>
        <w:t xml:space="preserve"> has been committed from various public and private </w:t>
      </w:r>
      <w:commentRangeEnd w:id="2225"/>
      <w:r w:rsidR="00EE7880">
        <w:rPr>
          <w:rStyle w:val="CommentReference"/>
          <w:rFonts w:ascii="Times New Roman" w:hAnsi="Times New Roman" w:cs="Times New Roman"/>
          <w:lang w:val="en-GB" w:eastAsia="en-GB"/>
        </w:rPr>
        <w:commentReference w:id="2225"/>
      </w:r>
      <w:r>
        <w:rPr>
          <w:lang w:val="en-GB"/>
        </w:rPr>
        <w:t xml:space="preserve">sources. </w:t>
      </w:r>
    </w:p>
    <w:p w14:paraId="59C15032" w14:textId="77777777" w:rsidR="00C9441C" w:rsidRDefault="00C9441C" w:rsidP="00C9441C">
      <w:pPr>
        <w:pStyle w:val="NoSpacing"/>
        <w:rPr>
          <w:lang w:val="en-GB"/>
        </w:rPr>
      </w:pPr>
    </w:p>
    <w:p w14:paraId="682E7EC7" w14:textId="1FABABFB" w:rsidR="00C9441C" w:rsidRPr="00F349F6" w:rsidRDefault="00C9441C" w:rsidP="00C9441C">
      <w:pPr>
        <w:pStyle w:val="BoxHighlightText"/>
        <w:spacing w:before="0"/>
        <w:rPr>
          <w:b/>
          <w:lang w:val="en-US" w:eastAsia="en-US"/>
        </w:rPr>
      </w:pPr>
      <w:r w:rsidRPr="00F349F6">
        <w:rPr>
          <w:b/>
          <w:lang w:val="en-US" w:eastAsia="en-US"/>
        </w:rPr>
        <w:t xml:space="preserve">Box </w:t>
      </w:r>
      <w:r w:rsidR="00F349F6" w:rsidRPr="00F349F6">
        <w:rPr>
          <w:b/>
          <w:lang w:val="en-US" w:eastAsia="en-US"/>
        </w:rPr>
        <w:t>6</w:t>
      </w:r>
      <w:r w:rsidRPr="00F349F6">
        <w:rPr>
          <w:b/>
          <w:lang w:val="en-US" w:eastAsia="en-US"/>
        </w:rPr>
        <w:t xml:space="preserve">: Financing needs for forest landscape restoration </w:t>
      </w:r>
    </w:p>
    <w:p w14:paraId="5AC298B8" w14:textId="269FDDB0" w:rsidR="00C9441C" w:rsidRDefault="00C9441C" w:rsidP="00C9441C">
      <w:pPr>
        <w:pStyle w:val="BoxHighlightText"/>
        <w:spacing w:before="0"/>
        <w:rPr>
          <w:lang w:val="en-US" w:eastAsia="en-US"/>
        </w:rPr>
      </w:pPr>
      <w:r w:rsidRPr="00F349F6">
        <w:rPr>
          <w:lang w:val="en-US" w:eastAsia="en-US"/>
        </w:rPr>
        <w:t>If</w:t>
      </w:r>
      <w:r w:rsidRPr="00D82816">
        <w:rPr>
          <w:lang w:val="en-US" w:eastAsia="en-US"/>
        </w:rPr>
        <w:t xml:space="preserve"> FLR activities are to be scaled up to meet global goals, the expected costs of FLR projects must be clearly communicated to investors, donors, and other financiers. According to estimates </w:t>
      </w:r>
      <w:r>
        <w:rPr>
          <w:lang w:val="en-US" w:eastAsia="en-US"/>
        </w:rPr>
        <w:t>produced by</w:t>
      </w:r>
      <w:r w:rsidRPr="00D82816">
        <w:rPr>
          <w:lang w:val="en-US" w:eastAsia="en-US"/>
        </w:rPr>
        <w:t xml:space="preserve"> </w:t>
      </w:r>
      <w:r>
        <w:rPr>
          <w:lang w:val="en-US" w:eastAsia="en-US"/>
        </w:rPr>
        <w:t xml:space="preserve">The Economics of Ecosystems and Biodiversity </w:t>
      </w:r>
      <w:r w:rsidRPr="00D82816">
        <w:rPr>
          <w:lang w:val="en-US" w:eastAsia="en-US"/>
        </w:rPr>
        <w:t>(</w:t>
      </w:r>
      <w:r w:rsidRPr="00D82816">
        <w:rPr>
          <w:highlight w:val="yellow"/>
          <w:lang w:val="en-US" w:eastAsia="en-US"/>
        </w:rPr>
        <w:t>TEEB</w:t>
      </w:r>
      <w:r w:rsidRPr="00D82816">
        <w:rPr>
          <w:lang w:val="en-US" w:eastAsia="en-US"/>
        </w:rPr>
        <w:t>), global cost-per-hectare estimate of FLR range from USD 2,390 to USD 3,450 (</w:t>
      </w:r>
      <w:r w:rsidRPr="00F349F6">
        <w:rPr>
          <w:b/>
          <w:lang w:val="en-US" w:eastAsia="en-US"/>
        </w:rPr>
        <w:t xml:space="preserve">Table </w:t>
      </w:r>
      <w:r w:rsidR="00F349F6" w:rsidRPr="00F349F6">
        <w:rPr>
          <w:b/>
          <w:lang w:val="en-US" w:eastAsia="en-US"/>
        </w:rPr>
        <w:t>5</w:t>
      </w:r>
      <w:r w:rsidRPr="00F349F6">
        <w:rPr>
          <w:lang w:val="en-US" w:eastAsia="en-US"/>
        </w:rPr>
        <w:t>).</w:t>
      </w:r>
      <w:r w:rsidRPr="00F349F6">
        <w:rPr>
          <w:vertAlign w:val="superscript"/>
          <w:lang w:val="en-US" w:eastAsia="en-US"/>
        </w:rPr>
        <w:footnoteReference w:id="40"/>
      </w:r>
      <w:r w:rsidRPr="00D82816">
        <w:rPr>
          <w:lang w:val="en-US" w:eastAsia="en-US"/>
        </w:rPr>
        <w:t xml:space="preserve"> </w:t>
      </w:r>
    </w:p>
    <w:p w14:paraId="7669B16B" w14:textId="77777777" w:rsidR="00C9441C" w:rsidRDefault="00C9441C" w:rsidP="00C9441C">
      <w:pPr>
        <w:pStyle w:val="BoxHighlightText"/>
        <w:spacing w:before="0"/>
        <w:rPr>
          <w:lang w:val="en-US" w:eastAsia="en-US"/>
        </w:rPr>
      </w:pPr>
      <w:r>
        <w:rPr>
          <w:noProof/>
          <w:lang w:val="en-US"/>
          <w:rPrChange w:id="2226" w:author="CF" w:date="2019-07-10T09:14:00Z">
            <w:rPr>
              <w:noProof/>
            </w:rPr>
          </w:rPrChange>
        </w:rPr>
        <mc:AlternateContent>
          <mc:Choice Requires="wps">
            <w:drawing>
              <wp:anchor distT="0" distB="0" distL="114300" distR="114300" simplePos="0" relativeHeight="251659264" behindDoc="0" locked="0" layoutInCell="1" allowOverlap="1" wp14:anchorId="7EF6BB96" wp14:editId="5A876C77">
                <wp:simplePos x="0" y="0"/>
                <wp:positionH relativeFrom="column">
                  <wp:posOffset>177800</wp:posOffset>
                </wp:positionH>
                <wp:positionV relativeFrom="paragraph">
                  <wp:posOffset>15240</wp:posOffset>
                </wp:positionV>
                <wp:extent cx="5448300" cy="12617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5448300" cy="12617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9B077D" w14:textId="023B5B45" w:rsidR="00060BA1" w:rsidRPr="0073306D" w:rsidRDefault="00060BA1" w:rsidP="00C9441C">
                            <w:pPr>
                              <w:spacing w:line="250" w:lineRule="atLeast"/>
                              <w:rPr>
                                <w:rFonts w:ascii="Arial" w:eastAsia="Calibri" w:hAnsi="Arial"/>
                                <w:sz w:val="20"/>
                                <w:szCs w:val="20"/>
                                <w:lang w:val="en-US" w:eastAsia="en-US"/>
                              </w:rPr>
                            </w:pPr>
                            <w:r w:rsidRPr="00F349F6">
                              <w:rPr>
                                <w:rFonts w:ascii="Arial" w:eastAsia="Calibri" w:hAnsi="Arial"/>
                                <w:sz w:val="20"/>
                                <w:szCs w:val="20"/>
                                <w:lang w:val="en-US" w:eastAsia="en-US"/>
                              </w:rPr>
                              <w:t>Table 5</w:t>
                            </w:r>
                          </w:p>
                          <w:tbl>
                            <w:tblPr>
                              <w:tblStyle w:val="TableGrid1"/>
                              <w:tblW w:w="5000" w:type="pct"/>
                              <w:jc w:val="center"/>
                              <w:tblLook w:val="04A0" w:firstRow="1" w:lastRow="0" w:firstColumn="1" w:lastColumn="0" w:noHBand="0" w:noVBand="1"/>
                            </w:tblPr>
                            <w:tblGrid>
                              <w:gridCol w:w="2401"/>
                              <w:gridCol w:w="1498"/>
                              <w:gridCol w:w="1628"/>
                              <w:gridCol w:w="1486"/>
                              <w:gridCol w:w="1269"/>
                            </w:tblGrid>
                            <w:tr w:rsidR="00060BA1" w:rsidRPr="0073306D" w14:paraId="5B9EBA76" w14:textId="77777777" w:rsidTr="0073306D">
                              <w:trPr>
                                <w:jc w:val="center"/>
                              </w:trPr>
                              <w:tc>
                                <w:tcPr>
                                  <w:tcW w:w="1449" w:type="pct"/>
                                  <w:vMerge w:val="restart"/>
                                  <w:shd w:val="clear" w:color="auto" w:fill="FFFFFF"/>
                                </w:tcPr>
                                <w:p w14:paraId="497AFC35"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Initiative/target</w:t>
                                  </w:r>
                                </w:p>
                              </w:tc>
                              <w:tc>
                                <w:tcPr>
                                  <w:tcW w:w="904" w:type="pct"/>
                                  <w:vMerge w:val="restart"/>
                                  <w:shd w:val="clear" w:color="auto" w:fill="FFFFFF"/>
                                </w:tcPr>
                                <w:p w14:paraId="0E2A6722"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Land area (million ha)</w:t>
                                  </w:r>
                                </w:p>
                              </w:tc>
                              <w:tc>
                                <w:tcPr>
                                  <w:tcW w:w="983" w:type="pct"/>
                                  <w:vMerge w:val="restart"/>
                                  <w:shd w:val="clear" w:color="auto" w:fill="FFFFFF"/>
                                </w:tcPr>
                                <w:p w14:paraId="0BC329B8"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Time frame</w:t>
                                  </w:r>
                                </w:p>
                              </w:tc>
                              <w:tc>
                                <w:tcPr>
                                  <w:tcW w:w="1663" w:type="pct"/>
                                  <w:gridSpan w:val="2"/>
                                  <w:shd w:val="clear" w:color="auto" w:fill="FFFFFF"/>
                                </w:tcPr>
                                <w:p w14:paraId="59242B51"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Estimated budget required (billion USD)</w:t>
                                  </w:r>
                                </w:p>
                              </w:tc>
                            </w:tr>
                            <w:tr w:rsidR="00060BA1" w:rsidRPr="0073306D" w14:paraId="1E460923" w14:textId="77777777" w:rsidTr="0073306D">
                              <w:trPr>
                                <w:jc w:val="center"/>
                              </w:trPr>
                              <w:tc>
                                <w:tcPr>
                                  <w:tcW w:w="1449" w:type="pct"/>
                                  <w:vMerge/>
                                  <w:shd w:val="clear" w:color="auto" w:fill="FFFFFF"/>
                                </w:tcPr>
                                <w:p w14:paraId="73641A41" w14:textId="77777777" w:rsidR="00060BA1" w:rsidRPr="0073306D" w:rsidRDefault="00060BA1" w:rsidP="00D82816">
                                  <w:pPr>
                                    <w:spacing w:line="250" w:lineRule="atLeast"/>
                                    <w:rPr>
                                      <w:rFonts w:ascii="Arial" w:eastAsia="Calibri" w:hAnsi="Arial"/>
                                      <w:sz w:val="20"/>
                                      <w:szCs w:val="20"/>
                                      <w:lang w:val="en-US" w:eastAsia="en-US"/>
                                    </w:rPr>
                                  </w:pPr>
                                </w:p>
                              </w:tc>
                              <w:tc>
                                <w:tcPr>
                                  <w:tcW w:w="904" w:type="pct"/>
                                  <w:vMerge/>
                                  <w:shd w:val="clear" w:color="auto" w:fill="FFFFFF"/>
                                </w:tcPr>
                                <w:p w14:paraId="62502433" w14:textId="77777777" w:rsidR="00060BA1" w:rsidRPr="0073306D" w:rsidRDefault="00060BA1" w:rsidP="00D82816">
                                  <w:pPr>
                                    <w:spacing w:line="250" w:lineRule="atLeast"/>
                                    <w:rPr>
                                      <w:rFonts w:ascii="Arial" w:eastAsia="Calibri" w:hAnsi="Arial"/>
                                      <w:sz w:val="20"/>
                                      <w:szCs w:val="20"/>
                                      <w:lang w:val="en-US" w:eastAsia="en-US"/>
                                    </w:rPr>
                                  </w:pPr>
                                </w:p>
                              </w:tc>
                              <w:tc>
                                <w:tcPr>
                                  <w:tcW w:w="983" w:type="pct"/>
                                  <w:vMerge/>
                                  <w:shd w:val="clear" w:color="auto" w:fill="FFFFFF"/>
                                </w:tcPr>
                                <w:p w14:paraId="3789AAA5" w14:textId="77777777" w:rsidR="00060BA1" w:rsidRPr="0073306D" w:rsidRDefault="00060BA1" w:rsidP="00D82816">
                                  <w:pPr>
                                    <w:spacing w:line="250" w:lineRule="atLeast"/>
                                    <w:rPr>
                                      <w:rFonts w:ascii="Arial" w:eastAsia="Calibri" w:hAnsi="Arial"/>
                                      <w:sz w:val="20"/>
                                      <w:szCs w:val="20"/>
                                      <w:lang w:val="en-US" w:eastAsia="en-US"/>
                                    </w:rPr>
                                  </w:pPr>
                                </w:p>
                              </w:tc>
                              <w:tc>
                                <w:tcPr>
                                  <w:tcW w:w="897" w:type="pct"/>
                                  <w:shd w:val="clear" w:color="auto" w:fill="FFFFFF"/>
                                </w:tcPr>
                                <w:p w14:paraId="376447EB"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Total</w:t>
                                  </w:r>
                                </w:p>
                              </w:tc>
                              <w:tc>
                                <w:tcPr>
                                  <w:tcW w:w="766" w:type="pct"/>
                                  <w:shd w:val="clear" w:color="auto" w:fill="FFFFFF"/>
                                </w:tcPr>
                                <w:p w14:paraId="1D27E341"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Annual</w:t>
                                  </w:r>
                                </w:p>
                              </w:tc>
                            </w:tr>
                            <w:tr w:rsidR="00060BA1" w:rsidRPr="0073306D" w14:paraId="62840703" w14:textId="77777777" w:rsidTr="0073306D">
                              <w:trPr>
                                <w:jc w:val="center"/>
                              </w:trPr>
                              <w:tc>
                                <w:tcPr>
                                  <w:tcW w:w="1449" w:type="pct"/>
                                </w:tcPr>
                                <w:p w14:paraId="7FD932FE"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Bonn Challenge</w:t>
                                  </w:r>
                                </w:p>
                              </w:tc>
                              <w:tc>
                                <w:tcPr>
                                  <w:tcW w:w="904" w:type="pct"/>
                                </w:tcPr>
                                <w:p w14:paraId="4A862BB7"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150</w:t>
                                  </w:r>
                                </w:p>
                              </w:tc>
                              <w:tc>
                                <w:tcPr>
                                  <w:tcW w:w="983" w:type="pct"/>
                                </w:tcPr>
                                <w:p w14:paraId="1847E59F"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2011-2020</w:t>
                                  </w:r>
                                </w:p>
                              </w:tc>
                              <w:tc>
                                <w:tcPr>
                                  <w:tcW w:w="897" w:type="pct"/>
                                </w:tcPr>
                                <w:p w14:paraId="1940CBF2"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359 - 518</w:t>
                                  </w:r>
                                </w:p>
                              </w:tc>
                              <w:tc>
                                <w:tcPr>
                                  <w:tcW w:w="766" w:type="pct"/>
                                </w:tcPr>
                                <w:p w14:paraId="65DCCBD1"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36 - 52</w:t>
                                  </w:r>
                                </w:p>
                              </w:tc>
                            </w:tr>
                            <w:tr w:rsidR="00060BA1" w:rsidRPr="0073306D" w14:paraId="57B63A10" w14:textId="77777777" w:rsidTr="0073306D">
                              <w:trPr>
                                <w:jc w:val="center"/>
                              </w:trPr>
                              <w:tc>
                                <w:tcPr>
                                  <w:tcW w:w="1449" w:type="pct"/>
                                </w:tcPr>
                                <w:p w14:paraId="7E0DE21E"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NYDF</w:t>
                                  </w:r>
                                </w:p>
                              </w:tc>
                              <w:tc>
                                <w:tcPr>
                                  <w:tcW w:w="904" w:type="pct"/>
                                </w:tcPr>
                                <w:p w14:paraId="75A8858B"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350</w:t>
                                  </w:r>
                                </w:p>
                              </w:tc>
                              <w:tc>
                                <w:tcPr>
                                  <w:tcW w:w="983" w:type="pct"/>
                                </w:tcPr>
                                <w:p w14:paraId="5D180E05"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2014-2030</w:t>
                                  </w:r>
                                </w:p>
                              </w:tc>
                              <w:tc>
                                <w:tcPr>
                                  <w:tcW w:w="897" w:type="pct"/>
                                </w:tcPr>
                                <w:p w14:paraId="7EDEBEA3"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837 – 1,208</w:t>
                                  </w:r>
                                </w:p>
                              </w:tc>
                              <w:tc>
                                <w:tcPr>
                                  <w:tcW w:w="766" w:type="pct"/>
                                </w:tcPr>
                                <w:p w14:paraId="424477D7"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49 - 71</w:t>
                                  </w:r>
                                </w:p>
                              </w:tc>
                            </w:tr>
                          </w:tbl>
                          <w:p w14:paraId="04DE522E" w14:textId="77777777" w:rsidR="00060BA1" w:rsidRPr="00F93FF1" w:rsidRDefault="00060BA1" w:rsidP="00C9441C">
                            <w:pPr>
                              <w:spacing w:line="250" w:lineRule="atLeast"/>
                              <w:rPr>
                                <w:rFonts w:ascii="Calibri" w:eastAsia="Calibri" w:hAnsi="Calibri"/>
                                <w:i/>
                                <w:sz w:val="20"/>
                                <w:szCs w:val="20"/>
                                <w:lang w:val="en-US" w:eastAsia="en-US"/>
                              </w:rPr>
                            </w:pPr>
                            <w:r w:rsidRPr="00F93FF1">
                              <w:rPr>
                                <w:rFonts w:ascii="Calibri" w:eastAsia="Calibri" w:hAnsi="Calibri"/>
                                <w:i/>
                                <w:sz w:val="20"/>
                                <w:szCs w:val="20"/>
                                <w:lang w:val="en-US" w:eastAsia="en-US"/>
                              </w:rPr>
                              <w:t>Source: Own Adaptation of FAO and Global Mechanism of the UNCCD, 2015 following TEEB, 2009b</w:t>
                            </w:r>
                          </w:p>
                          <w:p w14:paraId="6003646F" w14:textId="77777777" w:rsidR="00060BA1" w:rsidRPr="0073306D" w:rsidRDefault="00060BA1" w:rsidP="00C9441C">
                            <w:pPr>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F6BB96" id="_x0000_t202" coordsize="21600,21600" o:spt="202" path="m,l,21600r21600,l21600,xe">
                <v:stroke joinstyle="miter"/>
                <v:path gradientshapeok="t" o:connecttype="rect"/>
              </v:shapetype>
              <v:shape id="Text Box 2" o:spid="_x0000_s1026" type="#_x0000_t202" style="position:absolute;left:0;text-align:left;margin-left:14pt;margin-top:1.2pt;width:429pt;height:9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" filled="f" stroked="f">
                <v:textbox>
                  <w:txbxContent>
                    <w:p w14:paraId="0F9B077D" w14:textId="023B5B45" w:rsidR="00060BA1" w:rsidRPr="0073306D" w:rsidRDefault="00060BA1" w:rsidP="00C9441C">
                      <w:pPr>
                        <w:spacing w:line="250" w:lineRule="atLeast"/>
                        <w:rPr>
                          <w:rFonts w:ascii="Arial" w:eastAsia="Calibri" w:hAnsi="Arial"/>
                          <w:sz w:val="20"/>
                          <w:szCs w:val="20"/>
                          <w:lang w:val="en-US" w:eastAsia="en-US"/>
                        </w:rPr>
                      </w:pPr>
                      <w:r w:rsidRPr="00F349F6">
                        <w:rPr>
                          <w:rFonts w:ascii="Arial" w:eastAsia="Calibri" w:hAnsi="Arial"/>
                          <w:sz w:val="20"/>
                          <w:szCs w:val="20"/>
                          <w:lang w:val="en-US" w:eastAsia="en-US"/>
                        </w:rPr>
                        <w:t>Table 5</w:t>
                      </w:r>
                    </w:p>
                    <w:tbl>
                      <w:tblPr>
                        <w:tblStyle w:val="TableGrid1"/>
                        <w:tblW w:w="5000" w:type="pct"/>
                        <w:jc w:val="center"/>
                        <w:tblLook w:val="04A0" w:firstRow="1" w:lastRow="0" w:firstColumn="1" w:lastColumn="0" w:noHBand="0" w:noVBand="1"/>
                      </w:tblPr>
                      <w:tblGrid>
                        <w:gridCol w:w="2401"/>
                        <w:gridCol w:w="1498"/>
                        <w:gridCol w:w="1628"/>
                        <w:gridCol w:w="1486"/>
                        <w:gridCol w:w="1269"/>
                      </w:tblGrid>
                      <w:tr w:rsidR="00060BA1" w:rsidRPr="0073306D" w14:paraId="5B9EBA76" w14:textId="77777777" w:rsidTr="0073306D">
                        <w:trPr>
                          <w:jc w:val="center"/>
                        </w:trPr>
                        <w:tc>
                          <w:tcPr>
                            <w:tcW w:w="1449" w:type="pct"/>
                            <w:vMerge w:val="restart"/>
                            <w:shd w:val="clear" w:color="auto" w:fill="FFFFFF"/>
                          </w:tcPr>
                          <w:p w14:paraId="497AFC35"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Initiative/target</w:t>
                            </w:r>
                          </w:p>
                        </w:tc>
                        <w:tc>
                          <w:tcPr>
                            <w:tcW w:w="904" w:type="pct"/>
                            <w:vMerge w:val="restart"/>
                            <w:shd w:val="clear" w:color="auto" w:fill="FFFFFF"/>
                          </w:tcPr>
                          <w:p w14:paraId="0E2A6722"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Land area (million ha)</w:t>
                            </w:r>
                          </w:p>
                        </w:tc>
                        <w:tc>
                          <w:tcPr>
                            <w:tcW w:w="983" w:type="pct"/>
                            <w:vMerge w:val="restart"/>
                            <w:shd w:val="clear" w:color="auto" w:fill="FFFFFF"/>
                          </w:tcPr>
                          <w:p w14:paraId="0BC329B8"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Time frame</w:t>
                            </w:r>
                          </w:p>
                        </w:tc>
                        <w:tc>
                          <w:tcPr>
                            <w:tcW w:w="1663" w:type="pct"/>
                            <w:gridSpan w:val="2"/>
                            <w:shd w:val="clear" w:color="auto" w:fill="FFFFFF"/>
                          </w:tcPr>
                          <w:p w14:paraId="59242B51"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Estimated budget required (billion USD)</w:t>
                            </w:r>
                          </w:p>
                        </w:tc>
                      </w:tr>
                      <w:tr w:rsidR="00060BA1" w:rsidRPr="0073306D" w14:paraId="1E460923" w14:textId="77777777" w:rsidTr="0073306D">
                        <w:trPr>
                          <w:jc w:val="center"/>
                        </w:trPr>
                        <w:tc>
                          <w:tcPr>
                            <w:tcW w:w="1449" w:type="pct"/>
                            <w:vMerge/>
                            <w:shd w:val="clear" w:color="auto" w:fill="FFFFFF"/>
                          </w:tcPr>
                          <w:p w14:paraId="73641A41" w14:textId="77777777" w:rsidR="00060BA1" w:rsidRPr="0073306D" w:rsidRDefault="00060BA1" w:rsidP="00D82816">
                            <w:pPr>
                              <w:spacing w:line="250" w:lineRule="atLeast"/>
                              <w:rPr>
                                <w:rFonts w:ascii="Arial" w:eastAsia="Calibri" w:hAnsi="Arial"/>
                                <w:sz w:val="20"/>
                                <w:szCs w:val="20"/>
                                <w:lang w:val="en-US" w:eastAsia="en-US"/>
                              </w:rPr>
                            </w:pPr>
                          </w:p>
                        </w:tc>
                        <w:tc>
                          <w:tcPr>
                            <w:tcW w:w="904" w:type="pct"/>
                            <w:vMerge/>
                            <w:shd w:val="clear" w:color="auto" w:fill="FFFFFF"/>
                          </w:tcPr>
                          <w:p w14:paraId="62502433" w14:textId="77777777" w:rsidR="00060BA1" w:rsidRPr="0073306D" w:rsidRDefault="00060BA1" w:rsidP="00D82816">
                            <w:pPr>
                              <w:spacing w:line="250" w:lineRule="atLeast"/>
                              <w:rPr>
                                <w:rFonts w:ascii="Arial" w:eastAsia="Calibri" w:hAnsi="Arial"/>
                                <w:sz w:val="20"/>
                                <w:szCs w:val="20"/>
                                <w:lang w:val="en-US" w:eastAsia="en-US"/>
                              </w:rPr>
                            </w:pPr>
                          </w:p>
                        </w:tc>
                        <w:tc>
                          <w:tcPr>
                            <w:tcW w:w="983" w:type="pct"/>
                            <w:vMerge/>
                            <w:shd w:val="clear" w:color="auto" w:fill="FFFFFF"/>
                          </w:tcPr>
                          <w:p w14:paraId="3789AAA5" w14:textId="77777777" w:rsidR="00060BA1" w:rsidRPr="0073306D" w:rsidRDefault="00060BA1" w:rsidP="00D82816">
                            <w:pPr>
                              <w:spacing w:line="250" w:lineRule="atLeast"/>
                              <w:rPr>
                                <w:rFonts w:ascii="Arial" w:eastAsia="Calibri" w:hAnsi="Arial"/>
                                <w:sz w:val="20"/>
                                <w:szCs w:val="20"/>
                                <w:lang w:val="en-US" w:eastAsia="en-US"/>
                              </w:rPr>
                            </w:pPr>
                          </w:p>
                        </w:tc>
                        <w:tc>
                          <w:tcPr>
                            <w:tcW w:w="897" w:type="pct"/>
                            <w:shd w:val="clear" w:color="auto" w:fill="FFFFFF"/>
                          </w:tcPr>
                          <w:p w14:paraId="376447EB"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Total</w:t>
                            </w:r>
                          </w:p>
                        </w:tc>
                        <w:tc>
                          <w:tcPr>
                            <w:tcW w:w="766" w:type="pct"/>
                            <w:shd w:val="clear" w:color="auto" w:fill="FFFFFF"/>
                          </w:tcPr>
                          <w:p w14:paraId="1D27E341"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Annual</w:t>
                            </w:r>
                          </w:p>
                        </w:tc>
                      </w:tr>
                      <w:tr w:rsidR="00060BA1" w:rsidRPr="0073306D" w14:paraId="62840703" w14:textId="77777777" w:rsidTr="0073306D">
                        <w:trPr>
                          <w:jc w:val="center"/>
                        </w:trPr>
                        <w:tc>
                          <w:tcPr>
                            <w:tcW w:w="1449" w:type="pct"/>
                          </w:tcPr>
                          <w:p w14:paraId="7FD932FE"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Bonn Challenge</w:t>
                            </w:r>
                          </w:p>
                        </w:tc>
                        <w:tc>
                          <w:tcPr>
                            <w:tcW w:w="904" w:type="pct"/>
                          </w:tcPr>
                          <w:p w14:paraId="4A862BB7"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150</w:t>
                            </w:r>
                          </w:p>
                        </w:tc>
                        <w:tc>
                          <w:tcPr>
                            <w:tcW w:w="983" w:type="pct"/>
                          </w:tcPr>
                          <w:p w14:paraId="1847E59F"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2011-2020</w:t>
                            </w:r>
                          </w:p>
                        </w:tc>
                        <w:tc>
                          <w:tcPr>
                            <w:tcW w:w="897" w:type="pct"/>
                          </w:tcPr>
                          <w:p w14:paraId="1940CBF2"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359 - 518</w:t>
                            </w:r>
                          </w:p>
                        </w:tc>
                        <w:tc>
                          <w:tcPr>
                            <w:tcW w:w="766" w:type="pct"/>
                          </w:tcPr>
                          <w:p w14:paraId="65DCCBD1"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36 - 52</w:t>
                            </w:r>
                          </w:p>
                        </w:tc>
                      </w:tr>
                      <w:tr w:rsidR="00060BA1" w:rsidRPr="0073306D" w14:paraId="57B63A10" w14:textId="77777777" w:rsidTr="0073306D">
                        <w:trPr>
                          <w:jc w:val="center"/>
                        </w:trPr>
                        <w:tc>
                          <w:tcPr>
                            <w:tcW w:w="1449" w:type="pct"/>
                          </w:tcPr>
                          <w:p w14:paraId="7E0DE21E"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NYDF</w:t>
                            </w:r>
                          </w:p>
                        </w:tc>
                        <w:tc>
                          <w:tcPr>
                            <w:tcW w:w="904" w:type="pct"/>
                          </w:tcPr>
                          <w:p w14:paraId="75A8858B"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350</w:t>
                            </w:r>
                          </w:p>
                        </w:tc>
                        <w:tc>
                          <w:tcPr>
                            <w:tcW w:w="983" w:type="pct"/>
                          </w:tcPr>
                          <w:p w14:paraId="5D180E05"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2014-2030</w:t>
                            </w:r>
                          </w:p>
                        </w:tc>
                        <w:tc>
                          <w:tcPr>
                            <w:tcW w:w="897" w:type="pct"/>
                          </w:tcPr>
                          <w:p w14:paraId="7EDEBEA3"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837 – 1,208</w:t>
                            </w:r>
                          </w:p>
                        </w:tc>
                        <w:tc>
                          <w:tcPr>
                            <w:tcW w:w="766" w:type="pct"/>
                          </w:tcPr>
                          <w:p w14:paraId="424477D7" w14:textId="77777777" w:rsidR="00060BA1" w:rsidRPr="0073306D" w:rsidRDefault="00060BA1" w:rsidP="00D82816">
                            <w:pPr>
                              <w:spacing w:line="250" w:lineRule="atLeast"/>
                              <w:rPr>
                                <w:rFonts w:ascii="Arial" w:eastAsia="Calibri" w:hAnsi="Arial"/>
                                <w:sz w:val="20"/>
                                <w:szCs w:val="20"/>
                                <w:lang w:val="en-US" w:eastAsia="en-US"/>
                              </w:rPr>
                            </w:pPr>
                            <w:r w:rsidRPr="0073306D">
                              <w:rPr>
                                <w:rFonts w:ascii="Arial" w:eastAsia="Calibri" w:hAnsi="Arial"/>
                                <w:sz w:val="20"/>
                                <w:szCs w:val="20"/>
                                <w:lang w:val="en-US" w:eastAsia="en-US"/>
                              </w:rPr>
                              <w:t>49 - 71</w:t>
                            </w:r>
                          </w:p>
                        </w:tc>
                      </w:tr>
                    </w:tbl>
                    <w:p w14:paraId="04DE522E" w14:textId="77777777" w:rsidR="00060BA1" w:rsidRPr="00F93FF1" w:rsidRDefault="00060BA1" w:rsidP="00C9441C">
                      <w:pPr>
                        <w:spacing w:line="250" w:lineRule="atLeast"/>
                        <w:rPr>
                          <w:rFonts w:ascii="Calibri" w:eastAsia="Calibri" w:hAnsi="Calibri"/>
                          <w:i/>
                          <w:sz w:val="20"/>
                          <w:szCs w:val="20"/>
                          <w:lang w:val="en-US" w:eastAsia="en-US"/>
                        </w:rPr>
                      </w:pPr>
                      <w:r w:rsidRPr="00F93FF1">
                        <w:rPr>
                          <w:rFonts w:ascii="Calibri" w:eastAsia="Calibri" w:hAnsi="Calibri"/>
                          <w:i/>
                          <w:sz w:val="20"/>
                          <w:szCs w:val="20"/>
                          <w:lang w:val="en-US" w:eastAsia="en-US"/>
                        </w:rPr>
                        <w:t>Source: Own Adaptation of FAO and Global Mechanism of the UNCCD, 2015 following TEEB, 2009b</w:t>
                      </w:r>
                    </w:p>
                    <w:p w14:paraId="6003646F" w14:textId="77777777" w:rsidR="00060BA1" w:rsidRPr="0073306D" w:rsidRDefault="00060BA1" w:rsidP="00C9441C">
                      <w:pPr>
                        <w:rPr>
                          <w:sz w:val="20"/>
                          <w:szCs w:val="20"/>
                          <w:lang w:val="en-US"/>
                        </w:rPr>
                      </w:pPr>
                    </w:p>
                  </w:txbxContent>
                </v:textbox>
                <w10:wrap type="square"/>
              </v:shape>
            </w:pict>
          </mc:Fallback>
        </mc:AlternateContent>
      </w:r>
    </w:p>
    <w:p w14:paraId="4FC84943" w14:textId="77777777" w:rsidR="00C9441C" w:rsidRDefault="00C9441C" w:rsidP="00C9441C">
      <w:pPr>
        <w:pStyle w:val="BoxHighlightText"/>
        <w:spacing w:before="0"/>
        <w:rPr>
          <w:lang w:val="en-US" w:eastAsia="en-US"/>
        </w:rPr>
      </w:pPr>
      <w:r w:rsidRPr="00D82816">
        <w:rPr>
          <w:lang w:val="en-US" w:eastAsia="en-US"/>
        </w:rPr>
        <w:t>The cost estimates were derived from 95 peer-reviewed studies on FLR projects and consider factors such as the forest biome.</w:t>
      </w:r>
      <w:r w:rsidRPr="00D82816">
        <w:rPr>
          <w:vertAlign w:val="superscript"/>
          <w:lang w:val="en-US" w:eastAsia="en-US"/>
        </w:rPr>
        <w:footnoteReference w:id="41"/>
      </w:r>
      <w:r>
        <w:rPr>
          <w:lang w:val="en-US" w:eastAsia="en-US"/>
        </w:rPr>
        <w:t xml:space="preserve"> </w:t>
      </w:r>
      <w:r w:rsidRPr="00D82816">
        <w:rPr>
          <w:lang w:val="en-US" w:eastAsia="en-US"/>
        </w:rPr>
        <w:t>Opportunity costs of forgoing alternate land uses are not included within these cost estimates. Additionally, the costs of individual projects will vary from site to site according to degree of degradation and specific</w:t>
      </w:r>
      <w:r>
        <w:rPr>
          <w:lang w:val="en-US" w:eastAsia="en-US"/>
        </w:rPr>
        <w:t xml:space="preserve"> social, political, and biophysical</w:t>
      </w:r>
      <w:r w:rsidRPr="00D82816">
        <w:rPr>
          <w:lang w:val="en-US" w:eastAsia="en-US"/>
        </w:rPr>
        <w:t xml:space="preserve"> characteristics and circumstances. Another limitation to estimating the financial need for FLR activities is the lack of </w:t>
      </w:r>
      <w:r w:rsidRPr="00D82816">
        <w:rPr>
          <w:lang w:val="en-US" w:eastAsia="en-US"/>
        </w:rPr>
        <w:lastRenderedPageBreak/>
        <w:t xml:space="preserve">detailed reporting of observed costs in academic literature. A larger body of reliable cost reporting is needed for more accurate global estimates of the cost of </w:t>
      </w:r>
      <w:r>
        <w:rPr>
          <w:lang w:val="en-US" w:eastAsia="en-US"/>
        </w:rPr>
        <w:t>FLR projects</w:t>
      </w:r>
      <w:r w:rsidRPr="00D82816">
        <w:rPr>
          <w:lang w:val="en-US" w:eastAsia="en-US"/>
        </w:rPr>
        <w:t>.</w:t>
      </w:r>
      <w:r w:rsidRPr="00D82816">
        <w:rPr>
          <w:vertAlign w:val="superscript"/>
          <w:lang w:val="en-US" w:eastAsia="en-US"/>
        </w:rPr>
        <w:footnoteReference w:id="42"/>
      </w:r>
    </w:p>
    <w:p w14:paraId="51AF5EB0" w14:textId="77777777" w:rsidR="00C9441C" w:rsidRDefault="00C9441C" w:rsidP="00C9441C">
      <w:pPr>
        <w:pStyle w:val="NoSpacing"/>
        <w:rPr>
          <w:lang w:val="en-GB"/>
        </w:rPr>
      </w:pPr>
    </w:p>
    <w:p w14:paraId="4FD06D7D" w14:textId="553BC160" w:rsidR="00C9441C" w:rsidRPr="00F349F6" w:rsidRDefault="00C9441C" w:rsidP="00C9441C">
      <w:pPr>
        <w:pStyle w:val="NoSpacing"/>
        <w:rPr>
          <w:lang w:val="en-GB"/>
        </w:rPr>
      </w:pPr>
      <w:commentRangeStart w:id="2227"/>
      <w:r>
        <w:rPr>
          <w:lang w:val="en-GB"/>
        </w:rPr>
        <w:t xml:space="preserve">According to the Bonn Challenge Barometer, USD 9.5 billion has been </w:t>
      </w:r>
      <w:proofErr w:type="spellStart"/>
      <w:r>
        <w:rPr>
          <w:lang w:val="en-GB"/>
        </w:rPr>
        <w:t>commited</w:t>
      </w:r>
      <w:proofErr w:type="spellEnd"/>
      <w:r>
        <w:rPr>
          <w:lang w:val="en-GB"/>
        </w:rPr>
        <w:t xml:space="preserve"> for FLR activities in the United States,</w:t>
      </w:r>
      <w:commentRangeEnd w:id="2227"/>
      <w:r w:rsidR="00EE7880">
        <w:rPr>
          <w:rStyle w:val="CommentReference"/>
          <w:rFonts w:ascii="Times New Roman" w:hAnsi="Times New Roman" w:cs="Times New Roman"/>
          <w:lang w:val="en-GB" w:eastAsia="en-GB"/>
        </w:rPr>
        <w:commentReference w:id="2227"/>
      </w:r>
      <w:r>
        <w:rPr>
          <w:lang w:val="en-GB"/>
        </w:rPr>
        <w:t xml:space="preserve"> and a cumulative of USD 1 billion in Brazil, El Salvador, Mexico, and Rwanda.</w:t>
      </w:r>
      <w:r>
        <w:rPr>
          <w:rStyle w:val="FootnoteReference"/>
          <w:lang w:val="en-GB"/>
        </w:rPr>
        <w:footnoteReference w:id="43"/>
      </w:r>
      <w:r>
        <w:rPr>
          <w:lang w:val="en-GB"/>
        </w:rPr>
        <w:t xml:space="preserve"> While all the finance in the United States comes from domestic sources, the finance in the other countries consists of domestic public expendit</w:t>
      </w:r>
      <w:r w:rsidRPr="00F349F6">
        <w:rPr>
          <w:lang w:val="en-GB"/>
        </w:rPr>
        <w:t>ures and philanthropic and non-profit contributions, international donor support, and private investment (</w:t>
      </w:r>
      <w:r w:rsidRPr="00F349F6">
        <w:rPr>
          <w:b/>
          <w:lang w:val="en-GB"/>
        </w:rPr>
        <w:t xml:space="preserve">Box </w:t>
      </w:r>
      <w:r w:rsidR="00F349F6" w:rsidRPr="00F349F6">
        <w:rPr>
          <w:b/>
          <w:lang w:val="en-GB"/>
        </w:rPr>
        <w:t>7</w:t>
      </w:r>
      <w:r w:rsidRPr="00F349F6">
        <w:rPr>
          <w:lang w:val="en-GB"/>
        </w:rPr>
        <w:t>).</w:t>
      </w:r>
    </w:p>
    <w:p w14:paraId="0A052F4D" w14:textId="0BA3C1E2" w:rsidR="00C9441C" w:rsidRDefault="00C9441C" w:rsidP="00C9441C">
      <w:pPr>
        <w:pStyle w:val="BoxHighlightText"/>
        <w:rPr>
          <w:b/>
          <w:lang w:val="en-US"/>
        </w:rPr>
      </w:pPr>
      <w:r w:rsidRPr="00F349F6">
        <w:rPr>
          <w:b/>
          <w:lang w:val="en-US"/>
        </w:rPr>
        <w:t xml:space="preserve">Box </w:t>
      </w:r>
      <w:r w:rsidR="00F349F6" w:rsidRPr="00F349F6">
        <w:rPr>
          <w:b/>
          <w:lang w:val="en-US"/>
        </w:rPr>
        <w:t>7</w:t>
      </w:r>
      <w:r w:rsidRPr="00F349F6">
        <w:rPr>
          <w:b/>
          <w:lang w:val="en-US"/>
        </w:rPr>
        <w:t>: Private sector support for FLR</w:t>
      </w:r>
    </w:p>
    <w:p w14:paraId="03F45D1E" w14:textId="77777777" w:rsidR="00C9441C" w:rsidRPr="00B24434" w:rsidRDefault="00C9441C" w:rsidP="00C9441C">
      <w:pPr>
        <w:pStyle w:val="BoxHighlightText"/>
        <w:rPr>
          <w:b/>
          <w:lang w:val="en-US"/>
        </w:rPr>
      </w:pPr>
      <w:r>
        <w:rPr>
          <w:lang w:val="en-US"/>
        </w:rPr>
        <w:t xml:space="preserve">Of the sustainability strategies of 16 companies assessed (see </w:t>
      </w:r>
      <w:r w:rsidRPr="001F11AF">
        <w:rPr>
          <w:b/>
          <w:lang w:val="en-US"/>
        </w:rPr>
        <w:t>Indicator 2.1</w:t>
      </w:r>
      <w:r>
        <w:rPr>
          <w:lang w:val="en-US"/>
        </w:rPr>
        <w:t>)</w:t>
      </w:r>
      <w:r w:rsidRPr="00CB04BC">
        <w:rPr>
          <w:lang w:val="en-US"/>
        </w:rPr>
        <w:t xml:space="preserve"> involved some degree of outsourcing or philanthropic support for the FLR activities of partner organizations such as NGOs. </w:t>
      </w:r>
      <w:r w:rsidRPr="00D07134">
        <w:rPr>
          <w:lang w:val="en-US"/>
        </w:rPr>
        <w:t xml:space="preserve">This is likely because these organizations have the local networks and expertise needed to design and implement meaningful and successful FLR projects. </w:t>
      </w:r>
      <w:r w:rsidRPr="00B24434">
        <w:rPr>
          <w:highlight w:val="yellow"/>
          <w:lang w:val="en-US"/>
        </w:rPr>
        <w:t>More to be added.</w:t>
      </w:r>
    </w:p>
    <w:p w14:paraId="2396016E" w14:textId="77777777" w:rsidR="005D4746" w:rsidRDefault="005D4746" w:rsidP="00C9441C">
      <w:pPr>
        <w:rPr>
          <w:rFonts w:ascii="Calibri" w:hAnsi="Calibri" w:cs="Arial"/>
        </w:rPr>
      </w:pPr>
    </w:p>
    <w:p w14:paraId="61236BDE" w14:textId="77777777" w:rsidR="0085543C" w:rsidRPr="006F261F" w:rsidRDefault="0085543C" w:rsidP="0085543C">
      <w:pPr>
        <w:rPr>
          <w:rFonts w:ascii="Calibri" w:hAnsi="Calibri" w:cs="Arial"/>
        </w:rPr>
      </w:pPr>
      <w:r w:rsidRPr="006F261F">
        <w:rPr>
          <w:rFonts w:ascii="Calibri" w:hAnsi="Calibri" w:cs="Arial"/>
        </w:rPr>
        <w:t xml:space="preserve">In some countries, National Forest Funds (NFFs) are used to directly finance FLR projects. They </w:t>
      </w:r>
      <w:r>
        <w:rPr>
          <w:rFonts w:ascii="Calibri" w:hAnsi="Calibri" w:cs="Arial"/>
        </w:rPr>
        <w:t>can</w:t>
      </w:r>
      <w:r w:rsidRPr="006F261F">
        <w:rPr>
          <w:rFonts w:ascii="Calibri" w:hAnsi="Calibri" w:cs="Arial"/>
        </w:rPr>
        <w:t xml:space="preserve"> relieve financial and social barriers</w:t>
      </w:r>
      <w:r>
        <w:rPr>
          <w:rFonts w:ascii="Calibri" w:hAnsi="Calibri" w:cs="Arial"/>
        </w:rPr>
        <w:t xml:space="preserve"> for</w:t>
      </w:r>
      <w:r w:rsidRPr="006F261F">
        <w:rPr>
          <w:rFonts w:ascii="Calibri" w:hAnsi="Calibri" w:cs="Arial"/>
        </w:rPr>
        <w:t xml:space="preserve"> rural communities, SMEs, and smallholders when trying to secure financing from other sources while promoting FLR projects on the ground.  Their </w:t>
      </w:r>
      <w:r>
        <w:rPr>
          <w:rFonts w:ascii="Calibri" w:hAnsi="Calibri" w:cs="Arial"/>
        </w:rPr>
        <w:t>p</w:t>
      </w:r>
      <w:r w:rsidRPr="006F261F">
        <w:rPr>
          <w:rFonts w:ascii="Calibri" w:hAnsi="Calibri" w:cs="Arial"/>
        </w:rPr>
        <w:t xml:space="preserve">osition allows them to draw financing from </w:t>
      </w:r>
      <w:r>
        <w:rPr>
          <w:rFonts w:ascii="Calibri" w:hAnsi="Calibri" w:cs="Arial"/>
        </w:rPr>
        <w:t>multiple</w:t>
      </w:r>
      <w:r w:rsidRPr="006F261F">
        <w:rPr>
          <w:rFonts w:ascii="Calibri" w:hAnsi="Calibri" w:cs="Arial"/>
        </w:rPr>
        <w:t xml:space="preserve"> sources while encouraging private investment.  Domestic sources include general and special taxes, international sources can be bilateral and multilateral DFIs, as well as global climate funds participating in REDD+ funding and payment schemes.  </w:t>
      </w:r>
    </w:p>
    <w:p w14:paraId="26EE1B3C" w14:textId="77777777" w:rsidR="0085543C" w:rsidRPr="006F261F" w:rsidRDefault="0085543C" w:rsidP="0085543C">
      <w:pPr>
        <w:rPr>
          <w:rFonts w:ascii="Calibri" w:hAnsi="Calibri" w:cs="Arial"/>
        </w:rPr>
      </w:pPr>
    </w:p>
    <w:p w14:paraId="1797A2BE" w14:textId="77777777" w:rsidR="0085543C" w:rsidRPr="006F261F" w:rsidRDefault="0085543C" w:rsidP="0085543C">
      <w:pPr>
        <w:rPr>
          <w:rFonts w:ascii="Calibri" w:hAnsi="Calibri" w:cs="Arial"/>
        </w:rPr>
      </w:pPr>
      <w:commentRangeStart w:id="2228"/>
      <w:r w:rsidRPr="006F261F">
        <w:rPr>
          <w:rFonts w:ascii="Calibri" w:hAnsi="Calibri" w:cs="Arial"/>
        </w:rPr>
        <w:t>Costa Rica’s National Forestry Finance Fund (FONAFIFO),</w:t>
      </w:r>
      <w:commentRangeEnd w:id="2228"/>
      <w:r w:rsidR="0081689C">
        <w:rPr>
          <w:rStyle w:val="CommentReference"/>
        </w:rPr>
        <w:commentReference w:id="2228"/>
      </w:r>
      <w:r w:rsidRPr="006F261F">
        <w:rPr>
          <w:rFonts w:ascii="Calibri" w:hAnsi="Calibri" w:cs="Arial"/>
        </w:rPr>
        <w:t xml:space="preserve"> one of the first of its kind, takes on a </w:t>
      </w:r>
      <w:r>
        <w:rPr>
          <w:rFonts w:ascii="Calibri" w:hAnsi="Calibri" w:cs="Arial"/>
        </w:rPr>
        <w:t>more</w:t>
      </w:r>
      <w:r w:rsidRPr="006F261F">
        <w:rPr>
          <w:rFonts w:ascii="Calibri" w:hAnsi="Calibri" w:cs="Arial"/>
        </w:rPr>
        <w:t xml:space="preserve"> decentralized structure.  It operates as a trust fund independently administered by an appointed governing boar</w:t>
      </w:r>
      <w:r>
        <w:rPr>
          <w:rFonts w:ascii="Calibri" w:hAnsi="Calibri" w:cs="Arial"/>
        </w:rPr>
        <w:t>d that</w:t>
      </w:r>
      <w:r w:rsidRPr="006F261F">
        <w:rPr>
          <w:rFonts w:ascii="Calibri" w:hAnsi="Calibri" w:cs="Arial"/>
        </w:rPr>
        <w:t xml:space="preserve"> transfer</w:t>
      </w:r>
      <w:r>
        <w:rPr>
          <w:rFonts w:ascii="Calibri" w:hAnsi="Calibri" w:cs="Arial"/>
        </w:rPr>
        <w:t>s</w:t>
      </w:r>
      <w:r w:rsidRPr="006F261F">
        <w:rPr>
          <w:rFonts w:ascii="Calibri" w:hAnsi="Calibri" w:cs="Arial"/>
        </w:rPr>
        <w:t xml:space="preserve"> ownership and rights of projects to trustees.  FONAFIFO’s primary source of funding is a special fuel tax, </w:t>
      </w:r>
      <w:r>
        <w:rPr>
          <w:rFonts w:ascii="Calibri" w:hAnsi="Calibri" w:cs="Arial"/>
        </w:rPr>
        <w:t>and</w:t>
      </w:r>
      <w:r w:rsidRPr="006F261F">
        <w:rPr>
          <w:rFonts w:ascii="Calibri" w:hAnsi="Calibri" w:cs="Arial"/>
        </w:rPr>
        <w:t xml:space="preserve"> other sources include </w:t>
      </w:r>
      <w:r>
        <w:rPr>
          <w:rFonts w:ascii="Calibri" w:hAnsi="Calibri" w:cs="Arial"/>
        </w:rPr>
        <w:t xml:space="preserve">the </w:t>
      </w:r>
      <w:r w:rsidRPr="006F261F">
        <w:rPr>
          <w:rFonts w:ascii="Calibri" w:hAnsi="Calibri" w:cs="Arial"/>
        </w:rPr>
        <w:t>GEF</w:t>
      </w:r>
      <w:r>
        <w:rPr>
          <w:rFonts w:ascii="Calibri" w:hAnsi="Calibri" w:cs="Arial"/>
        </w:rPr>
        <w:t xml:space="preserve"> and</w:t>
      </w:r>
      <w:r w:rsidRPr="006F261F">
        <w:rPr>
          <w:rFonts w:ascii="Calibri" w:hAnsi="Calibri" w:cs="Arial"/>
        </w:rPr>
        <w:t xml:space="preserve"> PES contributions from hydropower </w:t>
      </w:r>
      <w:r>
        <w:rPr>
          <w:rFonts w:ascii="Calibri" w:hAnsi="Calibri" w:cs="Arial"/>
        </w:rPr>
        <w:t>companies</w:t>
      </w:r>
      <w:r w:rsidRPr="006F261F">
        <w:rPr>
          <w:rFonts w:ascii="Calibri" w:hAnsi="Calibri" w:cs="Arial"/>
        </w:rPr>
        <w:t xml:space="preserve">. </w:t>
      </w:r>
      <w:r>
        <w:rPr>
          <w:rFonts w:ascii="Calibri" w:hAnsi="Calibri" w:cs="Arial"/>
        </w:rPr>
        <w:t>The Fund</w:t>
      </w:r>
      <w:r w:rsidRPr="006F261F">
        <w:rPr>
          <w:rFonts w:ascii="Calibri" w:hAnsi="Calibri" w:cs="Arial"/>
        </w:rPr>
        <w:t xml:space="preserve"> disperses financial services through intermediary NGOs </w:t>
      </w:r>
      <w:r>
        <w:rPr>
          <w:rFonts w:ascii="Calibri" w:hAnsi="Calibri" w:cs="Arial"/>
        </w:rPr>
        <w:t>like</w:t>
      </w:r>
      <w:r w:rsidRPr="006F261F">
        <w:rPr>
          <w:rFonts w:ascii="Calibri" w:hAnsi="Calibri" w:cs="Arial"/>
        </w:rPr>
        <w:t xml:space="preserve"> Fundación para el </w:t>
      </w:r>
      <w:proofErr w:type="spellStart"/>
      <w:r w:rsidRPr="006F261F">
        <w:rPr>
          <w:rFonts w:ascii="Calibri" w:hAnsi="Calibri" w:cs="Arial"/>
        </w:rPr>
        <w:t>Desarrollo</w:t>
      </w:r>
      <w:proofErr w:type="spellEnd"/>
      <w:r w:rsidRPr="006F261F">
        <w:rPr>
          <w:rFonts w:ascii="Calibri" w:hAnsi="Calibri" w:cs="Arial"/>
        </w:rPr>
        <w:t xml:space="preserve"> de la Cordillera </w:t>
      </w:r>
      <w:proofErr w:type="spellStart"/>
      <w:r w:rsidRPr="006F261F">
        <w:rPr>
          <w:rFonts w:ascii="Calibri" w:hAnsi="Calibri" w:cs="Arial"/>
        </w:rPr>
        <w:t>Volcánica</w:t>
      </w:r>
      <w:proofErr w:type="spellEnd"/>
      <w:r w:rsidRPr="006F261F">
        <w:rPr>
          <w:rFonts w:ascii="Calibri" w:hAnsi="Calibri" w:cs="Arial"/>
        </w:rPr>
        <w:t xml:space="preserve"> Central (FUNDECOR), who provide technical support to improve the impact of financing.  </w:t>
      </w:r>
      <w:r>
        <w:rPr>
          <w:rFonts w:ascii="Calibri" w:hAnsi="Calibri" w:cs="Arial"/>
        </w:rPr>
        <w:t>The m</w:t>
      </w:r>
      <w:r w:rsidRPr="006F261F">
        <w:rPr>
          <w:rFonts w:ascii="Calibri" w:hAnsi="Calibri" w:cs="Arial"/>
        </w:rPr>
        <w:t>onitoring, reporting and verification is</w:t>
      </w:r>
      <w:r>
        <w:rPr>
          <w:rFonts w:ascii="Calibri" w:hAnsi="Calibri" w:cs="Arial"/>
        </w:rPr>
        <w:t xml:space="preserve"> then</w:t>
      </w:r>
      <w:r w:rsidRPr="006F261F">
        <w:rPr>
          <w:rFonts w:ascii="Calibri" w:hAnsi="Calibri" w:cs="Arial"/>
        </w:rPr>
        <w:t xml:space="preserve"> outsourced to the private sector.</w:t>
      </w:r>
      <w:r w:rsidRPr="006F261F">
        <w:rPr>
          <w:rStyle w:val="FootnoteReference"/>
          <w:rFonts w:ascii="Calibri" w:hAnsi="Calibri" w:cs="Arial"/>
        </w:rPr>
        <w:footnoteReference w:id="44"/>
      </w:r>
    </w:p>
    <w:p w14:paraId="2F4B139D" w14:textId="77777777" w:rsidR="0085543C" w:rsidRPr="006F261F" w:rsidRDefault="0085543C" w:rsidP="0085543C">
      <w:pPr>
        <w:rPr>
          <w:rFonts w:ascii="Calibri" w:hAnsi="Calibri" w:cs="Arial"/>
        </w:rPr>
      </w:pPr>
    </w:p>
    <w:p w14:paraId="6E3C378A" w14:textId="77777777" w:rsidR="0085543C" w:rsidRPr="006F261F" w:rsidRDefault="0085543C" w:rsidP="0085543C">
      <w:pPr>
        <w:rPr>
          <w:rFonts w:ascii="Calibri" w:hAnsi="Calibri" w:cs="Arial"/>
        </w:rPr>
      </w:pPr>
      <w:r w:rsidRPr="006F261F">
        <w:rPr>
          <w:rFonts w:ascii="Calibri" w:hAnsi="Calibri" w:cs="Arial"/>
        </w:rPr>
        <w:t>The National Climate and Environment Fund of Rwanda (FONERWA), takes on a more centralized structure of national forest funds.  The Government of Rwanda consolidate</w:t>
      </w:r>
      <w:r>
        <w:rPr>
          <w:rFonts w:ascii="Calibri" w:hAnsi="Calibri" w:cs="Arial"/>
        </w:rPr>
        <w:t>d their</w:t>
      </w:r>
      <w:r w:rsidRPr="006F261F">
        <w:rPr>
          <w:rFonts w:ascii="Calibri" w:hAnsi="Calibri" w:cs="Arial"/>
        </w:rPr>
        <w:t xml:space="preserve"> pre-existing institutional infrastructure </w:t>
      </w:r>
      <w:r>
        <w:rPr>
          <w:rFonts w:ascii="Calibri" w:hAnsi="Calibri" w:cs="Arial"/>
        </w:rPr>
        <w:t>with</w:t>
      </w:r>
      <w:r w:rsidRPr="006F261F">
        <w:rPr>
          <w:rFonts w:ascii="Calibri" w:hAnsi="Calibri" w:cs="Arial"/>
        </w:rPr>
        <w:t xml:space="preserve"> FONERWA absorb</w:t>
      </w:r>
      <w:r>
        <w:rPr>
          <w:rFonts w:ascii="Calibri" w:hAnsi="Calibri" w:cs="Arial"/>
        </w:rPr>
        <w:t>ing</w:t>
      </w:r>
      <w:r w:rsidRPr="006F261F">
        <w:rPr>
          <w:rFonts w:ascii="Calibri" w:hAnsi="Calibri" w:cs="Arial"/>
        </w:rPr>
        <w:t xml:space="preserve"> </w:t>
      </w:r>
      <w:r>
        <w:rPr>
          <w:rFonts w:ascii="Calibri" w:hAnsi="Calibri" w:cs="Arial"/>
        </w:rPr>
        <w:t>the</w:t>
      </w:r>
      <w:r w:rsidRPr="006F261F">
        <w:rPr>
          <w:rFonts w:ascii="Calibri" w:hAnsi="Calibri" w:cs="Arial"/>
        </w:rPr>
        <w:t xml:space="preserve"> forest fund and </w:t>
      </w:r>
      <w:r>
        <w:rPr>
          <w:rFonts w:ascii="Calibri" w:hAnsi="Calibri" w:cs="Arial"/>
        </w:rPr>
        <w:t>instead operates with one</w:t>
      </w:r>
      <w:r w:rsidRPr="006F261F">
        <w:rPr>
          <w:rFonts w:ascii="Calibri" w:hAnsi="Calibri" w:cs="Arial"/>
        </w:rPr>
        <w:t xml:space="preserve"> funding window alongside other climate windows.  </w:t>
      </w:r>
      <w:r>
        <w:rPr>
          <w:rFonts w:ascii="Calibri" w:hAnsi="Calibri" w:cs="Arial"/>
        </w:rPr>
        <w:t>The Fund’s capital</w:t>
      </w:r>
      <w:r w:rsidRPr="006F261F">
        <w:rPr>
          <w:rFonts w:ascii="Calibri" w:hAnsi="Calibri" w:cs="Arial"/>
        </w:rPr>
        <w:t xml:space="preserve"> sources include environmental fines and fees, forestry and water funds, seed financing from stakeholders, and inspection fees.  Funds are dispersed through two primary channels</w:t>
      </w:r>
      <w:r>
        <w:rPr>
          <w:rFonts w:ascii="Calibri" w:hAnsi="Calibri" w:cs="Arial"/>
        </w:rPr>
        <w:t>. The public sector goes through the Environmental Management Authority,</w:t>
      </w:r>
      <w:r w:rsidRPr="006F261F">
        <w:rPr>
          <w:rFonts w:ascii="Calibri" w:hAnsi="Calibri" w:cs="Arial"/>
        </w:rPr>
        <w:t xml:space="preserve"> and </w:t>
      </w:r>
      <w:r>
        <w:rPr>
          <w:rFonts w:ascii="Calibri" w:hAnsi="Calibri" w:cs="Arial"/>
        </w:rPr>
        <w:t>the private sector receives funds from the Rwanda Development Bank</w:t>
      </w:r>
      <w:r w:rsidRPr="006F261F">
        <w:rPr>
          <w:rFonts w:ascii="Calibri" w:hAnsi="Calibri" w:cs="Arial"/>
        </w:rPr>
        <w:t>.</w:t>
      </w:r>
      <w:r w:rsidRPr="006F261F">
        <w:rPr>
          <w:rStyle w:val="FootnoteReference"/>
          <w:rFonts w:ascii="Calibri" w:hAnsi="Calibri" w:cs="Arial"/>
        </w:rPr>
        <w:footnoteReference w:id="45"/>
      </w:r>
    </w:p>
    <w:p w14:paraId="43A76BD8" w14:textId="77777777" w:rsidR="00C9441C" w:rsidRDefault="00C9441C" w:rsidP="00C9441C">
      <w:pPr>
        <w:rPr>
          <w:rFonts w:asciiTheme="minorHAnsi" w:hAnsiTheme="minorHAnsi" w:cstheme="minorHAnsi"/>
          <w:highlight w:val="cyan"/>
        </w:rPr>
      </w:pPr>
    </w:p>
    <w:p w14:paraId="08E11896" w14:textId="77777777" w:rsidR="00C9441C" w:rsidRDefault="00C9441C" w:rsidP="00C9441C">
      <w:pPr>
        <w:rPr>
          <w:rFonts w:asciiTheme="minorHAnsi" w:hAnsiTheme="minorHAnsi" w:cstheme="minorHAnsi"/>
        </w:rPr>
      </w:pPr>
      <w:r w:rsidRPr="002B5622">
        <w:rPr>
          <w:rFonts w:asciiTheme="minorHAnsi" w:hAnsiTheme="minorHAnsi" w:cstheme="minorHAnsi"/>
          <w:highlight w:val="yellow"/>
        </w:rPr>
        <w:t xml:space="preserve">To be added: finance committed through </w:t>
      </w:r>
      <w:commentRangeStart w:id="2229"/>
      <w:r w:rsidRPr="002B5622">
        <w:rPr>
          <w:rFonts w:asciiTheme="minorHAnsi" w:hAnsiTheme="minorHAnsi" w:cstheme="minorHAnsi"/>
          <w:highlight w:val="yellow"/>
        </w:rPr>
        <w:t>the GCF and GEF for activities with an FLR contribution</w:t>
      </w:r>
      <w:commentRangeEnd w:id="2229"/>
      <w:r w:rsidR="00EE7880">
        <w:rPr>
          <w:rStyle w:val="CommentReference"/>
        </w:rPr>
        <w:commentReference w:id="2229"/>
      </w:r>
    </w:p>
    <w:p w14:paraId="3E78E12C" w14:textId="77777777" w:rsidR="00C9441C" w:rsidRDefault="00C9441C" w:rsidP="00C9441C">
      <w:pPr>
        <w:pStyle w:val="NoSpacing"/>
        <w:rPr>
          <w:lang w:val="en-GB"/>
        </w:rPr>
      </w:pPr>
    </w:p>
    <w:p w14:paraId="38048BA4" w14:textId="45E79909" w:rsidR="00C9441C" w:rsidRDefault="00C9441C" w:rsidP="00625285">
      <w:pPr>
        <w:rPr>
          <w:rFonts w:ascii="Calibri" w:hAnsi="Calibri"/>
        </w:rPr>
      </w:pPr>
      <w:r>
        <w:rPr>
          <w:rFonts w:ascii="Calibri" w:hAnsi="Calibri"/>
        </w:rPr>
        <w:t xml:space="preserve">Additionally, innovative financing platforms such as the Tropical Finance Facility use </w:t>
      </w:r>
      <w:r w:rsidRPr="001B4722">
        <w:rPr>
          <w:rFonts w:ascii="Calibri" w:hAnsi="Calibri"/>
        </w:rPr>
        <w:t>a combination of public grants along with concessional and non-concessional loans to unlock private finance in forests, land use, agri</w:t>
      </w:r>
      <w:r>
        <w:rPr>
          <w:rFonts w:ascii="Calibri" w:hAnsi="Calibri"/>
        </w:rPr>
        <w:t xml:space="preserve">culture and other areas. </w:t>
      </w:r>
      <w:r w:rsidRPr="001B4722">
        <w:rPr>
          <w:rFonts w:ascii="Calibri" w:hAnsi="Calibri"/>
        </w:rPr>
        <w:t>The platform itself is managed by ADM Capital, and the long-term debt products are arranged by BNP Paribas.</w:t>
      </w:r>
      <w:r w:rsidRPr="001B4722">
        <w:rPr>
          <w:rStyle w:val="FootnoteReference"/>
          <w:rFonts w:ascii="Calibri" w:hAnsi="Calibri"/>
        </w:rPr>
        <w:footnoteReference w:id="46"/>
      </w:r>
      <w:r>
        <w:rPr>
          <w:rFonts w:ascii="Calibri" w:hAnsi="Calibri"/>
        </w:rPr>
        <w:t xml:space="preserve"> </w:t>
      </w:r>
      <w:r w:rsidRPr="001B4722">
        <w:rPr>
          <w:rFonts w:ascii="Calibri" w:hAnsi="Calibri"/>
        </w:rPr>
        <w:t>The facility’s first transaction was a USD 95 million sustainability bond to provide initial finance for a project developing a sustainable natural rubber plantation while conducting FLR activi</w:t>
      </w:r>
      <w:r>
        <w:rPr>
          <w:rFonts w:ascii="Calibri" w:hAnsi="Calibri"/>
        </w:rPr>
        <w:t xml:space="preserve">ties on heavily degraded land. </w:t>
      </w:r>
      <w:r w:rsidRPr="001B4722">
        <w:rPr>
          <w:rFonts w:ascii="Calibri" w:hAnsi="Calibri"/>
        </w:rPr>
        <w:t xml:space="preserve">The plantation areas are designed to serve as a buffer zone to protect the Bukit </w:t>
      </w:r>
      <w:proofErr w:type="spellStart"/>
      <w:r w:rsidRPr="001B4722">
        <w:rPr>
          <w:rFonts w:ascii="Calibri" w:hAnsi="Calibri"/>
        </w:rPr>
        <w:t>Tiga</w:t>
      </w:r>
      <w:proofErr w:type="spellEnd"/>
      <w:r w:rsidRPr="001B4722">
        <w:rPr>
          <w:rFonts w:ascii="Calibri" w:hAnsi="Calibri"/>
        </w:rPr>
        <w:t xml:space="preserve"> </w:t>
      </w:r>
      <w:proofErr w:type="spellStart"/>
      <w:r w:rsidRPr="001B4722">
        <w:rPr>
          <w:rFonts w:ascii="Calibri" w:hAnsi="Calibri"/>
        </w:rPr>
        <w:t>Puluh</w:t>
      </w:r>
      <w:proofErr w:type="spellEnd"/>
      <w:r w:rsidRPr="001B4722">
        <w:rPr>
          <w:rFonts w:ascii="Calibri" w:hAnsi="Calibri"/>
        </w:rPr>
        <w:t xml:space="preserve"> national park from further encroachment and degradation.</w:t>
      </w:r>
      <w:r w:rsidRPr="001B4722">
        <w:rPr>
          <w:rStyle w:val="FootnoteReference"/>
          <w:rFonts w:ascii="Calibri" w:hAnsi="Calibri"/>
        </w:rPr>
        <w:footnoteReference w:id="47"/>
      </w:r>
      <w:r w:rsidR="00443F12">
        <w:rPr>
          <w:rFonts w:ascii="Calibri" w:hAnsi="Calibri"/>
        </w:rPr>
        <w:t xml:space="preserve"> </w:t>
      </w:r>
    </w:p>
    <w:sectPr w:rsidR="00C9441C" w:rsidSect="0085543C">
      <w:pgSz w:w="12240" w:h="15840"/>
      <w:pgMar w:top="1417" w:right="1417" w:bottom="1085" w:left="1417" w:header="432"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Jenny Hewson" w:date="2019-07-01T17:37:00Z" w:initials="JH">
    <w:p w14:paraId="3E5310F8" w14:textId="2BE9A9D2" w:rsidR="00060BA1" w:rsidRDefault="00060BA1">
      <w:pPr>
        <w:pStyle w:val="CommentText"/>
      </w:pPr>
      <w:r>
        <w:rPr>
          <w:rStyle w:val="CommentReference"/>
        </w:rPr>
        <w:annotationRef/>
      </w:r>
      <w:r>
        <w:t>Should the limitation of this approach be highlighted?</w:t>
      </w:r>
    </w:p>
  </w:comment>
  <w:comment w:id="22" w:author="Stephanie Roe" w:date="2019-07-10T10:04:00Z" w:initials="SR">
    <w:p w14:paraId="43B7444B" w14:textId="6CAE779B" w:rsidR="00060BA1" w:rsidRDefault="00060BA1">
      <w:pPr>
        <w:pStyle w:val="CommentText"/>
      </w:pPr>
      <w:r>
        <w:rPr>
          <w:rStyle w:val="CommentReference"/>
        </w:rPr>
        <w:annotationRef/>
      </w:r>
      <w:r>
        <w:t xml:space="preserve">I agree, providing some more information here would be helpful – perhaps outline the limitations of country reporting, </w:t>
      </w:r>
      <w:proofErr w:type="spellStart"/>
      <w:r>
        <w:t>eg</w:t>
      </w:r>
      <w:proofErr w:type="spellEnd"/>
      <w:r>
        <w:t xml:space="preserve"> not all countries report, and if they do, they follow different definitions and methods and thus are not fully comparable… Also, I think only the Aichi targets provide country progress? Do the others do this?</w:t>
      </w:r>
    </w:p>
  </w:comment>
  <w:comment w:id="57" w:author="Stephanie Roe" w:date="2019-07-10T14:32:00Z" w:initials="SR">
    <w:p w14:paraId="7F40E3D1" w14:textId="78E38FF7" w:rsidR="00060BA1" w:rsidRDefault="00060BA1">
      <w:pPr>
        <w:pStyle w:val="CommentText"/>
      </w:pPr>
      <w:r>
        <w:rPr>
          <w:rStyle w:val="CommentReference"/>
        </w:rPr>
        <w:annotationRef/>
      </w:r>
      <w:r>
        <w:t xml:space="preserve">Sources from </w:t>
      </w:r>
      <w:proofErr w:type="spellStart"/>
      <w:r>
        <w:t>Chazdon</w:t>
      </w:r>
      <w:proofErr w:type="spellEnd"/>
      <w:r>
        <w:t xml:space="preserve"> et al 2019 </w:t>
      </w:r>
      <w:r w:rsidRPr="005721F2">
        <w:t>Co-creating Conceptual and Working Forest and Landscape Restoration Frameworks Based on Core Principles</w:t>
      </w:r>
      <w:r>
        <w:t xml:space="preserve">, white paper from Manuel – </w:t>
      </w:r>
      <w:proofErr w:type="spellStart"/>
      <w:r>
        <w:t>pls</w:t>
      </w:r>
      <w:proofErr w:type="spellEnd"/>
      <w:r>
        <w:t xml:space="preserve"> add proper formatting </w:t>
      </w:r>
    </w:p>
  </w:comment>
  <w:comment w:id="129" w:author="DAVE Radhika" w:date="2019-07-09T14:27:00Z" w:initials="DR">
    <w:p w14:paraId="1F144F9A" w14:textId="77777777" w:rsidR="00060BA1" w:rsidRDefault="00060BA1" w:rsidP="005721F2">
      <w:pPr>
        <w:pStyle w:val="CommentText"/>
      </w:pPr>
      <w:r>
        <w:rPr>
          <w:rStyle w:val="CommentReference"/>
        </w:rPr>
        <w:annotationRef/>
      </w:r>
      <w:r>
        <w:t>I think this should be Box 1</w:t>
      </w:r>
    </w:p>
  </w:comment>
  <w:comment w:id="130" w:author="Stephanie Roe" w:date="2019-07-10T14:30:00Z" w:initials="SR">
    <w:p w14:paraId="6E622B17" w14:textId="4ADE278A" w:rsidR="00060BA1" w:rsidRDefault="00060BA1">
      <w:pPr>
        <w:pStyle w:val="CommentText"/>
      </w:pPr>
      <w:r>
        <w:rPr>
          <w:rStyle w:val="CommentReference"/>
        </w:rPr>
        <w:annotationRef/>
      </w:r>
      <w:r>
        <w:t>Agreed, I moved up.</w:t>
      </w:r>
    </w:p>
  </w:comment>
  <w:comment w:id="134" w:author="Stephanie Roe" w:date="2019-07-10T16:08:00Z" w:initials="SR">
    <w:p w14:paraId="0FE8F8D3" w14:textId="3527B5BB" w:rsidR="00060BA1" w:rsidRDefault="00060BA1">
      <w:pPr>
        <w:pStyle w:val="CommentText"/>
      </w:pPr>
      <w:r>
        <w:rPr>
          <w:rStyle w:val="CommentReference"/>
        </w:rPr>
        <w:annotationRef/>
      </w:r>
      <w:r>
        <w:t>Add definition?</w:t>
      </w:r>
    </w:p>
  </w:comment>
  <w:comment w:id="156" w:author="DAVE Radhika" w:date="2019-07-09T14:29:00Z" w:initials="DR">
    <w:p w14:paraId="64C3A8BF" w14:textId="77777777" w:rsidR="00060BA1" w:rsidRDefault="00060BA1" w:rsidP="005721F2">
      <w:pPr>
        <w:pStyle w:val="CommentText"/>
      </w:pPr>
      <w:r>
        <w:rPr>
          <w:rStyle w:val="CommentReference"/>
        </w:rPr>
        <w:annotationRef/>
      </w:r>
      <w:r>
        <w:t>Can you specify in 1 sentence here why these activities are excluded?</w:t>
      </w:r>
    </w:p>
  </w:comment>
  <w:comment w:id="157" w:author="Katie Reytar" w:date="2019-06-25T14:30:00Z" w:initials="KR">
    <w:p w14:paraId="412D87E5" w14:textId="77777777" w:rsidR="00060BA1" w:rsidRDefault="00060BA1" w:rsidP="005721F2">
      <w:pPr>
        <w:pStyle w:val="CommentText"/>
      </w:pPr>
      <w:r>
        <w:rPr>
          <w:rStyle w:val="CommentReference"/>
        </w:rPr>
        <w:annotationRef/>
      </w:r>
      <w:r>
        <w:t>I suggest deleting this, especially since it seems to conflict with #3 below.</w:t>
      </w:r>
    </w:p>
    <w:p w14:paraId="0AC3343C" w14:textId="77777777" w:rsidR="00060BA1" w:rsidRDefault="00060BA1" w:rsidP="005721F2">
      <w:pPr>
        <w:pStyle w:val="CommentText"/>
      </w:pPr>
    </w:p>
    <w:p w14:paraId="7DB7A5AE" w14:textId="77777777" w:rsidR="00060BA1" w:rsidRDefault="00060BA1" w:rsidP="005721F2">
      <w:pPr>
        <w:pStyle w:val="CommentText"/>
      </w:pPr>
      <w:r>
        <w:t>We may need to add a separate paragraph somewhere regarding the treatment of plantations, given that it’s a sensitive topic, and I believe it was treated differently in the two analyses of indicator 1.1</w:t>
      </w:r>
    </w:p>
  </w:comment>
  <w:comment w:id="180" w:author="DAVE Radhika" w:date="2019-07-09T14:28:00Z" w:initials="DR">
    <w:p w14:paraId="6E978691" w14:textId="77777777" w:rsidR="00060BA1" w:rsidRDefault="00060BA1" w:rsidP="009E7EB2">
      <w:pPr>
        <w:pStyle w:val="CommentText"/>
      </w:pPr>
      <w:r>
        <w:rPr>
          <w:rStyle w:val="CommentReference"/>
        </w:rPr>
        <w:annotationRef/>
      </w:r>
      <w:r>
        <w:t>What is the actual title of the reference and which journal is reviewing it?</w:t>
      </w:r>
    </w:p>
  </w:comment>
  <w:comment w:id="181" w:author="DAVE Radhika" w:date="2019-07-09T14:32:00Z" w:initials="DR">
    <w:p w14:paraId="095BF3C8" w14:textId="77777777" w:rsidR="00060BA1" w:rsidRDefault="00060BA1" w:rsidP="005721F2">
      <w:pPr>
        <w:pStyle w:val="CommentText"/>
      </w:pPr>
      <w:r>
        <w:rPr>
          <w:rStyle w:val="CommentReference"/>
        </w:rPr>
        <w:annotationRef/>
      </w:r>
      <w:r>
        <w:t>Where is this coming from? Is this the TNC definition?</w:t>
      </w:r>
    </w:p>
  </w:comment>
  <w:comment w:id="182" w:author="Stephanie Roe" w:date="2019-07-10T14:31:00Z" w:initials="SR">
    <w:p w14:paraId="0444735C" w14:textId="4A4F2280" w:rsidR="00060BA1" w:rsidRDefault="00060BA1">
      <w:pPr>
        <w:pStyle w:val="CommentText"/>
      </w:pPr>
      <w:r>
        <w:rPr>
          <w:rStyle w:val="CommentReference"/>
        </w:rPr>
        <w:annotationRef/>
      </w:r>
      <w:r>
        <w:t>Yes.</w:t>
      </w:r>
    </w:p>
  </w:comment>
  <w:comment w:id="260" w:author="Stephanie Roe" w:date="2019-07-10T15:37:00Z" w:initials="SR">
    <w:p w14:paraId="0819371D" w14:textId="00E65FA0" w:rsidR="00060BA1" w:rsidRDefault="00060BA1">
      <w:pPr>
        <w:pStyle w:val="CommentText"/>
      </w:pPr>
      <w:r>
        <w:rPr>
          <w:rStyle w:val="CommentReference"/>
        </w:rPr>
        <w:annotationRef/>
      </w:r>
      <w:r>
        <w:t xml:space="preserve">For WRI to add… some people will wonder why the Hansen tree cover gain map was not used since 2015. We should provide background/ reasoning here. </w:t>
      </w:r>
    </w:p>
  </w:comment>
  <w:comment w:id="277" w:author="DAVE Radhika" w:date="2019-07-09T13:04:00Z" w:initials="DR">
    <w:p w14:paraId="3B28A12B" w14:textId="77777777" w:rsidR="00060BA1" w:rsidRDefault="00060BA1" w:rsidP="009B2C0B">
      <w:pPr>
        <w:pStyle w:val="CommentText"/>
      </w:pPr>
      <w:r>
        <w:rPr>
          <w:rStyle w:val="CommentReference"/>
        </w:rPr>
        <w:annotationRef/>
      </w:r>
      <w:r>
        <w:t>This is problematic because you are implying that: 1. Only satellite imagery is “scientific” – which is not what you want to convey, and 2. That monitoring using satellite based remote sensing data is not science based as in the case of Brazil’s regeneration data (even though it’s out of date and on regenerating forests) for the Amazon or that the restored and recovered forest persistency analysis in the case of the Atlantic Forest  is not scientific (methodology published in peer reviewed paper)– see page 9 and 15 of the Barometer report (Brazil chapter) and paper shared in email.</w:t>
      </w:r>
    </w:p>
  </w:comment>
  <w:comment w:id="287" w:author="Guariguata, Manuel   (CIFOR)" w:date="2019-06-17T19:36:00Z" w:initials="GM(">
    <w:p w14:paraId="20BBC7DE" w14:textId="77777777" w:rsidR="00060BA1" w:rsidRDefault="00060BA1" w:rsidP="009B2C0B">
      <w:pPr>
        <w:pStyle w:val="CommentText"/>
      </w:pPr>
      <w:r>
        <w:rPr>
          <w:rStyle w:val="CommentReference"/>
        </w:rPr>
        <w:annotationRef/>
      </w:r>
      <w:r>
        <w:t xml:space="preserve">not defined I guess. </w:t>
      </w:r>
    </w:p>
  </w:comment>
  <w:comment w:id="288" w:author="Stephanie Roe" w:date="2019-07-10T14:28:00Z" w:initials="SR">
    <w:p w14:paraId="568EE390" w14:textId="244EFCAD" w:rsidR="00060BA1" w:rsidRDefault="00060BA1">
      <w:pPr>
        <w:pStyle w:val="CommentText"/>
      </w:pPr>
      <w:r>
        <w:rPr>
          <w:rStyle w:val="CommentReference"/>
        </w:rPr>
        <w:annotationRef/>
      </w:r>
      <w:r>
        <w:t>Defined in Box 1, under activities</w:t>
      </w:r>
    </w:p>
  </w:comment>
  <w:comment w:id="300" w:author="Stephanie Roe" w:date="2019-07-10T15:49:00Z" w:initials="SR">
    <w:p w14:paraId="3BCAAFA2" w14:textId="783F6962" w:rsidR="00060BA1" w:rsidRDefault="00060BA1">
      <w:pPr>
        <w:pStyle w:val="CommentText"/>
      </w:pPr>
      <w:r>
        <w:rPr>
          <w:rStyle w:val="CommentReference"/>
        </w:rPr>
        <w:annotationRef/>
      </w:r>
      <w:r>
        <w:t xml:space="preserve">For WRI to add: a sentence describing what they are, their development (e.g. developed this year, will become annual going forward), and any important pros/cons. </w:t>
      </w:r>
    </w:p>
  </w:comment>
  <w:comment w:id="314" w:author="Jenny Hewson" w:date="2019-07-01T17:43:00Z" w:initials="JH">
    <w:p w14:paraId="2132AE0F" w14:textId="7E45A58B" w:rsidR="00060BA1" w:rsidRDefault="00060BA1">
      <w:pPr>
        <w:pStyle w:val="CommentText"/>
      </w:pPr>
      <w:r>
        <w:rPr>
          <w:rStyle w:val="CommentReference"/>
        </w:rPr>
        <w:annotationRef/>
      </w:r>
      <w:r>
        <w:t xml:space="preserve">This is not just a temporal issue, it is a spectral issue too in terms of discerning </w:t>
      </w:r>
      <w:r w:rsidRPr="00EA345C">
        <w:rPr>
          <w:i/>
        </w:rPr>
        <w:t>what</w:t>
      </w:r>
      <w:r>
        <w:t xml:space="preserve"> has been planted/restored</w:t>
      </w:r>
    </w:p>
  </w:comment>
  <w:comment w:id="322" w:author="Guariguata, Manuel   (CIFOR)" w:date="2019-06-17T19:38:00Z" w:initials="GM(">
    <w:p w14:paraId="02597EB0" w14:textId="68536BC6" w:rsidR="00060BA1" w:rsidRDefault="00060BA1">
      <w:pPr>
        <w:pStyle w:val="CommentText"/>
      </w:pPr>
      <w:r>
        <w:rPr>
          <w:rStyle w:val="CommentReference"/>
        </w:rPr>
        <w:annotationRef/>
      </w:r>
      <w:r>
        <w:t xml:space="preserve">not defined.  this is a new term in the text.  Should the GPFLR definition be used? otherwise get rid of the term “landscape”. Forest landscape restoration is more than enhancing tree cover. </w:t>
      </w:r>
    </w:p>
  </w:comment>
  <w:comment w:id="323" w:author="Stephanie Roe" w:date="2019-07-10T14:25:00Z" w:initials="SR">
    <w:p w14:paraId="6FEFE7D8" w14:textId="1BD9BA66" w:rsidR="00060BA1" w:rsidRDefault="00060BA1">
      <w:pPr>
        <w:pStyle w:val="CommentText"/>
      </w:pPr>
      <w:r>
        <w:rPr>
          <w:rStyle w:val="CommentReference"/>
        </w:rPr>
        <w:annotationRef/>
      </w:r>
      <w:r>
        <w:t>The literature review uses the FLR definition and activities outlined in Box 1 – so technically it is monitoring FLR rate. Next year, when Indicator 1 only relies on WRI’s analysis, then this can change to “rate of tree cover gain”</w:t>
      </w:r>
    </w:p>
  </w:comment>
  <w:comment w:id="356" w:author="Guariguata, Manuel   (CIFOR)" w:date="2019-06-17T19:42:00Z" w:initials="GM(">
    <w:p w14:paraId="0A72CF43" w14:textId="77777777" w:rsidR="00060BA1" w:rsidRDefault="00060BA1" w:rsidP="001837C0">
      <w:pPr>
        <w:pStyle w:val="CommentText"/>
      </w:pPr>
      <w:r>
        <w:rPr>
          <w:rStyle w:val="CommentReference"/>
        </w:rPr>
        <w:annotationRef/>
      </w:r>
      <w:r>
        <w:t xml:space="preserve">how do we know this? I am not sure this is the case. The Bonn Barometer is a very top down approach. </w:t>
      </w:r>
    </w:p>
  </w:comment>
  <w:comment w:id="357" w:author="Ingrid Schulte" w:date="2019-07-09T12:02:00Z" w:initials="IS">
    <w:p w14:paraId="39719F3D" w14:textId="4D77C636" w:rsidR="00060BA1" w:rsidRDefault="00060BA1">
      <w:pPr>
        <w:pStyle w:val="CommentText"/>
      </w:pPr>
      <w:r>
        <w:rPr>
          <w:rStyle w:val="CommentReference"/>
        </w:rPr>
        <w:annotationRef/>
      </w:r>
      <w:r w:rsidRPr="001837C0">
        <w:rPr>
          <w:highlight w:val="yellow"/>
        </w:rPr>
        <w:t>Radhika – can you address?</w:t>
      </w:r>
    </w:p>
  </w:comment>
  <w:comment w:id="358" w:author="DAVE Radhika" w:date="2019-07-09T13:45:00Z" w:initials="DR">
    <w:p w14:paraId="0C120059" w14:textId="4730C3B3" w:rsidR="00060BA1" w:rsidRDefault="00060BA1">
      <w:pPr>
        <w:pStyle w:val="CommentText"/>
      </w:pPr>
      <w:r>
        <w:rPr>
          <w:rStyle w:val="CommentReference"/>
        </w:rPr>
        <w:annotationRef/>
      </w:r>
      <w:r>
        <w:t xml:space="preserve">The draft framework was presented at consultative meetings in Brazil (over 40 participants from  over 15 different entities: practitioner groups in different biomes, different NGOs active in this field, different restoration associations (PACTO, Amazonia, etc) and subsequently several meetings and discussions held to collect data, Rwanda (stakeholders include gov’t and non-government members, partners, etc), the US, Quintana </w:t>
      </w:r>
      <w:proofErr w:type="spellStart"/>
      <w:r>
        <w:t>Roo</w:t>
      </w:r>
      <w:proofErr w:type="spellEnd"/>
      <w:r>
        <w:t xml:space="preserve"> in Mexico and El Salvador (3 workshops at different stages to collect data, assess and designate Tiers (for accuracy and specificity) and finally verify results; If you would like a list of all the organisations consulted I can dig these out.</w:t>
      </w:r>
    </w:p>
  </w:comment>
  <w:comment w:id="371" w:author="DAVE Radhika" w:date="2019-07-09T14:26:00Z" w:initials="DR">
    <w:p w14:paraId="73970009" w14:textId="7472D48A" w:rsidR="00060BA1" w:rsidRDefault="00060BA1">
      <w:pPr>
        <w:pStyle w:val="CommentText"/>
      </w:pPr>
      <w:r>
        <w:rPr>
          <w:rStyle w:val="CommentReference"/>
        </w:rPr>
        <w:annotationRef/>
      </w:r>
      <w:r>
        <w:t>Prefer if you can list the Barometer here as a source.</w:t>
      </w:r>
    </w:p>
  </w:comment>
  <w:comment w:id="372" w:author="Stephanie Roe" w:date="2019-07-10T14:23:00Z" w:initials="SR">
    <w:p w14:paraId="5CFDE0AD" w14:textId="33A5DF76" w:rsidR="00060BA1" w:rsidRDefault="00060BA1">
      <w:pPr>
        <w:pStyle w:val="CommentText"/>
      </w:pPr>
      <w:r>
        <w:rPr>
          <w:rStyle w:val="CommentReference"/>
        </w:rPr>
        <w:annotationRef/>
      </w:r>
      <w:r>
        <w:t>The barometer was one source out of over 100 for the literature review, so I don’t think it’s appropriate to highlight just one source.</w:t>
      </w:r>
    </w:p>
  </w:comment>
  <w:comment w:id="374" w:author="Stephanie Roe" w:date="2019-07-16T09:52:00Z" w:initials="SR">
    <w:p w14:paraId="0F7576C3" w14:textId="71F491FF" w:rsidR="00FE54AB" w:rsidRDefault="00FE54AB">
      <w:pPr>
        <w:pStyle w:val="CommentText"/>
      </w:pPr>
      <w:r>
        <w:rPr>
          <w:rStyle w:val="CommentReference"/>
        </w:rPr>
        <w:annotationRef/>
      </w:r>
      <w:r>
        <w:t>Will try to combine Figure 1, 2 and 3 in the design phase</w:t>
      </w:r>
    </w:p>
  </w:comment>
  <w:comment w:id="375" w:author="Jenny Hewson" w:date="2019-07-01T18:05:00Z" w:initials="JH">
    <w:p w14:paraId="0FE5213F" w14:textId="77777777" w:rsidR="00060BA1" w:rsidRDefault="00060BA1">
      <w:pPr>
        <w:pStyle w:val="CommentText"/>
      </w:pPr>
      <w:r>
        <w:rPr>
          <w:rStyle w:val="CommentReference"/>
        </w:rPr>
        <w:annotationRef/>
      </w:r>
      <w:r>
        <w:t>Suggest highlighting:</w:t>
      </w:r>
    </w:p>
    <w:p w14:paraId="0C112A02" w14:textId="77777777" w:rsidR="00060BA1" w:rsidRDefault="00060BA1">
      <w:pPr>
        <w:pStyle w:val="CommentText"/>
      </w:pPr>
      <w:r>
        <w:t>1. afforestation w timber species does not = restoring the ecological complexity of the landscape</w:t>
      </w:r>
    </w:p>
    <w:p w14:paraId="3168DB53" w14:textId="2EE1E96B" w:rsidR="00060BA1" w:rsidRDefault="00060BA1">
      <w:pPr>
        <w:pStyle w:val="CommentText"/>
      </w:pPr>
      <w:r>
        <w:t>2. afforestation does not necessarily equate to restoration</w:t>
      </w:r>
    </w:p>
  </w:comment>
  <w:comment w:id="376" w:author="Stephanie Roe" w:date="2019-07-16T10:52:00Z" w:initials="SR">
    <w:p w14:paraId="499CCAE7" w14:textId="43B83F30" w:rsidR="00221B5D" w:rsidRDefault="00221B5D">
      <w:pPr>
        <w:pStyle w:val="CommentText"/>
      </w:pPr>
      <w:r>
        <w:rPr>
          <w:rStyle w:val="CommentReference"/>
        </w:rPr>
        <w:annotationRef/>
      </w:r>
      <w:r>
        <w:t>We provide more detailed numbers and breakdown of afforestation and reforestation in the text and figures, and we discuss and highlight your points in the last para</w:t>
      </w:r>
    </w:p>
  </w:comment>
  <w:comment w:id="377" w:author="Stephanie Roe" w:date="2019-07-16T11:06:00Z" w:initials="SR">
    <w:p w14:paraId="5F28A85D" w14:textId="5CF7EC6B" w:rsidR="00C76466" w:rsidRDefault="00C76466">
      <w:pPr>
        <w:pStyle w:val="CommentText"/>
      </w:pPr>
      <w:r>
        <w:rPr>
          <w:rStyle w:val="CommentReference"/>
        </w:rPr>
        <w:annotationRef/>
      </w:r>
      <w:r w:rsidRPr="00C76466">
        <w:rPr>
          <w:highlight w:val="yellow"/>
        </w:rPr>
        <w:t>Revise “Unspecified” to “Unspecified regeneration”</w:t>
      </w:r>
    </w:p>
  </w:comment>
  <w:comment w:id="378" w:author="Stephanie Roe" w:date="2019-07-16T11:28:00Z" w:initials="SR">
    <w:p w14:paraId="00D37C75" w14:textId="3D99A497" w:rsidR="008C6DAC" w:rsidRDefault="008C6DAC">
      <w:pPr>
        <w:pStyle w:val="CommentText"/>
      </w:pPr>
      <w:r>
        <w:rPr>
          <w:rStyle w:val="CommentReference"/>
        </w:rPr>
        <w:annotationRef/>
      </w:r>
      <w:r w:rsidRPr="008C6DAC">
        <w:rPr>
          <w:highlight w:val="yellow"/>
        </w:rPr>
        <w:t>Add citation(s)</w:t>
      </w:r>
    </w:p>
  </w:comment>
  <w:comment w:id="380" w:author="Stephanie Roe" w:date="2019-07-16T11:06:00Z" w:initials="SR">
    <w:p w14:paraId="2E35BE2E" w14:textId="176A41DB" w:rsidR="00C76466" w:rsidRDefault="00C76466">
      <w:pPr>
        <w:pStyle w:val="CommentText"/>
      </w:pPr>
      <w:r>
        <w:rPr>
          <w:rStyle w:val="CommentReference"/>
        </w:rPr>
        <w:annotationRef/>
      </w:r>
      <w:r w:rsidRPr="008C6DAC">
        <w:rPr>
          <w:highlight w:val="yellow"/>
        </w:rPr>
        <w:t xml:space="preserve">Update with corrected </w:t>
      </w:r>
      <w:proofErr w:type="spellStart"/>
      <w:r w:rsidRPr="008C6DAC">
        <w:rPr>
          <w:highlight w:val="yellow"/>
        </w:rPr>
        <w:t>lat</w:t>
      </w:r>
      <w:proofErr w:type="spellEnd"/>
      <w:r w:rsidRPr="008C6DAC">
        <w:rPr>
          <w:highlight w:val="yellow"/>
        </w:rPr>
        <w:t>/long data</w:t>
      </w:r>
    </w:p>
  </w:comment>
  <w:comment w:id="385" w:author="Jenny Hewson" w:date="2019-07-01T18:13:00Z" w:initials="JH">
    <w:p w14:paraId="06E5C61E" w14:textId="3B176263" w:rsidR="00060BA1" w:rsidRDefault="00060BA1">
      <w:pPr>
        <w:pStyle w:val="CommentText"/>
      </w:pPr>
      <w:r>
        <w:rPr>
          <w:rStyle w:val="CommentReference"/>
        </w:rPr>
        <w:annotationRef/>
      </w:r>
      <w:r>
        <w:t xml:space="preserve">Suggest clarifying that these are a mixture of datasets (GLAD) vs tools (Collect E and T.E) </w:t>
      </w:r>
    </w:p>
  </w:comment>
  <w:comment w:id="393" w:author="Stephanie Roe" w:date="2019-07-10T15:47:00Z" w:initials="SR">
    <w:p w14:paraId="73A20BA1" w14:textId="341EDE2F" w:rsidR="00060BA1" w:rsidRDefault="00060BA1">
      <w:pPr>
        <w:pStyle w:val="CommentText"/>
      </w:pPr>
      <w:r>
        <w:rPr>
          <w:rStyle w:val="CommentReference"/>
        </w:rPr>
        <w:annotationRef/>
      </w:r>
      <w:r>
        <w:t>It would be really helpful to highlight the pros / limitations of each, and what their future development will be (e.g. available every year going forward?) Perhaps each of these can even be a bullet so that it is easy to compare</w:t>
      </w:r>
    </w:p>
  </w:comment>
  <w:comment w:id="400" w:author="Stephanie Roe" w:date="2019-07-10T15:46:00Z" w:initials="SR">
    <w:p w14:paraId="2B73425B" w14:textId="0ED2CD84" w:rsidR="00060BA1" w:rsidRDefault="00060BA1">
      <w:pPr>
        <w:pStyle w:val="CommentText"/>
      </w:pPr>
      <w:r>
        <w:rPr>
          <w:rStyle w:val="CommentReference"/>
        </w:rPr>
        <w:annotationRef/>
      </w:r>
      <w:proofErr w:type="spellStart"/>
      <w:r>
        <w:t>Spcify</w:t>
      </w:r>
      <w:proofErr w:type="spellEnd"/>
      <w:r>
        <w:t xml:space="preserve"> how this differs/ is better than the previous tree cover gain map from Hansen</w:t>
      </w:r>
    </w:p>
  </w:comment>
  <w:comment w:id="468" w:author="Guariguata, Manuel   (CIFOR)" w:date="2019-07-10T15:59:00Z" w:initials="GM(">
    <w:p w14:paraId="75942961" w14:textId="2A1FC8F8" w:rsidR="00060BA1" w:rsidRDefault="00060BA1" w:rsidP="00016DAB">
      <w:pPr>
        <w:pStyle w:val="CommentText"/>
      </w:pPr>
      <w:r>
        <w:rPr>
          <w:rStyle w:val="CommentReference"/>
        </w:rPr>
        <w:annotationRef/>
      </w:r>
      <w:r w:rsidRPr="003577EC">
        <w:rPr>
          <w:rFonts w:ascii="Arial" w:hAnsi="Arial" w:cs="Arial"/>
          <w:iCs/>
          <w:sz w:val="22"/>
          <w:szCs w:val="22"/>
          <w:lang w:val="es-CO"/>
        </w:rPr>
        <w:t xml:space="preserve">Evans, K.A., </w:t>
      </w:r>
      <w:r w:rsidRPr="00016DAB">
        <w:rPr>
          <w:rFonts w:ascii="Arial" w:hAnsi="Arial" w:cs="Arial"/>
          <w:iCs/>
          <w:sz w:val="22"/>
          <w:szCs w:val="22"/>
          <w:lang w:val="es-CO"/>
        </w:rPr>
        <w:t xml:space="preserve">Guariguata, M. R. </w:t>
      </w:r>
      <w:r w:rsidRPr="003577EC">
        <w:rPr>
          <w:rFonts w:ascii="Arial" w:hAnsi="Arial" w:cs="Arial"/>
          <w:iCs/>
          <w:sz w:val="22"/>
          <w:szCs w:val="22"/>
          <w:lang w:val="es-CO"/>
        </w:rPr>
        <w:t xml:space="preserve">2016.  </w:t>
      </w:r>
      <w:r>
        <w:rPr>
          <w:rFonts w:ascii="Arial" w:hAnsi="Arial" w:cs="Arial"/>
          <w:sz w:val="22"/>
          <w:szCs w:val="22"/>
        </w:rPr>
        <w:t>Success from the ground up: p</w:t>
      </w:r>
      <w:r w:rsidRPr="00885CF7">
        <w:rPr>
          <w:rFonts w:ascii="Arial" w:hAnsi="Arial" w:cs="Arial"/>
          <w:sz w:val="22"/>
          <w:szCs w:val="22"/>
        </w:rPr>
        <w:t>articipatory monitoring and forest restoration</w:t>
      </w:r>
      <w:r>
        <w:rPr>
          <w:rFonts w:ascii="Arial" w:hAnsi="Arial" w:cs="Arial"/>
          <w:sz w:val="22"/>
          <w:szCs w:val="22"/>
        </w:rPr>
        <w:t>.  Occ</w:t>
      </w:r>
      <w:r w:rsidRPr="006644BE">
        <w:rPr>
          <w:rFonts w:ascii="Arial" w:hAnsi="Arial" w:cs="Arial"/>
          <w:sz w:val="22"/>
          <w:szCs w:val="22"/>
        </w:rPr>
        <w:t>asional Paper no. 159.  CIFOR, Bogor, Indonesia</w:t>
      </w:r>
    </w:p>
  </w:comment>
  <w:comment w:id="490" w:author="Guariguata, Manuel   (CIFOR)" w:date="2019-07-10T16:00:00Z" w:initials="GM(">
    <w:p w14:paraId="3502740B" w14:textId="792C0DF1" w:rsidR="00060BA1" w:rsidRDefault="00060BA1">
      <w:pPr>
        <w:pStyle w:val="CommentText"/>
      </w:pPr>
      <w:r>
        <w:rPr>
          <w:rStyle w:val="CommentReference"/>
        </w:rPr>
        <w:annotationRef/>
      </w:r>
      <w:r w:rsidRPr="003577EC">
        <w:rPr>
          <w:rFonts w:ascii="Arial" w:hAnsi="Arial" w:cs="Arial"/>
          <w:sz w:val="22"/>
          <w:szCs w:val="22"/>
        </w:rPr>
        <w:t xml:space="preserve">Evans, K., </w:t>
      </w:r>
      <w:proofErr w:type="spellStart"/>
      <w:r w:rsidRPr="00016DAB">
        <w:rPr>
          <w:rFonts w:ascii="Arial" w:hAnsi="Arial" w:cs="Arial"/>
          <w:sz w:val="22"/>
          <w:szCs w:val="22"/>
        </w:rPr>
        <w:t>Guariguata</w:t>
      </w:r>
      <w:proofErr w:type="spellEnd"/>
      <w:r w:rsidRPr="00016DAB">
        <w:rPr>
          <w:rFonts w:ascii="Arial" w:hAnsi="Arial" w:cs="Arial"/>
          <w:sz w:val="22"/>
          <w:szCs w:val="22"/>
        </w:rPr>
        <w:t>, M. R. 2019.  A diagnostic for collaborative monitoring</w:t>
      </w:r>
      <w:r>
        <w:rPr>
          <w:rFonts w:ascii="Arial" w:hAnsi="Arial" w:cs="Arial"/>
          <w:sz w:val="22"/>
          <w:szCs w:val="22"/>
        </w:rPr>
        <w:t xml:space="preserve"> in forest landscape restoration.  </w:t>
      </w:r>
      <w:proofErr w:type="spellStart"/>
      <w:r>
        <w:rPr>
          <w:rFonts w:ascii="Arial" w:hAnsi="Arial" w:cs="Arial"/>
          <w:sz w:val="22"/>
          <w:szCs w:val="22"/>
        </w:rPr>
        <w:t>Ocassional</w:t>
      </w:r>
      <w:proofErr w:type="spellEnd"/>
      <w:r>
        <w:rPr>
          <w:rFonts w:ascii="Arial" w:hAnsi="Arial" w:cs="Arial"/>
          <w:sz w:val="22"/>
          <w:szCs w:val="22"/>
        </w:rPr>
        <w:t xml:space="preserve"> Paper no. 193.  CIFOR, Bogor, Indonesia</w:t>
      </w:r>
    </w:p>
  </w:comment>
  <w:comment w:id="519" w:author="Jenny Hewson" w:date="2019-07-01T18:29:00Z" w:initials="JH">
    <w:p w14:paraId="384FB75F" w14:textId="2B637055" w:rsidR="00060BA1" w:rsidRDefault="00060BA1">
      <w:pPr>
        <w:pStyle w:val="CommentText"/>
      </w:pPr>
      <w:r>
        <w:rPr>
          <w:rStyle w:val="CommentReference"/>
        </w:rPr>
        <w:annotationRef/>
      </w:r>
      <w:r>
        <w:t xml:space="preserve">As the focus of Collect Earth was trees outside forest, should the ‘forest’ category be omitted here.  And, should this highlight that these are IPCC categories?  And, this is just a static count, correct, in 2014?  </w:t>
      </w:r>
    </w:p>
  </w:comment>
  <w:comment w:id="588" w:author="Jenny Hewson" w:date="2019-07-01T18:33:00Z" w:initials="JH">
    <w:p w14:paraId="3719825D" w14:textId="7657177C" w:rsidR="00060BA1" w:rsidRDefault="00060BA1">
      <w:pPr>
        <w:pStyle w:val="CommentText"/>
      </w:pPr>
      <w:r>
        <w:rPr>
          <w:rStyle w:val="CommentReference"/>
        </w:rPr>
        <w:annotationRef/>
      </w:r>
      <w:r>
        <w:t>Dataset or approach? Global restoration monitoring system is referenced below and that seems more reasonable</w:t>
      </w:r>
    </w:p>
  </w:comment>
  <w:comment w:id="593" w:author="Guariguata, Manuel   (CIFOR)" w:date="2019-06-17T20:13:00Z" w:initials="GM(">
    <w:p w14:paraId="163A9B6E" w14:textId="50EA5D9E" w:rsidR="00060BA1" w:rsidRDefault="00060BA1">
      <w:pPr>
        <w:pStyle w:val="CommentText"/>
      </w:pPr>
      <w:r>
        <w:rPr>
          <w:rStyle w:val="CommentReference"/>
        </w:rPr>
        <w:annotationRef/>
      </w:r>
      <w:r>
        <w:t xml:space="preserve">is it possible to use another term? will “forest expansion” do? </w:t>
      </w:r>
    </w:p>
  </w:comment>
  <w:comment w:id="596" w:author="Jenny Hewson" w:date="2019-07-01T18:38:00Z" w:initials="JH">
    <w:p w14:paraId="65723381" w14:textId="1C67FBC8" w:rsidR="00060BA1" w:rsidRDefault="00060BA1">
      <w:pPr>
        <w:pStyle w:val="CommentText"/>
      </w:pPr>
      <w:r>
        <w:rPr>
          <w:rStyle w:val="CommentReference"/>
        </w:rPr>
        <w:annotationRef/>
      </w:r>
      <w:r>
        <w:t>Suggest clarifying – progress in tree gain?</w:t>
      </w:r>
    </w:p>
  </w:comment>
  <w:comment w:id="597" w:author="Guariguata, Manuel   (CIFOR)" w:date="2019-06-17T20:12:00Z" w:initials="GM(">
    <w:p w14:paraId="2DFAB041" w14:textId="754FECC1" w:rsidR="00060BA1" w:rsidRDefault="00060BA1">
      <w:pPr>
        <w:pStyle w:val="CommentText"/>
      </w:pPr>
      <w:r>
        <w:rPr>
          <w:rStyle w:val="CommentReference"/>
        </w:rPr>
        <w:annotationRef/>
      </w:r>
      <w:r>
        <w:t xml:space="preserve">this is not a very intuitive term for the audience.  is this enhancement of existing forest cover via e.g. natural regeneration? </w:t>
      </w:r>
    </w:p>
  </w:comment>
  <w:comment w:id="648" w:author="Jenny Hewson" w:date="2019-07-01T18:39:00Z" w:initials="JH">
    <w:p w14:paraId="5C32DAE8" w14:textId="6A69DC88" w:rsidR="00060BA1" w:rsidRDefault="00060BA1">
      <w:pPr>
        <w:pStyle w:val="CommentText"/>
      </w:pPr>
      <w:r>
        <w:rPr>
          <w:rStyle w:val="CommentReference"/>
        </w:rPr>
        <w:annotationRef/>
      </w:r>
      <w:r>
        <w:t>Tree cover does not equal forest cover and would recommend tree cover here</w:t>
      </w:r>
    </w:p>
  </w:comment>
  <w:comment w:id="649" w:author="Guariguata, Manuel   (CIFOR)" w:date="2019-07-10T16:03:00Z" w:initials="GM(">
    <w:p w14:paraId="7B918631" w14:textId="7BD4DDC1" w:rsidR="00060BA1" w:rsidRDefault="00060BA1">
      <w:pPr>
        <w:pStyle w:val="CommentText"/>
      </w:pPr>
      <w:r>
        <w:rPr>
          <w:rStyle w:val="CommentReference"/>
        </w:rPr>
        <w:annotationRef/>
      </w:r>
      <w:r>
        <w:t xml:space="preserve">Perhaps such distinction should be made explicit somewhere in the text above? </w:t>
      </w:r>
    </w:p>
  </w:comment>
  <w:comment w:id="2141" w:author="Guariguata, Manuel   (CIFOR)" w:date="2019-06-17T19:56:00Z" w:initials="GM(">
    <w:p w14:paraId="16F997BB" w14:textId="032DBD11" w:rsidR="00060BA1" w:rsidRDefault="00060BA1">
      <w:pPr>
        <w:pStyle w:val="CommentText"/>
      </w:pPr>
      <w:r>
        <w:rPr>
          <w:rStyle w:val="CommentReference"/>
        </w:rPr>
        <w:annotationRef/>
      </w:r>
      <w:r>
        <w:t xml:space="preserve">terminology needs work. </w:t>
      </w:r>
    </w:p>
  </w:comment>
  <w:comment w:id="2146" w:author="DAVE Radhika" w:date="2019-07-09T15:16:00Z" w:initials="DR">
    <w:p w14:paraId="2306BD29" w14:textId="3A391B43" w:rsidR="00060BA1" w:rsidRDefault="00060BA1">
      <w:pPr>
        <w:pStyle w:val="CommentText"/>
      </w:pPr>
      <w:r>
        <w:rPr>
          <w:rStyle w:val="CommentReference"/>
        </w:rPr>
        <w:annotationRef/>
      </w:r>
      <w:r>
        <w:t xml:space="preserve">Who is </w:t>
      </w:r>
      <w:proofErr w:type="gramStart"/>
      <w:r>
        <w:t>“our”</w:t>
      </w:r>
      <w:proofErr w:type="gramEnd"/>
      <w:r>
        <w:t xml:space="preserve">?  There was the IUCN/CF preliminary analysis that was followed by a more </w:t>
      </w:r>
      <w:proofErr w:type="gramStart"/>
      <w:r>
        <w:t>in depth</w:t>
      </w:r>
      <w:proofErr w:type="gramEnd"/>
      <w:r>
        <w:t xml:space="preserve"> IUCN analysis.</w:t>
      </w:r>
    </w:p>
  </w:comment>
  <w:comment w:id="2147" w:author="Guariguata, Manuel   (CIFOR)" w:date="2019-06-17T20:09:00Z" w:initials="GM(">
    <w:p w14:paraId="4910C3E4" w14:textId="2A76E34C" w:rsidR="00060BA1" w:rsidRDefault="00060BA1">
      <w:pPr>
        <w:pStyle w:val="CommentText"/>
      </w:pPr>
      <w:r>
        <w:rPr>
          <w:rStyle w:val="CommentReference"/>
        </w:rPr>
        <w:annotationRef/>
      </w:r>
      <w:r>
        <w:t>is this tree planting or includes natural forest regeneration?</w:t>
      </w:r>
    </w:p>
  </w:comment>
  <w:comment w:id="2190" w:author="DAVE Radhika" w:date="2019-07-09T15:19:00Z" w:initials="DR">
    <w:p w14:paraId="1BBBCAEE" w14:textId="222CAF89" w:rsidR="00060BA1" w:rsidRDefault="00060BA1">
      <w:pPr>
        <w:pStyle w:val="CommentText"/>
      </w:pPr>
      <w:r>
        <w:rPr>
          <w:rStyle w:val="CommentReference"/>
        </w:rPr>
        <w:annotationRef/>
      </w:r>
      <w:r>
        <w:t>Worth mentioning that GEF6 invested USD 300 million in restoration.  GEF7 will add to that considerably via the Drylands SFM program in which the GEF is putting 95 million.</w:t>
      </w:r>
    </w:p>
  </w:comment>
  <w:comment w:id="2196" w:author="DAVE Radhika" w:date="2019-07-09T15:20:00Z" w:initials="DR">
    <w:p w14:paraId="08FD661A" w14:textId="312FC8EA" w:rsidR="00060BA1" w:rsidRDefault="00060BA1">
      <w:pPr>
        <w:pStyle w:val="CommentText"/>
      </w:pPr>
      <w:r>
        <w:rPr>
          <w:rStyle w:val="CommentReference"/>
        </w:rPr>
        <w:annotationRef/>
      </w:r>
      <w:r>
        <w:t>And the other regional processes?  Not sure these belong here under “planning and implementation steps”.  If placed here then what about the other regional processes, e.g. Mediterranean, SADC, EAC, ASEAN, Latin America, etc.</w:t>
      </w:r>
    </w:p>
  </w:comment>
  <w:comment w:id="2225" w:author="DAVE Radhika" w:date="2019-07-09T15:21:00Z" w:initials="DR">
    <w:p w14:paraId="3FCEE70E" w14:textId="6B1762CA" w:rsidR="00060BA1" w:rsidRDefault="00060BA1">
      <w:pPr>
        <w:pStyle w:val="CommentText"/>
      </w:pPr>
      <w:r>
        <w:rPr>
          <w:rStyle w:val="CommentReference"/>
        </w:rPr>
        <w:annotationRef/>
      </w:r>
      <w:r>
        <w:t>This is an area to be careful with as there are many big claims of funding mobilized but apparently not much has actually changed hands.</w:t>
      </w:r>
    </w:p>
  </w:comment>
  <w:comment w:id="2227" w:author="DAVE Radhika" w:date="2019-07-09T15:21:00Z" w:initials="DR">
    <w:p w14:paraId="035665DC" w14:textId="77777777" w:rsidR="00060BA1" w:rsidRPr="00EE7880" w:rsidRDefault="00060BA1" w:rsidP="00EE7880">
      <w:pPr>
        <w:pStyle w:val="CommentText"/>
      </w:pPr>
      <w:r>
        <w:rPr>
          <w:rStyle w:val="CommentReference"/>
        </w:rPr>
        <w:annotationRef/>
      </w:r>
      <w:r w:rsidRPr="00EE7880">
        <w:rPr>
          <w:sz w:val="16"/>
          <w:szCs w:val="16"/>
        </w:rPr>
        <w:annotationRef/>
      </w:r>
      <w:r w:rsidRPr="00EE7880">
        <w:t xml:space="preserve">It would be worth highlighting this important finding of the extent to which countries are mobilizing/reallocating domestic funding for restoration rather than or in addition to waiting for external support. </w:t>
      </w:r>
    </w:p>
    <w:p w14:paraId="79C56D70" w14:textId="26045634" w:rsidR="00060BA1" w:rsidRDefault="00060BA1">
      <w:pPr>
        <w:pStyle w:val="CommentText"/>
      </w:pPr>
    </w:p>
  </w:comment>
  <w:comment w:id="2228" w:author="Jenny Hewson" w:date="2019-07-01T18:42:00Z" w:initials="JH">
    <w:p w14:paraId="6C1B2AE6" w14:textId="281A2135" w:rsidR="00060BA1" w:rsidRDefault="00060BA1">
      <w:pPr>
        <w:pStyle w:val="CommentText"/>
      </w:pPr>
      <w:r>
        <w:rPr>
          <w:rStyle w:val="CommentReference"/>
        </w:rPr>
        <w:annotationRef/>
      </w:r>
      <w:r>
        <w:t>The use of ‘boxes’ to highlight case studies could also be effective in Goal 5 and would duplicate Goal 1</w:t>
      </w:r>
    </w:p>
  </w:comment>
  <w:comment w:id="2229" w:author="DAVE Radhika" w:date="2019-07-09T15:22:00Z" w:initials="DR">
    <w:p w14:paraId="0B84C9D6" w14:textId="39451564" w:rsidR="00060BA1" w:rsidRPr="00EE7880" w:rsidRDefault="00060BA1" w:rsidP="00EE7880">
      <w:pPr>
        <w:pStyle w:val="CommentText"/>
      </w:pPr>
      <w:r>
        <w:rPr>
          <w:rStyle w:val="CommentReference"/>
        </w:rPr>
        <w:annotationRef/>
      </w:r>
      <w:r w:rsidRPr="00EE7880">
        <w:rPr>
          <w:sz w:val="16"/>
          <w:szCs w:val="16"/>
        </w:rPr>
        <w:annotationRef/>
      </w:r>
      <w:r>
        <w:rPr>
          <w:sz w:val="16"/>
          <w:szCs w:val="16"/>
        </w:rPr>
        <w:t>see comment above</w:t>
      </w:r>
      <w:r w:rsidRPr="00EE7880">
        <w:t xml:space="preserve"> </w:t>
      </w:r>
    </w:p>
    <w:p w14:paraId="5AAB83E8" w14:textId="00F04D1A" w:rsidR="00060BA1" w:rsidRDefault="00060BA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5310F8" w15:done="0"/>
  <w15:commentEx w15:paraId="43B7444B" w15:paraIdParent="3E5310F8" w15:done="0"/>
  <w15:commentEx w15:paraId="7F40E3D1" w15:done="0"/>
  <w15:commentEx w15:paraId="1F144F9A" w15:done="0"/>
  <w15:commentEx w15:paraId="6E622B17" w15:paraIdParent="1F144F9A" w15:done="0"/>
  <w15:commentEx w15:paraId="0FE8F8D3" w15:done="0"/>
  <w15:commentEx w15:paraId="64C3A8BF" w15:done="0"/>
  <w15:commentEx w15:paraId="7DB7A5AE" w15:done="0"/>
  <w15:commentEx w15:paraId="6E978691" w15:done="0"/>
  <w15:commentEx w15:paraId="095BF3C8" w15:done="0"/>
  <w15:commentEx w15:paraId="0444735C" w15:paraIdParent="095BF3C8" w15:done="0"/>
  <w15:commentEx w15:paraId="0819371D" w15:done="0"/>
  <w15:commentEx w15:paraId="3B28A12B" w15:done="0"/>
  <w15:commentEx w15:paraId="20BBC7DE" w15:done="0"/>
  <w15:commentEx w15:paraId="568EE390" w15:paraIdParent="20BBC7DE" w15:done="0"/>
  <w15:commentEx w15:paraId="3BCAAFA2" w15:done="0"/>
  <w15:commentEx w15:paraId="2132AE0F" w15:done="0"/>
  <w15:commentEx w15:paraId="02597EB0" w15:done="0"/>
  <w15:commentEx w15:paraId="6FEFE7D8" w15:paraIdParent="02597EB0" w15:done="0"/>
  <w15:commentEx w15:paraId="0A72CF43" w15:done="0"/>
  <w15:commentEx w15:paraId="39719F3D" w15:paraIdParent="0A72CF43" w15:done="0"/>
  <w15:commentEx w15:paraId="0C120059" w15:paraIdParent="0A72CF43" w15:done="0"/>
  <w15:commentEx w15:paraId="73970009" w15:done="0"/>
  <w15:commentEx w15:paraId="5CFDE0AD" w15:paraIdParent="73970009" w15:done="0"/>
  <w15:commentEx w15:paraId="0F7576C3" w15:done="0"/>
  <w15:commentEx w15:paraId="3168DB53" w15:done="0"/>
  <w15:commentEx w15:paraId="499CCAE7" w15:paraIdParent="3168DB53" w15:done="0"/>
  <w15:commentEx w15:paraId="5F28A85D" w15:done="0"/>
  <w15:commentEx w15:paraId="00D37C75" w15:done="0"/>
  <w15:commentEx w15:paraId="2E35BE2E" w15:done="0"/>
  <w15:commentEx w15:paraId="06E5C61E" w15:done="0"/>
  <w15:commentEx w15:paraId="73A20BA1" w15:done="0"/>
  <w15:commentEx w15:paraId="2B73425B" w15:done="0"/>
  <w15:commentEx w15:paraId="75942961" w15:done="0"/>
  <w15:commentEx w15:paraId="3502740B" w15:done="0"/>
  <w15:commentEx w15:paraId="384FB75F" w15:done="0"/>
  <w15:commentEx w15:paraId="3719825D" w15:done="0"/>
  <w15:commentEx w15:paraId="163A9B6E" w15:done="0"/>
  <w15:commentEx w15:paraId="65723381" w15:done="0"/>
  <w15:commentEx w15:paraId="2DFAB041" w15:done="0"/>
  <w15:commentEx w15:paraId="5C32DAE8" w15:done="0"/>
  <w15:commentEx w15:paraId="7B918631" w15:paraIdParent="5C32DAE8" w15:done="0"/>
  <w15:commentEx w15:paraId="16F997BB" w15:done="0"/>
  <w15:commentEx w15:paraId="2306BD29" w15:done="0"/>
  <w15:commentEx w15:paraId="4910C3E4" w15:done="0"/>
  <w15:commentEx w15:paraId="1BBBCAEE" w15:done="0"/>
  <w15:commentEx w15:paraId="08FD661A" w15:done="0"/>
  <w15:commentEx w15:paraId="3FCEE70E" w15:done="0"/>
  <w15:commentEx w15:paraId="79C56D70" w15:done="0"/>
  <w15:commentEx w15:paraId="6C1B2AE6" w15:done="0"/>
  <w15:commentEx w15:paraId="5AAB83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5310F8" w16cid:durableId="20D029BE"/>
  <w16cid:commentId w16cid:paraId="43B7444B" w16cid:durableId="20D036AB"/>
  <w16cid:commentId w16cid:paraId="7F40E3D1" w16cid:durableId="20D07590"/>
  <w16cid:commentId w16cid:paraId="1F144F9A" w16cid:durableId="20D029AB"/>
  <w16cid:commentId w16cid:paraId="6E622B17" w16cid:durableId="20D074F7"/>
  <w16cid:commentId w16cid:paraId="0FE8F8D3" w16cid:durableId="20D08C09"/>
  <w16cid:commentId w16cid:paraId="64C3A8BF" w16cid:durableId="20D029AD"/>
  <w16cid:commentId w16cid:paraId="7DB7A5AE" w16cid:durableId="20D02AFF"/>
  <w16cid:commentId w16cid:paraId="095BF3C8" w16cid:durableId="20D029AE"/>
  <w16cid:commentId w16cid:paraId="0444735C" w16cid:durableId="20D07552"/>
  <w16cid:commentId w16cid:paraId="0819371D" w16cid:durableId="20D084B3"/>
  <w16cid:commentId w16cid:paraId="3B28A12B" w16cid:durableId="20D029A6"/>
  <w16cid:commentId w16cid:paraId="20BBC7DE" w16cid:durableId="20D029C3"/>
  <w16cid:commentId w16cid:paraId="568EE390" w16cid:durableId="20D07478"/>
  <w16cid:commentId w16cid:paraId="3BCAAFA2" w16cid:durableId="20D087A1"/>
  <w16cid:commentId w16cid:paraId="2132AE0F" w16cid:durableId="20D029C4"/>
  <w16cid:commentId w16cid:paraId="02597EB0" w16cid:durableId="20D029C5"/>
  <w16cid:commentId w16cid:paraId="6FEFE7D8" w16cid:durableId="20D073C4"/>
  <w16cid:commentId w16cid:paraId="0A72CF43" w16cid:durableId="20D029A7"/>
  <w16cid:commentId w16cid:paraId="39719F3D" w16cid:durableId="20D029A8"/>
  <w16cid:commentId w16cid:paraId="0C120059" w16cid:durableId="20D029A9"/>
  <w16cid:commentId w16cid:paraId="73970009" w16cid:durableId="20D029AA"/>
  <w16cid:commentId w16cid:paraId="5CFDE0AD" w16cid:durableId="20D0735D"/>
  <w16cid:commentId w16cid:paraId="0F7576C3" w16cid:durableId="20D81CE2"/>
  <w16cid:commentId w16cid:paraId="3168DB53" w16cid:durableId="20D029D0"/>
  <w16cid:commentId w16cid:paraId="499CCAE7" w16cid:durableId="20D82ADB"/>
  <w16cid:commentId w16cid:paraId="5F28A85D" w16cid:durableId="20D82E22"/>
  <w16cid:commentId w16cid:paraId="00D37C75" w16cid:durableId="20D83345"/>
  <w16cid:commentId w16cid:paraId="2E35BE2E" w16cid:durableId="20D82E44"/>
  <w16cid:commentId w16cid:paraId="06E5C61E" w16cid:durableId="20D029D4"/>
  <w16cid:commentId w16cid:paraId="73A20BA1" w16cid:durableId="20D0871C"/>
  <w16cid:commentId w16cid:paraId="2B73425B" w16cid:durableId="20D086EA"/>
  <w16cid:commentId w16cid:paraId="75942961" w16cid:durableId="20D089C8"/>
  <w16cid:commentId w16cid:paraId="3502740B" w16cid:durableId="20D08A0A"/>
  <w16cid:commentId w16cid:paraId="384FB75F" w16cid:durableId="20D029D6"/>
  <w16cid:commentId w16cid:paraId="3719825D" w16cid:durableId="20D029D7"/>
  <w16cid:commentId w16cid:paraId="163A9B6E" w16cid:durableId="20D029D8"/>
  <w16cid:commentId w16cid:paraId="65723381" w16cid:durableId="20D029D9"/>
  <w16cid:commentId w16cid:paraId="2DFAB041" w16cid:durableId="20D029DA"/>
  <w16cid:commentId w16cid:paraId="5C32DAE8" w16cid:durableId="20D029DB"/>
  <w16cid:commentId w16cid:paraId="7B918631" w16cid:durableId="20D08AD1"/>
  <w16cid:commentId w16cid:paraId="16F997BB" w16cid:durableId="20D029DC"/>
  <w16cid:commentId w16cid:paraId="2306BD29" w16cid:durableId="20D029B8"/>
  <w16cid:commentId w16cid:paraId="4910C3E4" w16cid:durableId="20D029DD"/>
  <w16cid:commentId w16cid:paraId="1BBBCAEE" w16cid:durableId="20D029B9"/>
  <w16cid:commentId w16cid:paraId="08FD661A" w16cid:durableId="20D029BA"/>
  <w16cid:commentId w16cid:paraId="3FCEE70E" w16cid:durableId="20D029BB"/>
  <w16cid:commentId w16cid:paraId="79C56D70" w16cid:durableId="20D029BC"/>
  <w16cid:commentId w16cid:paraId="6C1B2AE6" w16cid:durableId="20D029DE"/>
  <w16cid:commentId w16cid:paraId="5AAB83E8" w16cid:durableId="20D029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F18D9" w14:textId="77777777" w:rsidR="00173418" w:rsidRDefault="00173418" w:rsidP="00AC470C">
      <w:r>
        <w:separator/>
      </w:r>
    </w:p>
  </w:endnote>
  <w:endnote w:type="continuationSeparator" w:id="0">
    <w:p w14:paraId="1850D782" w14:textId="77777777" w:rsidR="00173418" w:rsidRDefault="00173418" w:rsidP="00AC470C">
      <w:r>
        <w:continuationSeparator/>
      </w:r>
    </w:p>
  </w:endnote>
  <w:endnote w:type="continuationNotice" w:id="1">
    <w:p w14:paraId="6EEB4D03" w14:textId="77777777" w:rsidR="00173418" w:rsidRDefault="001734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C48C1" w14:textId="77777777" w:rsidR="00060BA1" w:rsidRDefault="00060BA1" w:rsidP="00754C4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0105225" w14:textId="77777777" w:rsidR="00060BA1" w:rsidRDefault="00060BA1" w:rsidP="00995E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2ACB0" w14:textId="77777777" w:rsidR="00060BA1" w:rsidRPr="00D573AD" w:rsidRDefault="00060BA1" w:rsidP="00D573AD">
    <w:pPr>
      <w:pStyle w:val="Footer"/>
      <w:framePr w:wrap="none" w:vAnchor="text" w:hAnchor="page" w:x="10702" w:y="-56"/>
      <w:jc w:val="center"/>
      <w:rPr>
        <w:rStyle w:val="PageNumber"/>
        <w:rFonts w:ascii="Calibri" w:hAnsi="Calibri"/>
      </w:rPr>
    </w:pPr>
    <w:r w:rsidRPr="00D573AD">
      <w:rPr>
        <w:rStyle w:val="PageNumber"/>
        <w:rFonts w:ascii="Calibri" w:hAnsi="Calibri"/>
      </w:rPr>
      <w:fldChar w:fldCharType="begin"/>
    </w:r>
    <w:r w:rsidRPr="00D573AD">
      <w:rPr>
        <w:rStyle w:val="PageNumber"/>
        <w:rFonts w:ascii="Calibri" w:hAnsi="Calibri"/>
      </w:rPr>
      <w:instrText xml:space="preserve">PAGE  </w:instrText>
    </w:r>
    <w:r w:rsidRPr="00D573AD">
      <w:rPr>
        <w:rStyle w:val="PageNumber"/>
        <w:rFonts w:ascii="Calibri" w:hAnsi="Calibri"/>
      </w:rPr>
      <w:fldChar w:fldCharType="separate"/>
    </w:r>
    <w:r>
      <w:rPr>
        <w:rStyle w:val="PageNumber"/>
        <w:rFonts w:ascii="Calibri" w:hAnsi="Calibri"/>
        <w:noProof/>
      </w:rPr>
      <w:t>37</w:t>
    </w:r>
    <w:r w:rsidRPr="00D573AD">
      <w:rPr>
        <w:rStyle w:val="PageNumber"/>
        <w:rFonts w:ascii="Calibri" w:hAnsi="Calibri"/>
      </w:rPr>
      <w:fldChar w:fldCharType="end"/>
    </w:r>
  </w:p>
  <w:p w14:paraId="50AA7761" w14:textId="77777777" w:rsidR="00060BA1" w:rsidRDefault="00060BA1" w:rsidP="00995E3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E9A17" w14:textId="77777777" w:rsidR="00060BA1" w:rsidRDefault="00060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F3C18" w14:textId="77777777" w:rsidR="00173418" w:rsidRDefault="00173418" w:rsidP="00AC470C">
      <w:r>
        <w:separator/>
      </w:r>
    </w:p>
  </w:footnote>
  <w:footnote w:type="continuationSeparator" w:id="0">
    <w:p w14:paraId="74548241" w14:textId="77777777" w:rsidR="00173418" w:rsidRDefault="00173418" w:rsidP="00AC470C">
      <w:r>
        <w:continuationSeparator/>
      </w:r>
    </w:p>
  </w:footnote>
  <w:footnote w:type="continuationNotice" w:id="1">
    <w:p w14:paraId="0BF051BE" w14:textId="77777777" w:rsidR="00173418" w:rsidRDefault="00173418"/>
  </w:footnote>
  <w:footnote w:id="2">
    <w:p w14:paraId="0E66E7BB" w14:textId="77777777" w:rsidR="00060BA1" w:rsidRPr="00B02E7B" w:rsidRDefault="00060BA1" w:rsidP="001073D7">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Convention on Biological Diversity. (2019, June 10). Retrieved from: </w:t>
      </w:r>
      <w:hyperlink r:id="rId1" w:history="1">
        <w:r w:rsidRPr="00B02E7B">
          <w:rPr>
            <w:rStyle w:val="Hyperlink"/>
            <w:rFonts w:ascii="Arial" w:hAnsi="Arial" w:cs="Arial"/>
            <w:sz w:val="16"/>
            <w:szCs w:val="16"/>
          </w:rPr>
          <w:t>https://www.cbd.int/reports/</w:t>
        </w:r>
      </w:hyperlink>
    </w:p>
  </w:footnote>
  <w:footnote w:id="3">
    <w:p w14:paraId="1CD4B56C" w14:textId="77777777" w:rsidR="00060BA1" w:rsidRPr="00B02E7B" w:rsidRDefault="00060BA1" w:rsidP="001073D7">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proofErr w:type="spellStart"/>
      <w:r w:rsidRPr="00B02E7B">
        <w:rPr>
          <w:rFonts w:ascii="Arial" w:hAnsi="Arial" w:cs="Arial"/>
          <w:sz w:val="16"/>
          <w:szCs w:val="16"/>
          <w:lang w:val="en-US"/>
        </w:rPr>
        <w:t>Santurf</w:t>
      </w:r>
      <w:proofErr w:type="spellEnd"/>
      <w:r w:rsidRPr="00B02E7B">
        <w:rPr>
          <w:rFonts w:ascii="Arial" w:hAnsi="Arial" w:cs="Arial"/>
          <w:sz w:val="16"/>
          <w:szCs w:val="16"/>
          <w:lang w:val="en-US"/>
        </w:rPr>
        <w:t>, Lamb and Madsen (</w:t>
      </w:r>
      <w:proofErr w:type="spellStart"/>
      <w:r w:rsidRPr="00B02E7B">
        <w:rPr>
          <w:rFonts w:ascii="Arial" w:hAnsi="Arial" w:cs="Arial"/>
          <w:sz w:val="16"/>
          <w:szCs w:val="16"/>
          <w:lang w:val="en-US"/>
        </w:rPr>
        <w:t>eds</w:t>
      </w:r>
      <w:proofErr w:type="spellEnd"/>
      <w:r w:rsidRPr="00B02E7B">
        <w:rPr>
          <w:rFonts w:ascii="Arial" w:hAnsi="Arial" w:cs="Arial"/>
          <w:sz w:val="16"/>
          <w:szCs w:val="16"/>
          <w:lang w:val="en-US"/>
        </w:rPr>
        <w:t>). 2012. Forest Landscape Restoration Integrating Natural and Social Sciences</w:t>
      </w:r>
    </w:p>
  </w:footnote>
  <w:footnote w:id="4">
    <w:p w14:paraId="2740A476" w14:textId="77777777" w:rsidR="00060BA1" w:rsidRPr="00B02E7B" w:rsidDel="00AC2C10" w:rsidRDefault="00060BA1" w:rsidP="001073D7">
      <w:pPr>
        <w:pStyle w:val="FootnoteText"/>
        <w:rPr>
          <w:del w:id="31" w:author="Stephanie Roe" w:date="2019-07-10T11:25:00Z"/>
          <w:rFonts w:ascii="Arial" w:hAnsi="Arial" w:cs="Arial"/>
          <w:sz w:val="16"/>
          <w:szCs w:val="16"/>
          <w:lang w:val="en-US"/>
        </w:rPr>
      </w:pPr>
      <w:del w:id="32" w:author="Stephanie Roe" w:date="2019-07-10T11:25:00Z">
        <w:r w:rsidRPr="00B02E7B" w:rsidDel="00AC2C10">
          <w:rPr>
            <w:rStyle w:val="FootnoteReference"/>
            <w:rFonts w:ascii="Arial" w:hAnsi="Arial" w:cs="Arial"/>
            <w:sz w:val="16"/>
            <w:szCs w:val="16"/>
          </w:rPr>
          <w:footnoteRef/>
        </w:r>
        <w:r w:rsidRPr="00B02E7B" w:rsidDel="00AC2C10">
          <w:rPr>
            <w:rFonts w:ascii="Arial" w:hAnsi="Arial" w:cs="Arial"/>
            <w:sz w:val="16"/>
            <w:szCs w:val="16"/>
          </w:rPr>
          <w:delText xml:space="preserve"> </w:delText>
        </w:r>
        <w:r w:rsidRPr="00B02E7B" w:rsidDel="00AC2C10">
          <w:rPr>
            <w:rFonts w:ascii="Arial" w:hAnsi="Arial" w:cs="Arial"/>
            <w:sz w:val="16"/>
            <w:szCs w:val="16"/>
            <w:lang w:val="en-US"/>
          </w:rPr>
          <w:delText>Ibid.</w:delText>
        </w:r>
      </w:del>
    </w:p>
  </w:footnote>
  <w:footnote w:id="5">
    <w:p w14:paraId="75F20D7E" w14:textId="77777777" w:rsidR="00060BA1" w:rsidRPr="00B02E7B" w:rsidDel="00AC2C10" w:rsidRDefault="00060BA1" w:rsidP="001073D7">
      <w:pPr>
        <w:pStyle w:val="FootnoteText"/>
        <w:rPr>
          <w:del w:id="33" w:author="Stephanie Roe" w:date="2019-07-10T11:25:00Z"/>
          <w:rFonts w:ascii="Arial" w:hAnsi="Arial" w:cs="Arial"/>
          <w:sz w:val="16"/>
          <w:szCs w:val="16"/>
          <w:lang w:val="en-US"/>
        </w:rPr>
      </w:pPr>
      <w:del w:id="34" w:author="Stephanie Roe" w:date="2019-07-10T11:25:00Z">
        <w:r w:rsidRPr="00B02E7B" w:rsidDel="00AC2C10">
          <w:rPr>
            <w:rStyle w:val="FootnoteReference"/>
            <w:rFonts w:ascii="Arial" w:hAnsi="Arial" w:cs="Arial"/>
            <w:sz w:val="16"/>
            <w:szCs w:val="16"/>
          </w:rPr>
          <w:footnoteRef/>
        </w:r>
        <w:r w:rsidRPr="00B02E7B" w:rsidDel="00AC2C10">
          <w:rPr>
            <w:rFonts w:ascii="Arial" w:hAnsi="Arial" w:cs="Arial"/>
            <w:sz w:val="16"/>
            <w:szCs w:val="16"/>
          </w:rPr>
          <w:delText xml:space="preserve"> Yale University (n.d.). Global Forest Atlas, Forest Restoration &amp; Reforestation. </w:delText>
        </w:r>
        <w:r w:rsidDel="00AC2C10">
          <w:fldChar w:fldCharType="begin"/>
        </w:r>
        <w:r w:rsidDel="00AC2C10">
          <w:delInstrText xml:space="preserve"> HYPERLINK "https://globalforestatlas.yale.edu/conservation/forest-restoration-reforestation" </w:delInstrText>
        </w:r>
        <w:r w:rsidDel="00AC2C10">
          <w:fldChar w:fldCharType="separate"/>
        </w:r>
        <w:r w:rsidRPr="00B02E7B" w:rsidDel="00AC2C10">
          <w:rPr>
            <w:rStyle w:val="Hyperlink"/>
            <w:rFonts w:ascii="Arial" w:hAnsi="Arial" w:cs="Arial"/>
            <w:sz w:val="16"/>
            <w:szCs w:val="16"/>
          </w:rPr>
          <w:delText>https://globalforestatlas.yale.edu/conservation/forest-restoration-reforestation</w:delText>
        </w:r>
        <w:r w:rsidDel="00AC2C10">
          <w:rPr>
            <w:rStyle w:val="Hyperlink"/>
            <w:rFonts w:ascii="Arial" w:hAnsi="Arial" w:cs="Arial"/>
            <w:sz w:val="16"/>
            <w:szCs w:val="16"/>
          </w:rPr>
          <w:fldChar w:fldCharType="end"/>
        </w:r>
        <w:r w:rsidRPr="00B02E7B" w:rsidDel="00AC2C10">
          <w:rPr>
            <w:rFonts w:ascii="Arial" w:hAnsi="Arial" w:cs="Arial"/>
            <w:sz w:val="16"/>
            <w:szCs w:val="16"/>
          </w:rPr>
          <w:delText xml:space="preserve"> (accessed 6/7/2019)</w:delText>
        </w:r>
      </w:del>
    </w:p>
  </w:footnote>
  <w:footnote w:id="6">
    <w:p w14:paraId="35098A41" w14:textId="00D90D97" w:rsidR="00060BA1" w:rsidRPr="00043809" w:rsidRDefault="00060BA1">
      <w:pPr>
        <w:pStyle w:val="FootnoteText"/>
        <w:rPr>
          <w:lang w:val="en-US"/>
          <w:rPrChange w:id="59" w:author="Stephanie Roe" w:date="2019-07-10T10:09:00Z">
            <w:rPr/>
          </w:rPrChange>
        </w:rPr>
      </w:pPr>
      <w:ins w:id="60" w:author="Stephanie Roe" w:date="2019-07-10T10:09:00Z">
        <w:r>
          <w:rPr>
            <w:rStyle w:val="FootnoteReference"/>
          </w:rPr>
          <w:footnoteRef/>
        </w:r>
        <w:r>
          <w:t xml:space="preserve"> </w:t>
        </w:r>
      </w:ins>
      <w:ins w:id="61" w:author="Stephanie Roe" w:date="2019-07-10T10:10:00Z">
        <w:r w:rsidRPr="00043809">
          <w:t xml:space="preserve">IISD 2002, </w:t>
        </w:r>
        <w:proofErr w:type="spellStart"/>
        <w:r w:rsidRPr="00043809">
          <w:t>Laestadius</w:t>
        </w:r>
        <w:proofErr w:type="spellEnd"/>
        <w:r w:rsidRPr="00043809">
          <w:t xml:space="preserve"> et al. 2015</w:t>
        </w:r>
      </w:ins>
      <w:ins w:id="62" w:author="Stephanie Roe" w:date="2019-07-10T10:15:00Z">
        <w:r>
          <w:t xml:space="preserve">, </w:t>
        </w:r>
        <w:proofErr w:type="spellStart"/>
        <w:r w:rsidRPr="00043809">
          <w:t>Mansourian</w:t>
        </w:r>
        <w:proofErr w:type="spellEnd"/>
        <w:r w:rsidRPr="00043809">
          <w:t xml:space="preserve"> et al. 2005, </w:t>
        </w:r>
        <w:proofErr w:type="spellStart"/>
        <w:r w:rsidRPr="00043809">
          <w:t>Maginnis</w:t>
        </w:r>
        <w:proofErr w:type="spellEnd"/>
        <w:r w:rsidRPr="00043809">
          <w:t xml:space="preserve"> and Jackson 2007</w:t>
        </w:r>
      </w:ins>
      <w:ins w:id="63" w:author="Stephanie Roe" w:date="2019-07-10T11:18:00Z">
        <w:r>
          <w:t xml:space="preserve">, </w:t>
        </w:r>
        <w:proofErr w:type="spellStart"/>
        <w:r>
          <w:rPr>
            <w:sz w:val="22"/>
            <w:szCs w:val="22"/>
          </w:rPr>
          <w:t>Sabogal</w:t>
        </w:r>
        <w:proofErr w:type="spellEnd"/>
        <w:r>
          <w:rPr>
            <w:sz w:val="22"/>
            <w:szCs w:val="22"/>
          </w:rPr>
          <w:t xml:space="preserve"> et al. 2015</w:t>
        </w:r>
      </w:ins>
    </w:p>
  </w:footnote>
  <w:footnote w:id="7">
    <w:p w14:paraId="2B57302E" w14:textId="77777777" w:rsidR="00060BA1" w:rsidRPr="00B02E7B" w:rsidRDefault="00060BA1" w:rsidP="005721F2">
      <w:pPr>
        <w:rPr>
          <w:ins w:id="84" w:author="Stephanie Roe" w:date="2019-07-10T10:31:00Z"/>
          <w:rFonts w:ascii="Arial" w:eastAsia="Times New Roman" w:hAnsi="Arial" w:cs="Arial"/>
          <w:sz w:val="16"/>
          <w:szCs w:val="16"/>
          <w:lang w:val="en-US" w:eastAsia="en-US"/>
        </w:rPr>
      </w:pPr>
      <w:ins w:id="85" w:author="Stephanie Roe" w:date="2019-07-10T10:31:00Z">
        <w:r w:rsidRPr="00B02E7B">
          <w:rPr>
            <w:rStyle w:val="FootnoteReference"/>
            <w:rFonts w:ascii="Arial" w:hAnsi="Arial" w:cs="Arial"/>
            <w:sz w:val="16"/>
            <w:szCs w:val="16"/>
          </w:rPr>
          <w:footnoteRef/>
        </w:r>
        <w:r w:rsidRPr="00B02E7B">
          <w:rPr>
            <w:rFonts w:ascii="Arial" w:eastAsia="Times New Roman" w:hAnsi="Arial" w:cs="Arial"/>
            <w:sz w:val="16"/>
            <w:szCs w:val="16"/>
          </w:rPr>
          <w:t xml:space="preserve"> </w:t>
        </w:r>
        <w:proofErr w:type="spellStart"/>
        <w:r w:rsidRPr="00B02E7B">
          <w:rPr>
            <w:rFonts w:ascii="Arial" w:eastAsia="Times New Roman" w:hAnsi="Arial" w:cs="Arial"/>
            <w:sz w:val="16"/>
            <w:szCs w:val="16"/>
          </w:rPr>
          <w:t>Stanturf</w:t>
        </w:r>
        <w:proofErr w:type="spellEnd"/>
        <w:r w:rsidRPr="00B02E7B">
          <w:rPr>
            <w:rFonts w:ascii="Arial" w:eastAsia="Times New Roman" w:hAnsi="Arial" w:cs="Arial"/>
            <w:sz w:val="16"/>
            <w:szCs w:val="16"/>
          </w:rPr>
          <w:t xml:space="preserve">, John; </w:t>
        </w:r>
        <w:proofErr w:type="spellStart"/>
        <w:r w:rsidRPr="00B02E7B">
          <w:rPr>
            <w:rFonts w:ascii="Arial" w:eastAsia="Times New Roman" w:hAnsi="Arial" w:cs="Arial"/>
            <w:sz w:val="16"/>
            <w:szCs w:val="16"/>
          </w:rPr>
          <w:t>Mansourian</w:t>
        </w:r>
        <w:proofErr w:type="spellEnd"/>
        <w:r w:rsidRPr="00B02E7B">
          <w:rPr>
            <w:rFonts w:ascii="Arial" w:eastAsia="Times New Roman" w:hAnsi="Arial" w:cs="Arial"/>
            <w:sz w:val="16"/>
            <w:szCs w:val="16"/>
          </w:rPr>
          <w:t xml:space="preserve">, Stephanie; </w:t>
        </w:r>
        <w:proofErr w:type="spellStart"/>
        <w:r w:rsidRPr="00B02E7B">
          <w:rPr>
            <w:rFonts w:ascii="Arial" w:eastAsia="Times New Roman" w:hAnsi="Arial" w:cs="Arial"/>
            <w:sz w:val="16"/>
            <w:szCs w:val="16"/>
          </w:rPr>
          <w:t>Kleine</w:t>
        </w:r>
        <w:proofErr w:type="spellEnd"/>
        <w:r w:rsidRPr="00B02E7B">
          <w:rPr>
            <w:rFonts w:ascii="Arial" w:eastAsia="Times New Roman" w:hAnsi="Arial" w:cs="Arial"/>
            <w:sz w:val="16"/>
            <w:szCs w:val="16"/>
          </w:rPr>
          <w:t xml:space="preserve">, Michael; eds. 2017. Implementing Forest Landscape Restoration, A </w:t>
        </w:r>
        <w:proofErr w:type="gramStart"/>
        <w:r w:rsidRPr="00B02E7B">
          <w:rPr>
            <w:rFonts w:ascii="Arial" w:eastAsia="Times New Roman" w:hAnsi="Arial" w:cs="Arial"/>
            <w:sz w:val="16"/>
            <w:szCs w:val="16"/>
          </w:rPr>
          <w:t>Practitioner‘</w:t>
        </w:r>
        <w:proofErr w:type="gramEnd"/>
        <w:r w:rsidRPr="00B02E7B">
          <w:rPr>
            <w:rFonts w:ascii="Arial" w:eastAsia="Times New Roman" w:hAnsi="Arial" w:cs="Arial"/>
            <w:sz w:val="16"/>
            <w:szCs w:val="16"/>
          </w:rPr>
          <w:t xml:space="preserve">s Guide. International Union of Forest Research Organizations, Special Programme for Development of Capacities (IUFRO-SPDC). Vienna, Austria. </w:t>
        </w:r>
      </w:ins>
    </w:p>
  </w:footnote>
  <w:footnote w:id="8">
    <w:p w14:paraId="1CBF9CE9" w14:textId="7EB443DC" w:rsidR="00060BA1" w:rsidRPr="005721F2" w:rsidRDefault="00060BA1">
      <w:pPr>
        <w:pStyle w:val="FootnoteText"/>
        <w:rPr>
          <w:lang w:val="en-US"/>
          <w:rPrChange w:id="88" w:author="Stephanie Roe" w:date="2019-07-10T10:35:00Z">
            <w:rPr/>
          </w:rPrChange>
        </w:rPr>
      </w:pPr>
      <w:ins w:id="89" w:author="Stephanie Roe" w:date="2019-07-10T10:35:00Z">
        <w:r>
          <w:rPr>
            <w:rStyle w:val="FootnoteReference"/>
          </w:rPr>
          <w:footnoteRef/>
        </w:r>
        <w:r>
          <w:t xml:space="preserve"> </w:t>
        </w:r>
        <w:proofErr w:type="spellStart"/>
        <w:r>
          <w:t>Chazdon</w:t>
        </w:r>
        <w:proofErr w:type="spellEnd"/>
        <w:r>
          <w:t xml:space="preserve"> et al. 201</w:t>
        </w:r>
      </w:ins>
      <w:ins w:id="90" w:author="Stephanie Roe" w:date="2019-07-10T10:36:00Z">
        <w:r>
          <w:t>9.</w:t>
        </w:r>
      </w:ins>
      <w:ins w:id="91" w:author="Stephanie Roe" w:date="2019-07-10T10:35:00Z">
        <w:r>
          <w:t xml:space="preserve"> </w:t>
        </w:r>
        <w:r w:rsidRPr="005721F2">
          <w:t>Co-creating Conceptual and Working Forest and Landscape Restoration Frameworks Based on Core Principles</w:t>
        </w:r>
      </w:ins>
      <w:ins w:id="92" w:author="Stephanie Roe" w:date="2019-07-10T10:36:00Z">
        <w:r>
          <w:t xml:space="preserve">. </w:t>
        </w:r>
        <w:r w:rsidRPr="005721F2">
          <w:t>A white paper for the Forest and Landscape Restoration Standards Taskforce (</w:t>
        </w:r>
        <w:proofErr w:type="spellStart"/>
        <w:r w:rsidRPr="005721F2">
          <w:t>FLoRES</w:t>
        </w:r>
        <w:proofErr w:type="spellEnd"/>
        <w:r w:rsidRPr="005721F2">
          <w:t>)</w:t>
        </w:r>
      </w:ins>
    </w:p>
  </w:footnote>
  <w:footnote w:id="9">
    <w:p w14:paraId="0379BF4D" w14:textId="0B920E3A" w:rsidR="00060BA1" w:rsidRPr="005721F2" w:rsidRDefault="00060BA1">
      <w:pPr>
        <w:pStyle w:val="FootnoteText"/>
        <w:rPr>
          <w:lang w:val="en-US"/>
          <w:rPrChange w:id="109" w:author="Stephanie Roe" w:date="2019-07-10T10:28:00Z">
            <w:rPr/>
          </w:rPrChange>
        </w:rPr>
      </w:pPr>
      <w:ins w:id="110" w:author="Stephanie Roe" w:date="2019-07-10T10:28:00Z">
        <w:r>
          <w:rPr>
            <w:rStyle w:val="FootnoteReference"/>
          </w:rPr>
          <w:footnoteRef/>
        </w:r>
        <w:r>
          <w:t xml:space="preserve"> </w:t>
        </w:r>
        <w:proofErr w:type="spellStart"/>
        <w:r>
          <w:rPr>
            <w:sz w:val="22"/>
            <w:szCs w:val="22"/>
          </w:rPr>
          <w:t>Besseau</w:t>
        </w:r>
        <w:proofErr w:type="spellEnd"/>
        <w:r>
          <w:rPr>
            <w:sz w:val="22"/>
            <w:szCs w:val="22"/>
          </w:rPr>
          <w:t xml:space="preserve"> et al. 2018, p. 18</w:t>
        </w:r>
      </w:ins>
      <w:ins w:id="111" w:author="Stephanie Roe" w:date="2019-07-10T11:32:00Z">
        <w:r>
          <w:rPr>
            <w:sz w:val="22"/>
            <w:szCs w:val="22"/>
          </w:rPr>
          <w:t xml:space="preserve"> // </w:t>
        </w:r>
        <w:r w:rsidRPr="00926DE5">
          <w:rPr>
            <w:sz w:val="22"/>
            <w:szCs w:val="22"/>
            <w:highlight w:val="yellow"/>
            <w:rPrChange w:id="112" w:author="Stephanie Roe" w:date="2019-07-10T11:32:00Z">
              <w:rPr>
                <w:sz w:val="22"/>
                <w:szCs w:val="22"/>
              </w:rPr>
            </w:rPrChange>
          </w:rPr>
          <w:t>Add principles of FLR.</w:t>
        </w:r>
      </w:ins>
    </w:p>
  </w:footnote>
  <w:footnote w:id="10">
    <w:p w14:paraId="61FC97AD" w14:textId="77777777" w:rsidR="00060BA1" w:rsidRPr="00B02E7B" w:rsidDel="005721F2" w:rsidRDefault="00060BA1" w:rsidP="001073D7">
      <w:pPr>
        <w:rPr>
          <w:del w:id="120" w:author="Stephanie Roe" w:date="2019-07-10T10:31:00Z"/>
          <w:rFonts w:ascii="Arial" w:eastAsia="Times New Roman" w:hAnsi="Arial" w:cs="Arial"/>
          <w:sz w:val="16"/>
          <w:szCs w:val="16"/>
          <w:lang w:val="en-US" w:eastAsia="en-US"/>
        </w:rPr>
      </w:pPr>
      <w:del w:id="121" w:author="Stephanie Roe" w:date="2019-07-10T10:31:00Z">
        <w:r w:rsidRPr="00B02E7B" w:rsidDel="005721F2">
          <w:rPr>
            <w:rStyle w:val="FootnoteReference"/>
            <w:rFonts w:ascii="Arial" w:hAnsi="Arial" w:cs="Arial"/>
            <w:sz w:val="16"/>
            <w:szCs w:val="16"/>
          </w:rPr>
          <w:footnoteRef/>
        </w:r>
        <w:r w:rsidRPr="00B02E7B" w:rsidDel="005721F2">
          <w:rPr>
            <w:rFonts w:ascii="Arial" w:eastAsia="Times New Roman" w:hAnsi="Arial" w:cs="Arial"/>
            <w:sz w:val="16"/>
            <w:szCs w:val="16"/>
          </w:rPr>
          <w:delText xml:space="preserve"> Stanturf, John; Mansourian, Stephanie; Kleine, Michael; eds. 2017. Implementing Forest Landscape Restoration, A Practitioner‘s Guide. International Union of Forest Research Organizations, Special Programme for Development of Capacities (IUFRO-SPDC). Vienna, Austria. </w:delText>
        </w:r>
      </w:del>
    </w:p>
  </w:footnote>
  <w:footnote w:id="11">
    <w:p w14:paraId="3253C042" w14:textId="77777777" w:rsidR="00060BA1" w:rsidRPr="00B02E7B" w:rsidDel="00926DE5" w:rsidRDefault="00060BA1" w:rsidP="001073D7">
      <w:pPr>
        <w:pStyle w:val="FootnoteText"/>
        <w:rPr>
          <w:del w:id="123" w:author="Stephanie Roe" w:date="2019-07-10T11:32:00Z"/>
          <w:rFonts w:ascii="Arial" w:hAnsi="Arial" w:cs="Arial"/>
          <w:sz w:val="16"/>
          <w:szCs w:val="16"/>
          <w:lang w:val="en-US"/>
        </w:rPr>
      </w:pPr>
      <w:del w:id="124" w:author="Stephanie Roe" w:date="2019-07-10T11:32:00Z">
        <w:r w:rsidRPr="00B02E7B" w:rsidDel="00926DE5">
          <w:rPr>
            <w:rStyle w:val="FootnoteReference"/>
            <w:rFonts w:ascii="Arial" w:hAnsi="Arial" w:cs="Arial"/>
            <w:sz w:val="16"/>
            <w:szCs w:val="16"/>
            <w:highlight w:val="yellow"/>
          </w:rPr>
          <w:footnoteRef/>
        </w:r>
        <w:r w:rsidRPr="00B02E7B" w:rsidDel="00926DE5">
          <w:rPr>
            <w:rFonts w:ascii="Arial" w:hAnsi="Arial" w:cs="Arial"/>
            <w:sz w:val="16"/>
            <w:szCs w:val="16"/>
            <w:highlight w:val="yellow"/>
          </w:rPr>
          <w:delText xml:space="preserve"> To be added – summary of Principles of FLR</w:delText>
        </w:r>
      </w:del>
    </w:p>
  </w:footnote>
  <w:footnote w:id="12">
    <w:p w14:paraId="5A5F523E" w14:textId="77777777" w:rsidR="00060BA1" w:rsidRPr="00B02E7B" w:rsidRDefault="00060BA1" w:rsidP="005721F2">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UNFCCC. (2002). Marrakesh Accords. Retrieved from: https://unfccc.int/resource/docs/cop7/13a01.pdf</w:t>
      </w:r>
    </w:p>
  </w:footnote>
  <w:footnote w:id="13">
    <w:p w14:paraId="15E2FE8D" w14:textId="77777777" w:rsidR="00060BA1" w:rsidRPr="00B02E7B" w:rsidRDefault="00060BA1" w:rsidP="005721F2">
      <w:pPr>
        <w:pStyle w:val="FootnoteText"/>
        <w:rPr>
          <w:rFonts w:ascii="Arial" w:hAnsi="Arial" w:cs="Arial"/>
          <w:sz w:val="16"/>
          <w:szCs w:val="16"/>
          <w:highlight w:val="yellow"/>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 xml:space="preserve">The Global Partnership on Forest and Landscape </w:t>
      </w:r>
      <w:proofErr w:type="spellStart"/>
      <w:r w:rsidRPr="00B02E7B">
        <w:rPr>
          <w:rFonts w:ascii="Arial" w:hAnsi="Arial" w:cs="Arial"/>
          <w:sz w:val="16"/>
          <w:szCs w:val="16"/>
          <w:lang w:val="en-US"/>
        </w:rPr>
        <w:t>Restoratation</w:t>
      </w:r>
      <w:proofErr w:type="spellEnd"/>
      <w:r w:rsidRPr="00B02E7B">
        <w:rPr>
          <w:rFonts w:ascii="Arial" w:hAnsi="Arial" w:cs="Arial"/>
          <w:sz w:val="16"/>
          <w:szCs w:val="16"/>
          <w:lang w:val="en-US"/>
        </w:rPr>
        <w:t>/ Bonn Challenge</w:t>
      </w:r>
    </w:p>
  </w:footnote>
  <w:footnote w:id="14">
    <w:p w14:paraId="404C1B86" w14:textId="77777777" w:rsidR="00060BA1" w:rsidRPr="00B02E7B" w:rsidRDefault="00060BA1" w:rsidP="005721F2">
      <w:pPr>
        <w:pStyle w:val="FootnoteText"/>
        <w:rPr>
          <w:rFonts w:ascii="Arial" w:hAnsi="Arial" w:cs="Arial"/>
          <w:sz w:val="16"/>
          <w:szCs w:val="16"/>
          <w:highlight w:val="yellow"/>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 xml:space="preserve">The Global Partnership on Forest and Landscape </w:t>
      </w:r>
      <w:proofErr w:type="spellStart"/>
      <w:r w:rsidRPr="00B02E7B">
        <w:rPr>
          <w:rFonts w:ascii="Arial" w:hAnsi="Arial" w:cs="Arial"/>
          <w:sz w:val="16"/>
          <w:szCs w:val="16"/>
          <w:lang w:val="en-US"/>
        </w:rPr>
        <w:t>Restoratation</w:t>
      </w:r>
      <w:proofErr w:type="spellEnd"/>
      <w:r w:rsidRPr="00B02E7B">
        <w:rPr>
          <w:rFonts w:ascii="Arial" w:hAnsi="Arial" w:cs="Arial"/>
          <w:sz w:val="16"/>
          <w:szCs w:val="16"/>
          <w:lang w:val="en-US"/>
        </w:rPr>
        <w:t>/ Bonn Challenge</w:t>
      </w:r>
    </w:p>
  </w:footnote>
  <w:footnote w:id="15">
    <w:p w14:paraId="42C8B547" w14:textId="77777777" w:rsidR="00060BA1" w:rsidRPr="00B02E7B" w:rsidDel="00910466" w:rsidRDefault="00060BA1" w:rsidP="005721F2">
      <w:pPr>
        <w:pStyle w:val="FootnoteText"/>
        <w:rPr>
          <w:del w:id="154" w:author="Stephanie Roe" w:date="2019-07-10T14:09:00Z"/>
          <w:rFonts w:ascii="Arial" w:hAnsi="Arial" w:cs="Arial"/>
          <w:sz w:val="16"/>
          <w:szCs w:val="16"/>
          <w:lang w:val="en-US"/>
        </w:rPr>
      </w:pPr>
      <w:del w:id="155" w:author="Stephanie Roe" w:date="2019-07-10T14:09:00Z">
        <w:r w:rsidRPr="00B02E7B" w:rsidDel="00910466">
          <w:rPr>
            <w:rStyle w:val="FootnoteReference"/>
            <w:rFonts w:ascii="Arial" w:hAnsi="Arial" w:cs="Arial"/>
            <w:sz w:val="16"/>
            <w:szCs w:val="16"/>
          </w:rPr>
          <w:footnoteRef/>
        </w:r>
        <w:r w:rsidRPr="00B02E7B" w:rsidDel="00910466">
          <w:rPr>
            <w:rFonts w:ascii="Arial" w:hAnsi="Arial" w:cs="Arial"/>
            <w:sz w:val="16"/>
            <w:szCs w:val="16"/>
          </w:rPr>
          <w:delText xml:space="preserve"> </w:delText>
        </w:r>
        <w:r w:rsidRPr="00B02E7B" w:rsidDel="00910466">
          <w:rPr>
            <w:rFonts w:ascii="Arial" w:hAnsi="Arial" w:cs="Arial"/>
            <w:sz w:val="16"/>
            <w:szCs w:val="16"/>
            <w:lang w:val="en-US"/>
          </w:rPr>
          <w:delText>Cook-Patton et al. 2019 (in review)</w:delText>
        </w:r>
      </w:del>
    </w:p>
  </w:footnote>
  <w:footnote w:id="16">
    <w:p w14:paraId="34274A49" w14:textId="77777777" w:rsidR="00823548" w:rsidRDefault="00060BA1" w:rsidP="009E7EB2">
      <w:pPr>
        <w:pStyle w:val="FootnoteText"/>
        <w:rPr>
          <w:rFonts w:ascii="Arial" w:hAnsi="Arial" w:cs="Arial"/>
          <w:sz w:val="16"/>
          <w:szCs w:val="16"/>
          <w:lang w:val="en-US"/>
        </w:rPr>
      </w:pPr>
      <w:ins w:id="174" w:author="Stephanie Roe" w:date="2019-07-10T14:11:00Z">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Cook-Patton et al. 2019 (in review)</w:t>
        </w:r>
      </w:ins>
      <w:ins w:id="175" w:author="Stephanie Roe" w:date="2019-07-10T16:10:00Z">
        <w:r>
          <w:rPr>
            <w:rFonts w:ascii="Arial" w:hAnsi="Arial" w:cs="Arial"/>
            <w:sz w:val="16"/>
            <w:szCs w:val="16"/>
            <w:lang w:val="en-US"/>
          </w:rPr>
          <w:t xml:space="preserve">. </w:t>
        </w:r>
      </w:ins>
      <w:r w:rsidR="00823548" w:rsidRPr="00823548">
        <w:rPr>
          <w:rFonts w:ascii="Arial" w:hAnsi="Arial" w:cs="Arial"/>
          <w:sz w:val="16"/>
          <w:szCs w:val="16"/>
          <w:lang w:val="en-US"/>
        </w:rPr>
        <w:t>The potential for natural reforestation to mitigate climate change.</w:t>
      </w:r>
    </w:p>
    <w:p w14:paraId="4612510D" w14:textId="24A65D90" w:rsidR="00060BA1" w:rsidRPr="00B02E7B" w:rsidRDefault="00823548" w:rsidP="009E7EB2">
      <w:pPr>
        <w:pStyle w:val="FootnoteText"/>
        <w:rPr>
          <w:ins w:id="176" w:author="Stephanie Roe" w:date="2019-07-10T14:11:00Z"/>
          <w:rFonts w:ascii="Arial" w:hAnsi="Arial" w:cs="Arial"/>
          <w:sz w:val="16"/>
          <w:szCs w:val="16"/>
          <w:lang w:val="en-US"/>
        </w:rPr>
      </w:pPr>
      <w:r>
        <w:rPr>
          <w:rFonts w:ascii="Arial" w:hAnsi="Arial" w:cs="Arial"/>
          <w:sz w:val="16"/>
          <w:szCs w:val="16"/>
          <w:lang w:val="en-US"/>
        </w:rPr>
        <w:t>*</w:t>
      </w:r>
      <w:ins w:id="177" w:author="Stephanie Roe" w:date="2019-07-10T16:11:00Z">
        <w:r w:rsidR="00060BA1">
          <w:rPr>
            <w:rFonts w:ascii="Arial" w:hAnsi="Arial" w:cs="Arial"/>
            <w:sz w:val="16"/>
            <w:szCs w:val="16"/>
            <w:lang w:val="en-US"/>
          </w:rPr>
          <w:t>The taxonomy and definitions of the f</w:t>
        </w:r>
      </w:ins>
      <w:ins w:id="178" w:author="Stephanie Roe" w:date="2019-07-10T16:10:00Z">
        <w:r w:rsidR="00060BA1">
          <w:rPr>
            <w:rFonts w:ascii="Arial" w:hAnsi="Arial" w:cs="Arial"/>
            <w:sz w:val="16"/>
            <w:szCs w:val="16"/>
            <w:lang w:val="en-US"/>
          </w:rPr>
          <w:t xml:space="preserve">orest landscape restoration activities were </w:t>
        </w:r>
      </w:ins>
      <w:ins w:id="179" w:author="Stephanie Roe" w:date="2019-07-10T16:11:00Z">
        <w:r w:rsidR="00060BA1">
          <w:rPr>
            <w:rFonts w:ascii="Arial" w:hAnsi="Arial" w:cs="Arial"/>
            <w:sz w:val="16"/>
            <w:szCs w:val="16"/>
            <w:lang w:val="en-US"/>
          </w:rPr>
          <w:t xml:space="preserve">developed through an expert workshop with 25+ scientists at the University of Oxford in the fall of 2018. </w:t>
        </w:r>
      </w:ins>
    </w:p>
  </w:footnote>
  <w:footnote w:id="17">
    <w:p w14:paraId="28DF3737" w14:textId="77777777" w:rsidR="00060BA1" w:rsidRPr="00B02E7B" w:rsidRDefault="00060BA1" w:rsidP="005721F2">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UNFCCC. (2002). Marrakesh Accords. Retrieved from https://unfccc.int/resource/docs/cop7/13a01.pdf</w:t>
      </w:r>
    </w:p>
  </w:footnote>
  <w:footnote w:id="18">
    <w:p w14:paraId="16560B54" w14:textId="77777777" w:rsidR="00060BA1" w:rsidRPr="00B02E7B" w:rsidRDefault="00060BA1" w:rsidP="005721F2">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Ibid.</w:t>
      </w:r>
    </w:p>
  </w:footnote>
  <w:footnote w:id="19">
    <w:p w14:paraId="1C631997" w14:textId="6F595C84" w:rsidR="00060BA1" w:rsidRPr="004C7B5E" w:rsidRDefault="00060BA1">
      <w:pPr>
        <w:pStyle w:val="FootnoteText"/>
        <w:rPr>
          <w:lang w:val="en-US"/>
          <w:rPrChange w:id="235" w:author="Stephanie Roe" w:date="2019-07-10T15:31:00Z">
            <w:rPr/>
          </w:rPrChange>
        </w:rPr>
      </w:pPr>
      <w:ins w:id="236" w:author="Stephanie Roe" w:date="2019-07-10T15:31:00Z">
        <w:r>
          <w:rPr>
            <w:rStyle w:val="FootnoteReference"/>
          </w:rPr>
          <w:footnoteRef/>
        </w:r>
        <w:r>
          <w:t xml:space="preserve"> </w:t>
        </w:r>
        <w:r>
          <w:rPr>
            <w:lang w:val="en-US"/>
          </w:rPr>
          <w:t xml:space="preserve">Dave 2018, Dave 2019 – </w:t>
        </w:r>
        <w:r w:rsidRPr="004C7B5E">
          <w:rPr>
            <w:highlight w:val="yellow"/>
            <w:lang w:val="en-US"/>
            <w:rPrChange w:id="237" w:author="Stephanie Roe" w:date="2019-07-10T15:32:00Z">
              <w:rPr>
                <w:lang w:val="en-US"/>
              </w:rPr>
            </w:rPrChange>
          </w:rPr>
          <w:t>add references</w:t>
        </w:r>
      </w:ins>
    </w:p>
  </w:footnote>
  <w:footnote w:id="20">
    <w:p w14:paraId="5EEF4093" w14:textId="77777777" w:rsidR="00060BA1" w:rsidRPr="00B02E7B" w:rsidRDefault="00060BA1" w:rsidP="009B2C0B">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Robin L. </w:t>
      </w:r>
      <w:proofErr w:type="spellStart"/>
      <w:r w:rsidRPr="00B02E7B">
        <w:rPr>
          <w:rFonts w:ascii="Arial" w:hAnsi="Arial" w:cs="Arial"/>
          <w:sz w:val="16"/>
          <w:szCs w:val="16"/>
        </w:rPr>
        <w:t>Chazdon</w:t>
      </w:r>
      <w:proofErr w:type="spellEnd"/>
      <w:r w:rsidRPr="00B02E7B">
        <w:rPr>
          <w:rFonts w:ascii="Arial" w:hAnsi="Arial" w:cs="Arial"/>
          <w:sz w:val="16"/>
          <w:szCs w:val="16"/>
        </w:rPr>
        <w:t xml:space="preserve">, et al. (2008). Beyond Deforestation: Restoring Forests and Ecosystem Services on Degraded Lands. Science 320, 1458. </w:t>
      </w:r>
      <w:hyperlink r:id="rId2" w:history="1">
        <w:r w:rsidRPr="00B02E7B">
          <w:rPr>
            <w:rStyle w:val="Hyperlink"/>
            <w:rFonts w:ascii="Arial" w:hAnsi="Arial" w:cs="Arial"/>
            <w:sz w:val="16"/>
            <w:szCs w:val="16"/>
          </w:rPr>
          <w:t>https://science.sciencemag.org/content/320/5882/1458</w:t>
        </w:r>
      </w:hyperlink>
      <w:r w:rsidRPr="00B02E7B">
        <w:rPr>
          <w:rFonts w:ascii="Arial" w:hAnsi="Arial" w:cs="Arial"/>
          <w:sz w:val="16"/>
          <w:szCs w:val="16"/>
        </w:rPr>
        <w:t xml:space="preserve"> </w:t>
      </w:r>
    </w:p>
  </w:footnote>
  <w:footnote w:id="21">
    <w:p w14:paraId="06B1B360" w14:textId="2C00EAAA" w:rsidR="00060BA1" w:rsidDel="0040435C" w:rsidRDefault="00060BA1">
      <w:pPr>
        <w:pStyle w:val="FootnoteText"/>
        <w:rPr>
          <w:del w:id="336" w:author="Stephanie Roe" w:date="2019-07-10T14:20:00Z"/>
        </w:rPr>
      </w:pPr>
      <w:ins w:id="337" w:author="DAVE Radhika" w:date="2019-07-09T14:23:00Z">
        <w:del w:id="338" w:author="Stephanie Roe" w:date="2019-07-10T14:20:00Z">
          <w:r w:rsidDel="0040435C">
            <w:rPr>
              <w:rStyle w:val="FootnoteReference"/>
            </w:rPr>
            <w:footnoteRef/>
          </w:r>
          <w:r w:rsidDel="0040435C">
            <w:delText xml:space="preserve"> </w:delText>
          </w:r>
        </w:del>
      </w:ins>
      <w:ins w:id="339" w:author="DAVE Radhika" w:date="2019-07-09T14:24:00Z">
        <w:del w:id="340" w:author="Stephanie Roe" w:date="2019-07-10T14:20:00Z">
          <w:r w:rsidDel="0040435C">
            <w:delText>Dave et al. 2019. Please see the full citation on the inside of the report.</w:delText>
          </w:r>
        </w:del>
      </w:ins>
    </w:p>
  </w:footnote>
  <w:footnote w:id="22">
    <w:p w14:paraId="735F8271" w14:textId="7C14439E" w:rsidR="00060BA1" w:rsidRDefault="00060BA1">
      <w:pPr>
        <w:pStyle w:val="FootnoteText"/>
      </w:pPr>
      <w:ins w:id="355" w:author="DAVE Radhika" w:date="2019-07-09T13:42:00Z">
        <w:r>
          <w:rPr>
            <w:rStyle w:val="FootnoteReference"/>
          </w:rPr>
          <w:footnoteRef/>
        </w:r>
        <w:r>
          <w:t xml:space="preserve"> </w:t>
        </w:r>
      </w:ins>
    </w:p>
  </w:footnote>
  <w:footnote w:id="23">
    <w:p w14:paraId="6A663373" w14:textId="77777777" w:rsidR="00060BA1" w:rsidRPr="00B02E7B" w:rsidRDefault="00060BA1" w:rsidP="001073D7">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 xml:space="preserve">IUCN (2018). Bonn Challenge Barometer – Progress Tracking Protocol. </w:t>
      </w:r>
      <w:hyperlink r:id="rId3" w:history="1">
        <w:r w:rsidRPr="00B02E7B">
          <w:rPr>
            <w:rStyle w:val="Hyperlink"/>
            <w:rFonts w:ascii="Arial" w:hAnsi="Arial" w:cs="Arial"/>
            <w:sz w:val="16"/>
            <w:szCs w:val="16"/>
          </w:rPr>
          <w:t>https://infoflr.org/bonn-challenge-barometer</w:t>
        </w:r>
      </w:hyperlink>
      <w:r w:rsidRPr="00B02E7B">
        <w:rPr>
          <w:rFonts w:ascii="Arial" w:hAnsi="Arial" w:cs="Arial"/>
          <w:sz w:val="16"/>
          <w:szCs w:val="16"/>
        </w:rPr>
        <w:t xml:space="preserve"> </w:t>
      </w:r>
    </w:p>
  </w:footnote>
  <w:footnote w:id="24">
    <w:p w14:paraId="5D0F661F" w14:textId="77777777" w:rsidR="00060BA1" w:rsidRPr="00B02E7B" w:rsidRDefault="00060BA1" w:rsidP="003D3599">
      <w:pPr>
        <w:pStyle w:val="FootnoteText"/>
        <w:rPr>
          <w:rFonts w:ascii="Calibri" w:hAnsi="Calibri" w:cs="Calibri"/>
          <w:color w:val="000000" w:themeColor="text1"/>
          <w:sz w:val="16"/>
          <w:szCs w:val="16"/>
          <w:lang w:val="en-US"/>
        </w:rPr>
      </w:pPr>
      <w:r w:rsidRPr="00B02E7B">
        <w:rPr>
          <w:rStyle w:val="FootnoteReference"/>
          <w:rFonts w:ascii="Calibri" w:hAnsi="Calibri" w:cs="Calibri"/>
          <w:color w:val="000000" w:themeColor="text1"/>
          <w:sz w:val="16"/>
          <w:szCs w:val="16"/>
        </w:rPr>
        <w:footnoteRef/>
      </w:r>
      <w:r w:rsidRPr="00B02E7B">
        <w:rPr>
          <w:rFonts w:ascii="Calibri" w:hAnsi="Calibri" w:cs="Calibri"/>
          <w:color w:val="000000" w:themeColor="text1"/>
          <w:sz w:val="16"/>
          <w:szCs w:val="16"/>
        </w:rPr>
        <w:t xml:space="preserve"> Additional methods for literature review: Systematic review of primary literature using the Web of Science (Core Collection; Thomson Reuters, New York, New York, USA) database. We searched peer-reviewed literature in the Web of Science database from 2010 to 2019 using the search terms “monitor* OR progress* OR success* OR status AND forest* OR landscape* OR peatland* OR mangrove* OR agroforest* OR plantation* AND </w:t>
      </w:r>
      <w:proofErr w:type="spellStart"/>
      <w:r w:rsidRPr="00B02E7B">
        <w:rPr>
          <w:rFonts w:ascii="Calibri" w:hAnsi="Calibri" w:cs="Calibri"/>
          <w:color w:val="000000" w:themeColor="text1"/>
          <w:sz w:val="16"/>
          <w:szCs w:val="16"/>
        </w:rPr>
        <w:t>restor</w:t>
      </w:r>
      <w:proofErr w:type="spellEnd"/>
      <w:r w:rsidRPr="00B02E7B">
        <w:rPr>
          <w:rFonts w:ascii="Calibri" w:hAnsi="Calibri" w:cs="Calibri"/>
          <w:color w:val="000000" w:themeColor="text1"/>
          <w:sz w:val="16"/>
          <w:szCs w:val="16"/>
        </w:rPr>
        <w:t xml:space="preserve">* OR </w:t>
      </w:r>
      <w:proofErr w:type="spellStart"/>
      <w:r w:rsidRPr="00B02E7B">
        <w:rPr>
          <w:rFonts w:ascii="Calibri" w:hAnsi="Calibri" w:cs="Calibri"/>
          <w:color w:val="000000" w:themeColor="text1"/>
          <w:sz w:val="16"/>
          <w:szCs w:val="16"/>
        </w:rPr>
        <w:t>regenerat</w:t>
      </w:r>
      <w:proofErr w:type="spellEnd"/>
      <w:r w:rsidRPr="00B02E7B">
        <w:rPr>
          <w:rFonts w:ascii="Calibri" w:hAnsi="Calibri" w:cs="Calibri"/>
          <w:color w:val="000000" w:themeColor="text1"/>
          <w:sz w:val="16"/>
          <w:szCs w:val="16"/>
        </w:rPr>
        <w:t xml:space="preserve">* OR afforest* OR reforest* AND *forest* AND area* OR hectare* OR </w:t>
      </w:r>
      <w:proofErr w:type="spellStart"/>
      <w:r w:rsidRPr="00B02E7B">
        <w:rPr>
          <w:rFonts w:ascii="Calibri" w:hAnsi="Calibri" w:cs="Calibri"/>
          <w:color w:val="000000" w:themeColor="text1"/>
          <w:sz w:val="16"/>
          <w:szCs w:val="16"/>
        </w:rPr>
        <w:t>kilom</w:t>
      </w:r>
      <w:proofErr w:type="spellEnd"/>
      <w:r w:rsidRPr="00B02E7B">
        <w:rPr>
          <w:rFonts w:ascii="Calibri" w:hAnsi="Calibri" w:cs="Calibri"/>
          <w:color w:val="000000" w:themeColor="text1"/>
          <w:sz w:val="16"/>
          <w:szCs w:val="16"/>
        </w:rPr>
        <w:t>*”. These search terms were chosen to target forest cover increase while excluding methods-</w:t>
      </w:r>
      <w:proofErr w:type="spellStart"/>
      <w:r w:rsidRPr="00B02E7B">
        <w:rPr>
          <w:rFonts w:ascii="Calibri" w:hAnsi="Calibri" w:cs="Calibri"/>
          <w:color w:val="000000" w:themeColor="text1"/>
          <w:sz w:val="16"/>
          <w:szCs w:val="16"/>
        </w:rPr>
        <w:t>centered</w:t>
      </w:r>
      <w:proofErr w:type="spellEnd"/>
      <w:r w:rsidRPr="00B02E7B">
        <w:rPr>
          <w:rFonts w:ascii="Calibri" w:hAnsi="Calibri" w:cs="Calibri"/>
          <w:color w:val="000000" w:themeColor="text1"/>
          <w:sz w:val="16"/>
          <w:szCs w:val="16"/>
        </w:rPr>
        <w:t xml:space="preserve"> work. These criteria netted an initial 3,654 papers for further consideration.</w:t>
      </w:r>
    </w:p>
  </w:footnote>
  <w:footnote w:id="25">
    <w:p w14:paraId="32CDAAC6" w14:textId="3FEEDCE3" w:rsidR="00060BA1" w:rsidRPr="00B02E7B" w:rsidRDefault="00060BA1" w:rsidP="003D3599">
      <w:pPr>
        <w:spacing w:line="276" w:lineRule="auto"/>
        <w:rPr>
          <w:rFonts w:ascii="Calibri" w:hAnsi="Calibri" w:cs="Calibri"/>
          <w:color w:val="000000" w:themeColor="text1"/>
          <w:sz w:val="16"/>
          <w:szCs w:val="16"/>
          <w:lang w:eastAsia="en-US"/>
        </w:rPr>
      </w:pPr>
      <w:r w:rsidRPr="00B02E7B">
        <w:rPr>
          <w:rStyle w:val="FootnoteReference"/>
          <w:rFonts w:ascii="Calibri" w:hAnsi="Calibri" w:cs="Calibri"/>
          <w:color w:val="000000" w:themeColor="text1"/>
          <w:sz w:val="16"/>
          <w:szCs w:val="16"/>
        </w:rPr>
        <w:footnoteRef/>
      </w:r>
      <w:r w:rsidRPr="00B02E7B">
        <w:rPr>
          <w:rFonts w:ascii="Calibri" w:hAnsi="Calibri" w:cs="Calibri"/>
          <w:color w:val="000000" w:themeColor="text1"/>
          <w:sz w:val="16"/>
          <w:szCs w:val="16"/>
        </w:rPr>
        <w:t xml:space="preserve"> </w:t>
      </w:r>
      <w:ins w:id="373" w:author="Stephanie Roe" w:date="2019-07-10T15:57:00Z">
        <w:r w:rsidRPr="00DB69FB">
          <w:rPr>
            <w:rFonts w:ascii="Calibri" w:hAnsi="Calibri" w:cs="Calibri"/>
            <w:color w:val="000000" w:themeColor="text1"/>
            <w:sz w:val="16"/>
            <w:szCs w:val="16"/>
            <w:lang w:val="en-US"/>
          </w:rPr>
          <w:t xml:space="preserve">Dave, R., Saint-Laurent, C., Murray, L., Antunes </w:t>
        </w:r>
        <w:proofErr w:type="spellStart"/>
        <w:r w:rsidRPr="00DB69FB">
          <w:rPr>
            <w:rFonts w:ascii="Calibri" w:hAnsi="Calibri" w:cs="Calibri"/>
            <w:color w:val="000000" w:themeColor="text1"/>
            <w:sz w:val="16"/>
            <w:szCs w:val="16"/>
            <w:lang w:val="en-US"/>
          </w:rPr>
          <w:t>Daldegan</w:t>
        </w:r>
        <w:proofErr w:type="spellEnd"/>
        <w:r w:rsidRPr="00DB69FB">
          <w:rPr>
            <w:rFonts w:ascii="Calibri" w:hAnsi="Calibri" w:cs="Calibri"/>
            <w:color w:val="000000" w:themeColor="text1"/>
            <w:sz w:val="16"/>
            <w:szCs w:val="16"/>
            <w:lang w:val="en-US"/>
          </w:rPr>
          <w:t xml:space="preserve">, G., Brouwer, R., de </w:t>
        </w:r>
        <w:proofErr w:type="spellStart"/>
        <w:r w:rsidRPr="00DB69FB">
          <w:rPr>
            <w:rFonts w:ascii="Calibri" w:hAnsi="Calibri" w:cs="Calibri"/>
            <w:color w:val="000000" w:themeColor="text1"/>
            <w:sz w:val="16"/>
            <w:szCs w:val="16"/>
            <w:lang w:val="en-US"/>
          </w:rPr>
          <w:t>Mattos</w:t>
        </w:r>
        <w:proofErr w:type="spellEnd"/>
        <w:r w:rsidRPr="00DB69FB">
          <w:rPr>
            <w:rFonts w:ascii="Calibri" w:hAnsi="Calibri" w:cs="Calibri"/>
            <w:color w:val="000000" w:themeColor="text1"/>
            <w:sz w:val="16"/>
            <w:szCs w:val="16"/>
            <w:lang w:val="en-US"/>
          </w:rPr>
          <w:t xml:space="preserve"> </w:t>
        </w:r>
        <w:proofErr w:type="spellStart"/>
        <w:r w:rsidRPr="00DB69FB">
          <w:rPr>
            <w:rFonts w:ascii="Calibri" w:hAnsi="Calibri" w:cs="Calibri"/>
            <w:color w:val="000000" w:themeColor="text1"/>
            <w:sz w:val="16"/>
            <w:szCs w:val="16"/>
            <w:lang w:val="en-US"/>
          </w:rPr>
          <w:t>Scaramuzza</w:t>
        </w:r>
        <w:proofErr w:type="spellEnd"/>
        <w:r w:rsidRPr="00DB69FB">
          <w:rPr>
            <w:rFonts w:ascii="Calibri" w:hAnsi="Calibri" w:cs="Calibri"/>
            <w:color w:val="000000" w:themeColor="text1"/>
            <w:sz w:val="16"/>
            <w:szCs w:val="16"/>
            <w:lang w:val="en-US"/>
          </w:rPr>
          <w:t xml:space="preserve">, C.A., </w:t>
        </w:r>
        <w:proofErr w:type="spellStart"/>
        <w:r w:rsidRPr="00DB69FB">
          <w:rPr>
            <w:rFonts w:ascii="Calibri" w:hAnsi="Calibri" w:cs="Calibri"/>
            <w:color w:val="000000" w:themeColor="text1"/>
            <w:sz w:val="16"/>
            <w:szCs w:val="16"/>
            <w:lang w:val="en-US"/>
          </w:rPr>
          <w:t>Raes</w:t>
        </w:r>
        <w:proofErr w:type="spellEnd"/>
        <w:r w:rsidRPr="00DB69FB">
          <w:rPr>
            <w:rFonts w:ascii="Calibri" w:hAnsi="Calibri" w:cs="Calibri"/>
            <w:color w:val="000000" w:themeColor="text1"/>
            <w:sz w:val="16"/>
            <w:szCs w:val="16"/>
            <w:lang w:val="en-US"/>
          </w:rPr>
          <w:t xml:space="preserve">, L., </w:t>
        </w:r>
        <w:proofErr w:type="spellStart"/>
        <w:r w:rsidRPr="00DB69FB">
          <w:rPr>
            <w:rFonts w:ascii="Calibri" w:hAnsi="Calibri" w:cs="Calibri"/>
            <w:color w:val="000000" w:themeColor="text1"/>
            <w:sz w:val="16"/>
            <w:szCs w:val="16"/>
            <w:lang w:val="en-US"/>
          </w:rPr>
          <w:t>Simonit</w:t>
        </w:r>
        <w:proofErr w:type="spellEnd"/>
        <w:r w:rsidRPr="00DB69FB">
          <w:rPr>
            <w:rFonts w:ascii="Calibri" w:hAnsi="Calibri" w:cs="Calibri"/>
            <w:color w:val="000000" w:themeColor="text1"/>
            <w:sz w:val="16"/>
            <w:szCs w:val="16"/>
            <w:lang w:val="en-US"/>
          </w:rPr>
          <w:t xml:space="preserve">, S., </w:t>
        </w:r>
        <w:proofErr w:type="spellStart"/>
        <w:r w:rsidRPr="00DB69FB">
          <w:rPr>
            <w:rFonts w:ascii="Calibri" w:hAnsi="Calibri" w:cs="Calibri"/>
            <w:color w:val="000000" w:themeColor="text1"/>
            <w:sz w:val="16"/>
            <w:szCs w:val="16"/>
            <w:lang w:val="en-US"/>
          </w:rPr>
          <w:t>Catapan</w:t>
        </w:r>
        <w:proofErr w:type="spellEnd"/>
        <w:r w:rsidRPr="00DB69FB">
          <w:rPr>
            <w:rFonts w:ascii="Calibri" w:hAnsi="Calibri" w:cs="Calibri"/>
            <w:color w:val="000000" w:themeColor="text1"/>
            <w:sz w:val="16"/>
            <w:szCs w:val="16"/>
            <w:lang w:val="en-US"/>
          </w:rPr>
          <w:t xml:space="preserve">, M., </w:t>
        </w:r>
        <w:proofErr w:type="spellStart"/>
        <w:r w:rsidRPr="00DB69FB">
          <w:rPr>
            <w:rFonts w:ascii="Calibri" w:hAnsi="Calibri" w:cs="Calibri"/>
            <w:color w:val="000000" w:themeColor="text1"/>
            <w:sz w:val="16"/>
            <w:szCs w:val="16"/>
            <w:lang w:val="en-US"/>
          </w:rPr>
          <w:t>García</w:t>
        </w:r>
        <w:proofErr w:type="spellEnd"/>
        <w:r w:rsidRPr="00DB69FB">
          <w:rPr>
            <w:rFonts w:ascii="Calibri" w:hAnsi="Calibri" w:cs="Calibri"/>
            <w:color w:val="000000" w:themeColor="text1"/>
            <w:sz w:val="16"/>
            <w:szCs w:val="16"/>
            <w:lang w:val="en-US"/>
          </w:rPr>
          <w:t xml:space="preserve"> Contreras, G., </w:t>
        </w:r>
        <w:proofErr w:type="spellStart"/>
        <w:r w:rsidRPr="00DB69FB">
          <w:rPr>
            <w:rFonts w:ascii="Calibri" w:hAnsi="Calibri" w:cs="Calibri"/>
            <w:color w:val="000000" w:themeColor="text1"/>
            <w:sz w:val="16"/>
            <w:szCs w:val="16"/>
            <w:lang w:val="en-US"/>
          </w:rPr>
          <w:t>Ndoli</w:t>
        </w:r>
        <w:proofErr w:type="spellEnd"/>
        <w:r w:rsidRPr="00DB69FB">
          <w:rPr>
            <w:rFonts w:ascii="Calibri" w:hAnsi="Calibri" w:cs="Calibri"/>
            <w:color w:val="000000" w:themeColor="text1"/>
            <w:sz w:val="16"/>
            <w:szCs w:val="16"/>
            <w:lang w:val="en-US"/>
          </w:rPr>
          <w:t xml:space="preserve">, A., </w:t>
        </w:r>
        <w:proofErr w:type="spellStart"/>
        <w:r w:rsidRPr="00DB69FB">
          <w:rPr>
            <w:rFonts w:ascii="Calibri" w:hAnsi="Calibri" w:cs="Calibri"/>
            <w:color w:val="000000" w:themeColor="text1"/>
            <w:sz w:val="16"/>
            <w:szCs w:val="16"/>
            <w:lang w:val="en-US"/>
          </w:rPr>
          <w:t>Karangwa</w:t>
        </w:r>
        <w:proofErr w:type="spellEnd"/>
        <w:r w:rsidRPr="00DB69FB">
          <w:rPr>
            <w:rFonts w:ascii="Calibri" w:hAnsi="Calibri" w:cs="Calibri"/>
            <w:color w:val="000000" w:themeColor="text1"/>
            <w:sz w:val="16"/>
            <w:szCs w:val="16"/>
            <w:lang w:val="en-US"/>
          </w:rPr>
          <w:t xml:space="preserve">, C., </w:t>
        </w:r>
        <w:proofErr w:type="spellStart"/>
        <w:r w:rsidRPr="00DB69FB">
          <w:rPr>
            <w:rFonts w:ascii="Calibri" w:hAnsi="Calibri" w:cs="Calibri"/>
            <w:color w:val="000000" w:themeColor="text1"/>
            <w:sz w:val="16"/>
            <w:szCs w:val="16"/>
            <w:lang w:val="en-US"/>
          </w:rPr>
          <w:t>Perera</w:t>
        </w:r>
        <w:proofErr w:type="spellEnd"/>
        <w:r w:rsidRPr="00DB69FB">
          <w:rPr>
            <w:rFonts w:ascii="Calibri" w:hAnsi="Calibri" w:cs="Calibri"/>
            <w:color w:val="000000" w:themeColor="text1"/>
            <w:sz w:val="16"/>
            <w:szCs w:val="16"/>
            <w:lang w:val="en-US"/>
          </w:rPr>
          <w:t xml:space="preserve">, N., </w:t>
        </w:r>
        <w:proofErr w:type="spellStart"/>
        <w:r w:rsidRPr="00DB69FB">
          <w:rPr>
            <w:rFonts w:ascii="Calibri" w:hAnsi="Calibri" w:cs="Calibri"/>
            <w:color w:val="000000" w:themeColor="text1"/>
            <w:sz w:val="16"/>
            <w:szCs w:val="16"/>
            <w:lang w:val="en-US"/>
          </w:rPr>
          <w:t>Hingorani</w:t>
        </w:r>
        <w:proofErr w:type="spellEnd"/>
        <w:r w:rsidRPr="00DB69FB">
          <w:rPr>
            <w:rFonts w:ascii="Calibri" w:hAnsi="Calibri" w:cs="Calibri"/>
            <w:color w:val="000000" w:themeColor="text1"/>
            <w:sz w:val="16"/>
            <w:szCs w:val="16"/>
            <w:lang w:val="en-US"/>
          </w:rPr>
          <w:t>, S. and Pearson, T. (2019). Second Bonn Challenge progress report. Application of the Barometer in 2018. Gland, Switzerland: IUCN. xii + 80pp.</w:t>
        </w:r>
      </w:ins>
    </w:p>
  </w:footnote>
  <w:footnote w:id="26">
    <w:p w14:paraId="171D3CE8" w14:textId="77777777" w:rsidR="00060BA1" w:rsidRPr="00B02E7B" w:rsidRDefault="00060BA1" w:rsidP="003D3599">
      <w:pPr>
        <w:pStyle w:val="FootnoteText"/>
        <w:rPr>
          <w:rFonts w:ascii="Calibri" w:hAnsi="Calibri" w:cs="Calibri"/>
          <w:color w:val="000000" w:themeColor="text1"/>
          <w:sz w:val="16"/>
          <w:szCs w:val="16"/>
          <w:lang w:val="en-US"/>
        </w:rPr>
      </w:pPr>
      <w:r w:rsidRPr="00B02E7B">
        <w:rPr>
          <w:rStyle w:val="FootnoteReference"/>
          <w:rFonts w:ascii="Calibri" w:hAnsi="Calibri" w:cs="Calibri"/>
          <w:color w:val="000000" w:themeColor="text1"/>
          <w:sz w:val="16"/>
          <w:szCs w:val="16"/>
        </w:rPr>
        <w:footnoteRef/>
      </w:r>
      <w:r w:rsidRPr="00B02E7B">
        <w:rPr>
          <w:rFonts w:ascii="Calibri" w:hAnsi="Calibri" w:cs="Calibri"/>
          <w:color w:val="000000" w:themeColor="text1"/>
          <w:sz w:val="16"/>
          <w:szCs w:val="16"/>
        </w:rPr>
        <w:t xml:space="preserve"> </w:t>
      </w:r>
      <w:proofErr w:type="spellStart"/>
      <w:r w:rsidRPr="00B02E7B">
        <w:rPr>
          <w:rFonts w:ascii="Calibri" w:hAnsi="Calibri" w:cs="Calibri"/>
          <w:color w:val="000000" w:themeColor="text1"/>
          <w:sz w:val="16"/>
          <w:szCs w:val="16"/>
          <w:lang w:val="en-US"/>
        </w:rPr>
        <w:t>Romijn</w:t>
      </w:r>
      <w:proofErr w:type="spellEnd"/>
      <w:r w:rsidRPr="00B02E7B">
        <w:rPr>
          <w:rFonts w:ascii="Calibri" w:hAnsi="Calibri" w:cs="Calibri"/>
          <w:color w:val="000000" w:themeColor="text1"/>
          <w:sz w:val="16"/>
          <w:szCs w:val="16"/>
          <w:lang w:val="en-US"/>
        </w:rPr>
        <w:t xml:space="preserve">, J.E.; </w:t>
      </w:r>
      <w:proofErr w:type="spellStart"/>
      <w:r w:rsidRPr="00B02E7B">
        <w:rPr>
          <w:rFonts w:ascii="Calibri" w:hAnsi="Calibri" w:cs="Calibri"/>
          <w:color w:val="000000" w:themeColor="text1"/>
          <w:sz w:val="16"/>
          <w:szCs w:val="16"/>
          <w:lang w:val="en-US"/>
        </w:rPr>
        <w:t>Coppus</w:t>
      </w:r>
      <w:proofErr w:type="spellEnd"/>
      <w:r w:rsidRPr="00B02E7B">
        <w:rPr>
          <w:rFonts w:ascii="Calibri" w:hAnsi="Calibri" w:cs="Calibri"/>
          <w:color w:val="000000" w:themeColor="text1"/>
          <w:sz w:val="16"/>
          <w:szCs w:val="16"/>
          <w:lang w:val="en-US"/>
        </w:rPr>
        <w:t xml:space="preserve">, R., 2019, "Replication Data for: Restoration Database for Latin America and the Caribbean. Comparative Research Project on Landscape Restoration for Emissions Reductions, CIAT/WUR project for USAID", </w:t>
      </w:r>
      <w:hyperlink r:id="rId4" w:history="1">
        <w:r w:rsidRPr="00B02E7B">
          <w:rPr>
            <w:rStyle w:val="Hyperlink"/>
            <w:rFonts w:ascii="Calibri" w:hAnsi="Calibri" w:cs="Calibri"/>
            <w:sz w:val="16"/>
            <w:szCs w:val="16"/>
            <w:lang w:val="en-US"/>
          </w:rPr>
          <w:t>https://doi.org/10.7910/DVN/B9OUOZ</w:t>
        </w:r>
      </w:hyperlink>
      <w:r w:rsidRPr="00B02E7B">
        <w:rPr>
          <w:rFonts w:ascii="Calibri" w:hAnsi="Calibri" w:cs="Calibri"/>
          <w:color w:val="000000" w:themeColor="text1"/>
          <w:sz w:val="16"/>
          <w:szCs w:val="16"/>
          <w:lang w:val="en-US"/>
        </w:rPr>
        <w:t xml:space="preserve"> </w:t>
      </w:r>
    </w:p>
  </w:footnote>
  <w:footnote w:id="27">
    <w:p w14:paraId="57B654FD" w14:textId="77777777" w:rsidR="00060BA1" w:rsidRPr="00B02E7B" w:rsidRDefault="00060BA1" w:rsidP="003D3599">
      <w:pPr>
        <w:spacing w:line="259" w:lineRule="auto"/>
        <w:rPr>
          <w:rFonts w:ascii="Calibri" w:eastAsia="Calibri" w:hAnsi="Calibri" w:cs="Calibri"/>
          <w:color w:val="000000" w:themeColor="text1"/>
          <w:sz w:val="16"/>
          <w:szCs w:val="16"/>
        </w:rPr>
      </w:pPr>
      <w:r w:rsidRPr="00B02E7B">
        <w:rPr>
          <w:rStyle w:val="FootnoteReference"/>
          <w:rFonts w:ascii="Calibri" w:hAnsi="Calibri" w:cs="Calibri"/>
          <w:color w:val="000000" w:themeColor="text1"/>
          <w:sz w:val="16"/>
          <w:szCs w:val="16"/>
        </w:rPr>
        <w:footnoteRef/>
      </w:r>
      <w:r w:rsidRPr="00B02E7B">
        <w:rPr>
          <w:rFonts w:ascii="Calibri" w:hAnsi="Calibri" w:cs="Calibri"/>
          <w:color w:val="000000" w:themeColor="text1"/>
          <w:sz w:val="16"/>
          <w:szCs w:val="16"/>
        </w:rPr>
        <w:t xml:space="preserve"> </w:t>
      </w:r>
      <w:r w:rsidRPr="00B02E7B">
        <w:rPr>
          <w:rFonts w:ascii="Calibri" w:hAnsi="Calibri" w:cs="Calibri"/>
          <w:color w:val="000000" w:themeColor="text1"/>
          <w:sz w:val="16"/>
          <w:szCs w:val="16"/>
          <w:lang w:val="en-US"/>
        </w:rPr>
        <w:t xml:space="preserve">GEF Forest and Landscape Restoration. Website accessed 06/2019: </w:t>
      </w:r>
      <w:hyperlink r:id="rId5" w:history="1">
        <w:r w:rsidRPr="00B02E7B">
          <w:rPr>
            <w:rStyle w:val="Hyperlink"/>
            <w:rFonts w:ascii="Calibri" w:eastAsia="Calibri" w:hAnsi="Calibri" w:cs="Calibri"/>
            <w:sz w:val="16"/>
            <w:szCs w:val="16"/>
          </w:rPr>
          <w:t>https://www.thegef.org/topics/forest-and-landscape-restoration</w:t>
        </w:r>
      </w:hyperlink>
      <w:r w:rsidRPr="00B02E7B">
        <w:rPr>
          <w:rFonts w:ascii="Calibri" w:eastAsia="Calibri" w:hAnsi="Calibri" w:cs="Calibri"/>
          <w:color w:val="000000" w:themeColor="text1"/>
          <w:sz w:val="16"/>
          <w:szCs w:val="16"/>
        </w:rPr>
        <w:t xml:space="preserve"> </w:t>
      </w:r>
    </w:p>
  </w:footnote>
  <w:footnote w:id="28">
    <w:p w14:paraId="03563C1F" w14:textId="747F9213" w:rsidR="00060BA1" w:rsidRPr="00B53C18" w:rsidRDefault="00060BA1" w:rsidP="00510FB1">
      <w:pPr>
        <w:rPr>
          <w:sz w:val="16"/>
          <w:highlight w:val="yellow"/>
          <w:lang w:val="fr-FR"/>
          <w:rPrChange w:id="504" w:author="IUCN" w:date="2019-07-10T09:14:00Z">
            <w:rPr>
              <w:sz w:val="16"/>
              <w:szCs w:val="16"/>
              <w:highlight w:val="yellow"/>
            </w:rPr>
          </w:rPrChange>
        </w:rPr>
      </w:pPr>
      <w:r w:rsidRPr="002155F3">
        <w:rPr>
          <w:rStyle w:val="FootnoteReference"/>
          <w:sz w:val="16"/>
          <w:rPrChange w:id="505" w:author="Ingrid Schulte" w:date="2019-07-10T09:14:00Z">
            <w:rPr>
              <w:rStyle w:val="FootnoteReference"/>
              <w:sz w:val="16"/>
              <w:highlight w:val="yellow"/>
            </w:rPr>
          </w:rPrChange>
        </w:rPr>
        <w:footnoteRef/>
      </w:r>
      <w:r w:rsidRPr="002155F3">
        <w:rPr>
          <w:sz w:val="16"/>
          <w:rPrChange w:id="506" w:author="Ingrid Schulte" w:date="2019-07-10T09:14:00Z">
            <w:rPr>
              <w:sz w:val="16"/>
              <w:highlight w:val="yellow"/>
              <w:lang w:val="fr-FR"/>
            </w:rPr>
          </w:rPrChange>
        </w:rPr>
        <w:t xml:space="preserve"> </w:t>
      </w:r>
      <w:proofErr w:type="spellStart"/>
      <w:r w:rsidRPr="002155F3">
        <w:rPr>
          <w:sz w:val="16"/>
          <w:rPrChange w:id="507" w:author="Ingrid Schulte" w:date="2019-07-10T09:14:00Z">
            <w:rPr>
              <w:sz w:val="16"/>
              <w:highlight w:val="yellow"/>
              <w:lang w:val="fr-FR"/>
            </w:rPr>
          </w:rPrChange>
        </w:rPr>
        <w:t>Bastin</w:t>
      </w:r>
      <w:proofErr w:type="spellEnd"/>
      <w:r w:rsidRPr="002155F3">
        <w:rPr>
          <w:sz w:val="16"/>
          <w:rPrChange w:id="508" w:author="Ingrid Schulte" w:date="2019-07-10T09:14:00Z">
            <w:rPr>
              <w:sz w:val="16"/>
              <w:highlight w:val="yellow"/>
              <w:lang w:val="fr-FR"/>
            </w:rPr>
          </w:rPrChange>
        </w:rPr>
        <w:t xml:space="preserve"> et al., </w:t>
      </w:r>
      <w:r w:rsidRPr="002155F3">
        <w:rPr>
          <w:i/>
          <w:sz w:val="16"/>
          <w:rPrChange w:id="509" w:author="Ingrid Schulte" w:date="2019-07-10T09:14:00Z">
            <w:rPr>
              <w:i/>
              <w:sz w:val="16"/>
              <w:highlight w:val="yellow"/>
              <w:lang w:val="fr-FR"/>
            </w:rPr>
          </w:rPrChange>
        </w:rPr>
        <w:t xml:space="preserve">Science </w:t>
      </w:r>
      <w:r w:rsidRPr="002155F3">
        <w:rPr>
          <w:sz w:val="16"/>
          <w:rPrChange w:id="510" w:author="Ingrid Schulte" w:date="2019-07-10T09:14:00Z">
            <w:rPr>
              <w:sz w:val="16"/>
              <w:highlight w:val="yellow"/>
              <w:lang w:val="fr-FR"/>
            </w:rPr>
          </w:rPrChange>
        </w:rPr>
        <w:t>356, 635–638 (2017).</w:t>
      </w:r>
    </w:p>
  </w:footnote>
  <w:footnote w:id="29">
    <w:p w14:paraId="6AD724F6" w14:textId="69E09E27" w:rsidR="00060BA1" w:rsidRPr="00510FB1" w:rsidRDefault="00060BA1" w:rsidP="00510FB1">
      <w:pPr>
        <w:rPr>
          <w:sz w:val="20"/>
          <w:szCs w:val="20"/>
        </w:rPr>
      </w:pPr>
      <w:r w:rsidRPr="00510FB1">
        <w:rPr>
          <w:rStyle w:val="FootnoteReference"/>
          <w:sz w:val="16"/>
          <w:szCs w:val="16"/>
          <w:highlight w:val="yellow"/>
        </w:rPr>
        <w:footnoteRef/>
      </w:r>
      <w:r w:rsidRPr="00B53C18">
        <w:rPr>
          <w:sz w:val="16"/>
          <w:highlight w:val="yellow"/>
          <w:lang w:val="fr-FR"/>
          <w:rPrChange w:id="518" w:author="IUCN" w:date="2019-07-10T09:14:00Z">
            <w:rPr>
              <w:sz w:val="16"/>
              <w:szCs w:val="16"/>
              <w:highlight w:val="yellow"/>
            </w:rPr>
          </w:rPrChange>
        </w:rPr>
        <w:t xml:space="preserve"> FAO, 2015. </w:t>
      </w:r>
      <w:r w:rsidRPr="00510FB1">
        <w:rPr>
          <w:sz w:val="16"/>
          <w:szCs w:val="16"/>
          <w:highlight w:val="yellow"/>
        </w:rPr>
        <w:t>Global Forest Resources Assessment 2015. FAO Forestry Paper No.1. The Food and Agricultural Organization of the United Nations (FAO). Rome.</w:t>
      </w:r>
    </w:p>
  </w:footnote>
  <w:footnote w:id="30">
    <w:p w14:paraId="0A0D897E" w14:textId="77777777" w:rsidR="00060BA1" w:rsidRPr="00B02E7B" w:rsidRDefault="00060BA1" w:rsidP="001E565B">
      <w:pPr>
        <w:rPr>
          <w:sz w:val="16"/>
          <w:szCs w:val="16"/>
        </w:rPr>
      </w:pPr>
      <w:r w:rsidRPr="00B02E7B">
        <w:rPr>
          <w:rStyle w:val="FootnoteReference"/>
          <w:sz w:val="16"/>
          <w:szCs w:val="16"/>
        </w:rPr>
        <w:footnoteRef/>
      </w:r>
      <w:r w:rsidRPr="00B02E7B">
        <w:rPr>
          <w:sz w:val="16"/>
          <w:szCs w:val="16"/>
        </w:rPr>
        <w:t xml:space="preserve"> Ideally, the analysis would specifically report progress since the launch of the NYDF in late 2014. However, the lack of data past 2017 was a limiting factor. We determined that the time period for 2015-2017 was too short to provide meaningful results on restoration progress.</w:t>
      </w:r>
    </w:p>
  </w:footnote>
  <w:footnote w:id="31">
    <w:p w14:paraId="324B3AAE" w14:textId="77777777" w:rsidR="00060BA1" w:rsidRPr="00B53C18" w:rsidRDefault="00060BA1" w:rsidP="0085543C">
      <w:pPr>
        <w:rPr>
          <w:sz w:val="16"/>
          <w:rPrChange w:id="2142" w:author="IUCN" w:date="2019-07-10T09:14:00Z">
            <w:rPr>
              <w:rFonts w:eastAsia="Times New Roman"/>
              <w:sz w:val="16"/>
              <w:szCs w:val="16"/>
              <w:lang w:val="fr-FR" w:eastAsia="en-US"/>
            </w:rPr>
          </w:rPrChange>
        </w:rPr>
      </w:pPr>
      <w:r w:rsidRPr="00B02E7B">
        <w:rPr>
          <w:rStyle w:val="FootnoteReference"/>
          <w:sz w:val="16"/>
          <w:szCs w:val="16"/>
        </w:rPr>
        <w:footnoteRef/>
      </w:r>
      <w:r w:rsidRPr="00B53C18">
        <w:rPr>
          <w:sz w:val="16"/>
          <w:rPrChange w:id="2143" w:author="IUCN" w:date="2019-07-10T09:14:00Z">
            <w:rPr>
              <w:sz w:val="16"/>
              <w:szCs w:val="16"/>
              <w:lang w:val="fr-FR"/>
            </w:rPr>
          </w:rPrChange>
        </w:rPr>
        <w:t xml:space="preserve"> </w:t>
      </w:r>
      <w:r>
        <w:fldChar w:fldCharType="begin"/>
      </w:r>
      <w:r>
        <w:instrText xml:space="preserve"> HYPERLINK "https://www.srs.fs.usda.gov/pubs/books/2017/book_2017_stanturf_001.pdf" </w:instrText>
      </w:r>
      <w:r>
        <w:fldChar w:fldCharType="separate"/>
      </w:r>
      <w:r w:rsidRPr="00B53C18">
        <w:rPr>
          <w:rStyle w:val="Hyperlink"/>
          <w:sz w:val="16"/>
          <w:rPrChange w:id="2144" w:author="IUCN" w:date="2019-07-10T09:14:00Z">
            <w:rPr>
              <w:rStyle w:val="Hyperlink"/>
              <w:sz w:val="16"/>
              <w:szCs w:val="16"/>
              <w:lang w:val="fr-FR"/>
            </w:rPr>
          </w:rPrChange>
        </w:rPr>
        <w:t>https://www.srs.fs.usda.gov/pubs/books/2017/book_2017_stanturf_001.pdf</w:t>
      </w:r>
      <w:r>
        <w:rPr>
          <w:rStyle w:val="Hyperlink"/>
          <w:sz w:val="16"/>
          <w:lang w:val="fr-FR"/>
          <w:rPrChange w:id="2145" w:author="CF" w:date="2019-07-10T09:14:00Z">
            <w:rPr>
              <w:rStyle w:val="Hyperlink"/>
              <w:sz w:val="16"/>
            </w:rPr>
          </w:rPrChange>
        </w:rPr>
        <w:fldChar w:fldCharType="end"/>
      </w:r>
    </w:p>
  </w:footnote>
  <w:footnote w:id="32">
    <w:p w14:paraId="0B16EBDF" w14:textId="77777777" w:rsidR="00060BA1" w:rsidRPr="00B02E7B" w:rsidRDefault="00060BA1" w:rsidP="0085543C">
      <w:pPr>
        <w:rPr>
          <w:rFonts w:ascii="Calibri" w:hAnsi="Calibri"/>
          <w:sz w:val="16"/>
          <w:szCs w:val="16"/>
        </w:rPr>
      </w:pPr>
      <w:r w:rsidRPr="00B02E7B">
        <w:rPr>
          <w:rStyle w:val="FootnoteReference"/>
          <w:rFonts w:ascii="Calibri" w:hAnsi="Calibri"/>
          <w:sz w:val="16"/>
          <w:szCs w:val="16"/>
        </w:rPr>
        <w:footnoteRef/>
      </w:r>
      <w:r w:rsidRPr="00B02E7B">
        <w:rPr>
          <w:rFonts w:ascii="Calibri" w:hAnsi="Calibri"/>
          <w:sz w:val="16"/>
          <w:szCs w:val="16"/>
        </w:rPr>
        <w:t xml:space="preserve"> Bonn Challenge Progress Report. (2018). </w:t>
      </w:r>
      <w:r w:rsidRPr="00B02E7B">
        <w:rPr>
          <w:rFonts w:ascii="Calibri" w:hAnsi="Calibri"/>
          <w:i/>
          <w:sz w:val="16"/>
          <w:szCs w:val="16"/>
        </w:rPr>
        <w:t>Application of the Barometer in 19 Bonn Challenge pledging entities.</w:t>
      </w:r>
    </w:p>
  </w:footnote>
  <w:footnote w:id="33">
    <w:p w14:paraId="21B15207" w14:textId="77777777" w:rsidR="00060BA1" w:rsidRPr="00B02E7B" w:rsidRDefault="00060BA1" w:rsidP="00C9441C">
      <w:pPr>
        <w:pStyle w:val="FootnoteText"/>
        <w:rPr>
          <w:rFonts w:ascii="Arial" w:hAnsi="Arial" w:cs="Arial"/>
          <w:sz w:val="16"/>
          <w:szCs w:val="16"/>
        </w:rPr>
      </w:pPr>
      <w:r w:rsidRPr="00B02E7B">
        <w:rPr>
          <w:rStyle w:val="FootnoteReference"/>
          <w:rFonts w:ascii="Arial" w:hAnsi="Arial" w:cs="Arial"/>
          <w:sz w:val="16"/>
          <w:szCs w:val="16"/>
        </w:rPr>
        <w:footnoteRef/>
      </w:r>
      <w:r w:rsidRPr="00B02E7B">
        <w:rPr>
          <w:rFonts w:ascii="Arial" w:hAnsi="Arial" w:cs="Arial"/>
          <w:sz w:val="16"/>
          <w:szCs w:val="16"/>
        </w:rPr>
        <w:t xml:space="preserve"> </w:t>
      </w:r>
      <w:hyperlink r:id="rId6" w:history="1">
        <w:r w:rsidRPr="00B02E7B">
          <w:rPr>
            <w:rStyle w:val="Hyperlink"/>
            <w:rFonts w:ascii="Arial" w:hAnsi="Arial" w:cs="Arial"/>
            <w:sz w:val="16"/>
            <w:szCs w:val="16"/>
          </w:rPr>
          <w:t>http://www.bonnchallenge.org/</w:t>
        </w:r>
      </w:hyperlink>
      <w:r w:rsidRPr="00B02E7B">
        <w:rPr>
          <w:rFonts w:ascii="Arial" w:hAnsi="Arial" w:cs="Arial"/>
          <w:sz w:val="16"/>
          <w:szCs w:val="16"/>
        </w:rPr>
        <w:t xml:space="preserve"> </w:t>
      </w:r>
    </w:p>
  </w:footnote>
  <w:footnote w:id="34">
    <w:p w14:paraId="2AA4A478" w14:textId="77777777" w:rsidR="00060BA1" w:rsidRPr="00B02E7B" w:rsidRDefault="00060BA1" w:rsidP="00C9441C">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 xml:space="preserve">IUCN and Climate Focus (2018). FLR in NDCs analysis. </w:t>
      </w:r>
      <w:hyperlink r:id="rId7" w:history="1">
        <w:r w:rsidRPr="00B02E7B">
          <w:rPr>
            <w:rStyle w:val="Hyperlink"/>
            <w:rFonts w:ascii="Arial" w:hAnsi="Arial" w:cs="Arial"/>
            <w:sz w:val="16"/>
            <w:szCs w:val="16"/>
          </w:rPr>
          <w:t>https://infoflr.org/what-flr/increasing-ambition-and-action-ndcs-through-flr</w:t>
        </w:r>
      </w:hyperlink>
      <w:r w:rsidRPr="00B02E7B">
        <w:rPr>
          <w:rFonts w:ascii="Arial" w:hAnsi="Arial" w:cs="Arial"/>
          <w:sz w:val="16"/>
          <w:szCs w:val="16"/>
          <w:lang w:val="en-US"/>
        </w:rPr>
        <w:t xml:space="preserve"> </w:t>
      </w:r>
    </w:p>
  </w:footnote>
  <w:footnote w:id="35">
    <w:p w14:paraId="094665D7" w14:textId="77777777" w:rsidR="00060BA1" w:rsidRPr="00B02E7B" w:rsidRDefault="00060BA1" w:rsidP="00C9441C">
      <w:pPr>
        <w:pStyle w:val="FootnoteText"/>
        <w:rPr>
          <w:rFonts w:ascii="Arial" w:hAnsi="Arial" w:cs="Arial"/>
          <w:sz w:val="16"/>
          <w:szCs w:val="16"/>
        </w:rPr>
      </w:pPr>
      <w:r w:rsidRPr="00B02E7B">
        <w:rPr>
          <w:rStyle w:val="FootnoteReference"/>
          <w:rFonts w:ascii="Arial" w:hAnsi="Arial" w:cs="Arial"/>
          <w:sz w:val="16"/>
          <w:szCs w:val="16"/>
        </w:rPr>
        <w:footnoteRef/>
      </w:r>
      <w:r w:rsidRPr="00B02E7B">
        <w:rPr>
          <w:rFonts w:ascii="Arial" w:hAnsi="Arial" w:cs="Arial"/>
          <w:sz w:val="16"/>
          <w:szCs w:val="16"/>
        </w:rPr>
        <w:t xml:space="preserve"> IUCN and Climate Focus. (2018). FLR in NDC analysis. Publication forthcoming.</w:t>
      </w:r>
    </w:p>
  </w:footnote>
  <w:footnote w:id="36">
    <w:p w14:paraId="6CBD9F34" w14:textId="77777777" w:rsidR="00060BA1" w:rsidRPr="00B02E7B" w:rsidRDefault="00060BA1" w:rsidP="00C9441C">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lang w:val="en-US"/>
        </w:rPr>
        <w:t>Companies for analysis were selected based on consultation with experts and desk research.</w:t>
      </w:r>
    </w:p>
  </w:footnote>
  <w:footnote w:id="37">
    <w:p w14:paraId="41916D46" w14:textId="77777777" w:rsidR="00060BA1" w:rsidRPr="00B02E7B" w:rsidRDefault="00060BA1" w:rsidP="00C9441C">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{"citationID":"Hm1AMQUr","properties":{"formattedCitation":"IUCN. (Forthcoming). {\\i{}Bonn Challenge Progress Report, 2018: Application of the Barometer in 19 Bonn Challenge pledging entities}.","plainCitation":"IUCN. (Forthcoming). Bonn Challenge Progress Report, 2018: Application of the Barometer in 19 Bonn Challenge pledging entities.","noteIndex":19},"citationItems":[{"id":705,"uris":["http://zotero.org/groups/2285621/items/RLERCFH5"],"uri":["http://zotero.org/groups/2285621/items/RLERCFH5"],"itemData":{"id":705,"type":"book","title":"Bonn Challenge Progress Report, 2018: Application of the Barometer in 19 Bonn Challenge pledging entities","publisher":"IUCN","author":[{"family":"IUCN","given":""}],"issued":{"literal":"Forthcoming"}}}],"schema":"https://github.com/citation-style-language/schema/raw/master/csl-citation.json"}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sz w:val="16"/>
          <w:szCs w:val="16"/>
        </w:rPr>
        <w:t xml:space="preserve">IUCN. (Forthcoming). </w:t>
      </w:r>
      <w:r w:rsidRPr="00B02E7B">
        <w:rPr>
          <w:rFonts w:ascii="Arial" w:hAnsi="Arial" w:cs="Arial"/>
          <w:i/>
          <w:iCs/>
          <w:sz w:val="16"/>
          <w:szCs w:val="16"/>
        </w:rPr>
        <w:t>Bonn Challenge Progress Report, 2018: Application of the Barometer in 19 Bonn Challenge pledging entities</w:t>
      </w:r>
      <w:r w:rsidRPr="00B02E7B">
        <w:rPr>
          <w:rFonts w:ascii="Arial" w:hAnsi="Arial" w:cs="Arial"/>
          <w:sz w:val="16"/>
          <w:szCs w:val="16"/>
        </w:rPr>
        <w:t>.</w:t>
      </w:r>
      <w:r w:rsidRPr="00B02E7B">
        <w:rPr>
          <w:rFonts w:ascii="Arial" w:hAnsi="Arial" w:cs="Arial"/>
          <w:sz w:val="16"/>
          <w:szCs w:val="16"/>
        </w:rPr>
        <w:fldChar w:fldCharType="end"/>
      </w:r>
    </w:p>
  </w:footnote>
  <w:footnote w:id="38">
    <w:p w14:paraId="0319F91D" w14:textId="77777777" w:rsidR="00060BA1" w:rsidRPr="00B02E7B" w:rsidRDefault="00060BA1" w:rsidP="00C9441C">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{"citationID":"9KdD5VUD","properties":{"formattedCitation":"Dismantling of Brazilian environmental protections gains pace. (2019, May 8). {\\i{}Mongabay Environmental News}. Retrieved May 21, 2019, from https://news.mongabay.com/2019/05/dismantling-of-brazilian-environmental-protections-gains-pace/.","plainCitation":"Dismantling of Brazilian environmental protections gains pace. (2019, May 8). Mongabay Environmental News. Retrieved May 21, 2019, from https://news.mongabay.com/2019/05/dismantling-of-brazilian-environmental-protections-gains-pace/.","noteIndex":19},"citationItems":[{"id":690,"uris":["http://zotero.org/groups/2285621/items/RJ8APUC5"],"uri":["http://zotero.org/groups/2285621/items/RJ8APUC5"],"itemData":{"id":690,"type":"webpage","title":"Dismantling of Brazilian environmental protections gains pace","container-title":"Mongabay Environmental News","abstract":"Bolsonaro has consolidated his authority, firing top environmental officials and replacing them with military officers, and easing environmental fines.","URL":"https://news.mongabay.com/2019/05/dismantling-of-brazilian-environmental-protections-gains-pace/","language":"en-US","issued":{"date-parts":[["2019",5,8]]},"accessed":{"date-parts":[["2019",5,21]]}}}],"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sz w:val="16"/>
          <w:szCs w:val="16"/>
        </w:rPr>
        <w:t xml:space="preserve">Dismantling of Brazilian environmental protections gains pace. (2019, May 8). </w:t>
      </w:r>
      <w:proofErr w:type="spellStart"/>
      <w:r w:rsidRPr="00B02E7B">
        <w:rPr>
          <w:rFonts w:ascii="Arial" w:hAnsi="Arial" w:cs="Arial"/>
          <w:i/>
          <w:iCs/>
          <w:sz w:val="16"/>
          <w:szCs w:val="16"/>
        </w:rPr>
        <w:t>Mongabay</w:t>
      </w:r>
      <w:proofErr w:type="spellEnd"/>
      <w:r w:rsidRPr="00B02E7B">
        <w:rPr>
          <w:rFonts w:ascii="Arial" w:hAnsi="Arial" w:cs="Arial"/>
          <w:i/>
          <w:iCs/>
          <w:sz w:val="16"/>
          <w:szCs w:val="16"/>
        </w:rPr>
        <w:t xml:space="preserve"> Environmental News</w:t>
      </w:r>
      <w:r w:rsidRPr="00B02E7B">
        <w:rPr>
          <w:rFonts w:ascii="Arial" w:hAnsi="Arial" w:cs="Arial"/>
          <w:sz w:val="16"/>
          <w:szCs w:val="16"/>
        </w:rPr>
        <w:t>. Retrieved May 21, 2019, from https://news.mongabay.com/2019/05/dismantling-of-brazilian-environmental-protections-gains-pace/.</w:t>
      </w:r>
      <w:r w:rsidRPr="00B02E7B">
        <w:rPr>
          <w:rFonts w:ascii="Arial" w:hAnsi="Arial" w:cs="Arial"/>
          <w:sz w:val="16"/>
          <w:szCs w:val="16"/>
        </w:rPr>
        <w:fldChar w:fldCharType="end"/>
      </w:r>
    </w:p>
  </w:footnote>
  <w:footnote w:id="39">
    <w:p w14:paraId="1676897B" w14:textId="77777777" w:rsidR="00060BA1" w:rsidRPr="00B02E7B" w:rsidRDefault="00060BA1" w:rsidP="00C9441C">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{"citationID":"Lvk20rp5","properties":{"formattedCitation":"IUCN. (Forthcoming).","plainCitation":"IUCN. (Forthcoming).","noteIndex":21},"citationItems":[{"id":705,"uris":["http://zotero.org/groups/2285621/items/RLERCFH5"],"uri":["http://zotero.org/groups/2285621/items/RLERCFH5"],"itemData":{"id":705,"type":"book","title":"Bonn Challenge Progress Report, 2018: Application of the Barometer in 19 Bonn Challenge pledging entities","publisher":"IUCN","author":[{"family":"IUCN","given":""}],"issued":{"literal":"Forthcoming"}}}],"schema":"https://github.com/citation-style-language/schema/raw/master/csl-citation.json"}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noProof/>
          <w:sz w:val="16"/>
          <w:szCs w:val="16"/>
        </w:rPr>
        <w:t>IUCN. (Forthcoming).</w:t>
      </w:r>
      <w:r w:rsidRPr="00B02E7B">
        <w:rPr>
          <w:rFonts w:ascii="Arial" w:hAnsi="Arial" w:cs="Arial"/>
          <w:sz w:val="16"/>
          <w:szCs w:val="16"/>
        </w:rPr>
        <w:fldChar w:fldCharType="end"/>
      </w:r>
    </w:p>
  </w:footnote>
  <w:footnote w:id="40">
    <w:p w14:paraId="5C84F326" w14:textId="77777777" w:rsidR="00060BA1" w:rsidRPr="00B02E7B" w:rsidRDefault="00060BA1" w:rsidP="00C9441C">
      <w:pPr>
        <w:pStyle w:val="NormalWeb"/>
        <w:spacing w:before="0" w:beforeAutospacing="0" w:after="0" w:afterAutospacing="0"/>
        <w:rPr>
          <w:rFonts w:ascii="Arial" w:hAnsi="Arial" w:cs="Arial"/>
          <w:sz w:val="16"/>
          <w:szCs w:val="16"/>
        </w:rPr>
      </w:pPr>
      <w:r w:rsidRPr="00B02E7B">
        <w:rPr>
          <w:rStyle w:val="FootnoteReference"/>
          <w:rFonts w:ascii="Arial" w:eastAsia="Calibri"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{"citationID":"8rQG484t","properties":{"formattedCitation":"FAO and Global Mechanism of the UNCCD. (2015). {\\i{}Sustainable financing for forest and landscape restoration: Opportunities, challenges, and the way forward}.","plainCitation":"FAO and Global Mechanism of the UNCCD. (2015). Sustainable financing for forest and landscape restoration: Opportunities, challenges, and the way forward.","noteIndex":1},"citationItems":[{"id":489,"uris":["http://zotero.org/groups/2285621/items/PGW8W6M7"],"uri":["http://zotero.org/groups/2285621/items/PGW8W6M7"],"itemData":{"id":489,"type":"book","title":"Sustainable financing for forest and landscape restoration: Opportunities, challenges, and the way forward","publisher":"Food and Agriculture Organization and Global Mechanism of the United Nations Convention to Combat Desertification","publisher-place":"Rome","event-place":"Rome","author":[{"family":"FAO and Global Mechanism of the UNCCD","given":""}],"issued":{"date-parts":[["2015"]]}}}],"schema":"https://github.com/citation-style-language/schema/raw/master/csl-citation.json"}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sz w:val="16"/>
          <w:szCs w:val="16"/>
        </w:rPr>
        <w:t xml:space="preserve">FAO and Global Mechanism of the UNCCD. (2015). </w:t>
      </w:r>
      <w:r w:rsidRPr="00B02E7B">
        <w:rPr>
          <w:rFonts w:ascii="Arial" w:hAnsi="Arial" w:cs="Arial"/>
          <w:i/>
          <w:iCs/>
          <w:sz w:val="16"/>
          <w:szCs w:val="16"/>
        </w:rPr>
        <w:t>Sustainable financing for forest and landscape restoration: Opportunities, challenges, and the way forward</w:t>
      </w:r>
      <w:r w:rsidRPr="00B02E7B">
        <w:rPr>
          <w:rFonts w:ascii="Arial" w:hAnsi="Arial" w:cs="Arial"/>
          <w:sz w:val="16"/>
          <w:szCs w:val="16"/>
        </w:rPr>
        <w:t>.</w:t>
      </w:r>
      <w:r w:rsidRPr="00B02E7B">
        <w:rPr>
          <w:rFonts w:ascii="Arial" w:hAnsi="Arial" w:cs="Arial"/>
          <w:sz w:val="16"/>
          <w:szCs w:val="16"/>
        </w:rPr>
        <w:fldChar w:fldCharType="end"/>
      </w:r>
    </w:p>
  </w:footnote>
  <w:footnote w:id="41">
    <w:p w14:paraId="7370E3E0" w14:textId="77777777" w:rsidR="00060BA1" w:rsidRPr="00B02E7B" w:rsidRDefault="00060BA1" w:rsidP="00C9441C">
      <w:pPr>
        <w:pStyle w:val="FootnoteText"/>
        <w:rPr>
          <w:rFonts w:ascii="Arial" w:hAnsi="Arial" w:cs="Arial"/>
          <w:sz w:val="16"/>
          <w:szCs w:val="16"/>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{"citationID":"6cDh5yZZ","properties":{"formattedCitation":"TEEB. (2009b). {\\i{}Climate Issues Update September 2009}.","plainCitation":"TEEB. (2009b). Climate Issues Update September 2009.","noteIndex":2},"citationItems":[{"id":488,"uris":["http://zotero.org/groups/2285621/items/755AXMAK"],"uri":["http://zotero.org/groups/2285621/items/755AXMAK"],"itemData":{"id":488,"type":"report","title":"Climate Issues Update September 2009","publisher":"The Economics of Ecosystems and Biodiversity","author":[{"family":"TEEB","given":""}],"issued":{"date-parts":[["2009"]]}}}],"schema":"https://github.com/citation-style-language/schema/raw/master/csl-citation.json"}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sz w:val="16"/>
          <w:szCs w:val="16"/>
        </w:rPr>
        <w:t xml:space="preserve">TEEB. (2009b). </w:t>
      </w:r>
      <w:r w:rsidRPr="00B02E7B">
        <w:rPr>
          <w:rFonts w:ascii="Arial" w:hAnsi="Arial" w:cs="Arial"/>
          <w:i/>
          <w:iCs/>
          <w:sz w:val="16"/>
          <w:szCs w:val="16"/>
        </w:rPr>
        <w:t>Climate Issues Update September 2009</w:t>
      </w:r>
      <w:r w:rsidRPr="00B02E7B">
        <w:rPr>
          <w:rFonts w:ascii="Arial" w:hAnsi="Arial" w:cs="Arial"/>
          <w:sz w:val="16"/>
          <w:szCs w:val="16"/>
        </w:rPr>
        <w:t>.</w:t>
      </w:r>
      <w:r w:rsidRPr="00B02E7B">
        <w:rPr>
          <w:rFonts w:ascii="Arial" w:hAnsi="Arial" w:cs="Arial"/>
          <w:sz w:val="16"/>
          <w:szCs w:val="16"/>
        </w:rPr>
        <w:fldChar w:fldCharType="end"/>
      </w:r>
    </w:p>
  </w:footnote>
  <w:footnote w:id="42">
    <w:p w14:paraId="4CE2F7DE" w14:textId="77777777" w:rsidR="00060BA1" w:rsidRPr="00B02E7B" w:rsidRDefault="00060BA1" w:rsidP="00C9441C">
      <w:pPr>
        <w:pStyle w:val="FootnoteText"/>
        <w:rPr>
          <w:rFonts w:ascii="Arial" w:hAnsi="Arial" w:cs="Arial"/>
          <w:sz w:val="16"/>
          <w:szCs w:val="16"/>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{"citationID":"mKyWyDdR","properties":{"formattedCitation":"TEEB. (2009a). Chapter 9 Investing in ecological infrastructure. In {\\i{}The economics of ecosystems and biodiversity for national and international policy makers}.","plainCitation":"TEEB. (2009a). Chapter 9 Investing in ecological infrastructure. In The economics of ecosystems and biodiversity for national and international policy makers.","noteIndex":3},"citationItems":[{"id":487,"uris":["http://zotero.org/groups/2285621/items/GWAY99BY"],"uri":["http://zotero.org/groups/2285621/items/GWAY99BY"],"itemData":{"id":487,"type":"chapter","title":"Chapter 9 Investing in ecological infrastructure","container-title":"The economics of ecosystems and biodiversity for national and international policy makers","publisher":"The Economics of Ecosystems and Biodiversity","author":[{"family":"TEEB","given":""}],"issued":{"date-parts":[["2009"]]}}}],"schema":"https://github.com/citation-style-language/schema/raw/master/csl-citation.json"}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sz w:val="16"/>
          <w:szCs w:val="16"/>
        </w:rPr>
        <w:t xml:space="preserve">TEEB. (2009a). Chapter 9 Investing in ecological infrastructure. In </w:t>
      </w:r>
      <w:r w:rsidRPr="00B02E7B">
        <w:rPr>
          <w:rFonts w:ascii="Arial" w:hAnsi="Arial" w:cs="Arial"/>
          <w:i/>
          <w:iCs/>
          <w:sz w:val="16"/>
          <w:szCs w:val="16"/>
        </w:rPr>
        <w:t>The economics of ecosystems and biodiversity for national and international policy makers</w:t>
      </w:r>
      <w:r w:rsidRPr="00B02E7B">
        <w:rPr>
          <w:rFonts w:ascii="Arial" w:hAnsi="Arial" w:cs="Arial"/>
          <w:sz w:val="16"/>
          <w:szCs w:val="16"/>
        </w:rPr>
        <w:t>.</w:t>
      </w:r>
      <w:r w:rsidRPr="00B02E7B">
        <w:rPr>
          <w:rFonts w:ascii="Arial" w:hAnsi="Arial" w:cs="Arial"/>
          <w:sz w:val="16"/>
          <w:szCs w:val="16"/>
        </w:rPr>
        <w:fldChar w:fldCharType="end"/>
      </w:r>
    </w:p>
  </w:footnote>
  <w:footnote w:id="43">
    <w:p w14:paraId="3A4BE447" w14:textId="77777777" w:rsidR="00060BA1" w:rsidRPr="00B02E7B" w:rsidRDefault="00060BA1" w:rsidP="00C9441C">
      <w:pPr>
        <w:pStyle w:val="FootnoteText"/>
        <w:rPr>
          <w:rFonts w:ascii="Arial" w:hAnsi="Arial" w:cs="Arial"/>
          <w:sz w:val="16"/>
          <w:szCs w:val="16"/>
          <w:lang w:val="en-US"/>
        </w:rPr>
      </w:pPr>
      <w:r w:rsidRPr="00B02E7B">
        <w:rPr>
          <w:rStyle w:val="FootnoteReference"/>
          <w:rFonts w:ascii="Arial" w:hAnsi="Arial" w:cs="Arial"/>
          <w:sz w:val="16"/>
          <w:szCs w:val="16"/>
        </w:rPr>
        <w:footnoteRef/>
      </w:r>
      <w:r w:rsidRPr="00B02E7B">
        <w:rPr>
          <w:rFonts w:ascii="Arial" w:hAnsi="Arial" w:cs="Arial"/>
          <w:sz w:val="16"/>
          <w:szCs w:val="16"/>
        </w:rPr>
        <w:t xml:space="preserve"> Bonn Challenge Progress Report. (2018). </w:t>
      </w:r>
      <w:r w:rsidRPr="00B02E7B">
        <w:rPr>
          <w:rFonts w:ascii="Arial" w:hAnsi="Arial" w:cs="Arial"/>
          <w:i/>
          <w:sz w:val="16"/>
          <w:szCs w:val="16"/>
        </w:rPr>
        <w:t>Application of the Barometer in 19 Bonn Challenge pledging entities.</w:t>
      </w:r>
    </w:p>
  </w:footnote>
  <w:footnote w:id="44">
    <w:p w14:paraId="7C632F95" w14:textId="77777777" w:rsidR="00060BA1" w:rsidRPr="00B02E7B" w:rsidRDefault="00060BA1" w:rsidP="0085543C">
      <w:pPr>
        <w:pStyle w:val="FootnoteText"/>
        <w:rPr>
          <w:sz w:val="16"/>
          <w:szCs w:val="16"/>
        </w:rPr>
      </w:pPr>
      <w:r w:rsidRPr="00B02E7B">
        <w:rPr>
          <w:rStyle w:val="FootnoteReference"/>
          <w:sz w:val="16"/>
          <w:szCs w:val="16"/>
        </w:rPr>
        <w:footnoteRef/>
      </w:r>
      <w:r w:rsidRPr="00B02E7B">
        <w:rPr>
          <w:sz w:val="16"/>
          <w:szCs w:val="16"/>
        </w:rPr>
        <w:t xml:space="preserve"> </w:t>
      </w:r>
      <w:r w:rsidRPr="00B02E7B">
        <w:rPr>
          <w:sz w:val="16"/>
          <w:szCs w:val="16"/>
        </w:rPr>
        <w:fldChar w:fldCharType="begin"/>
      </w:r>
      <w:r w:rsidRPr="00B02E7B">
        <w:rPr>
          <w:sz w:val="16"/>
          <w:szCs w:val="16"/>
        </w:rPr>
        <w:instrText xml:space="preserve"> ADDIN ZOTERO_ITEM CSL_CITATION {"citationID":"wV7HUrta","properties":{"formattedCitation":"Matta, R. (2015). {\\i{}Towards effective national forest funds}. In {\\i{}FAO Forestry Paper}: {\\i{}Vol.} {\\i{}174}.","plainCitation":"Matta, R. (2015). Towards effective national forest funds. In FAO Forestry Paper: Vol. 174.","noteIndex":6},"citationItems":[{"id":508,"uris":["http://zotero.org/groups/2285621/items/HGATTK57"],"uri":["http://zotero.org/groups/2285621/items/HGATTK57"],"itemData":{"id":508,"type":"book","title":"Towards effective national forest funds","collection-title":"FAO forestry paper","collection-number":"174","publisher":"Food and Agriculture Organization of the United Nations","publisher-place":"Rome","number-of-pages":"133","source":"Gemeinsamer Bibliotheksverbund ISBN","event-place":"Rome","ISBN":"978-92-5-108706-0","note":"OCLC: 927998869","language":"en","author":[{"family":"Matta","given":"Rao"}],"issued":{"date-parts":[["2015"]]}}}],"schema":"https://github.com/citation-style-language/schema/raw/master/csl-citation.json"} </w:instrText>
      </w:r>
      <w:r w:rsidRPr="00B02E7B">
        <w:rPr>
          <w:sz w:val="16"/>
          <w:szCs w:val="16"/>
        </w:rPr>
        <w:fldChar w:fldCharType="separate"/>
      </w:r>
      <w:r w:rsidRPr="00B02E7B">
        <w:rPr>
          <w:rFonts w:ascii="Calibri"/>
          <w:sz w:val="16"/>
          <w:szCs w:val="16"/>
        </w:rPr>
        <w:t xml:space="preserve">Matta, R. (2015). </w:t>
      </w:r>
      <w:r w:rsidRPr="00B02E7B">
        <w:rPr>
          <w:rFonts w:ascii="Calibri"/>
          <w:i/>
          <w:iCs/>
          <w:sz w:val="16"/>
          <w:szCs w:val="16"/>
        </w:rPr>
        <w:t>Towards effective national forest funds</w:t>
      </w:r>
      <w:r w:rsidRPr="00B02E7B">
        <w:rPr>
          <w:rFonts w:ascii="Calibri"/>
          <w:sz w:val="16"/>
          <w:szCs w:val="16"/>
        </w:rPr>
        <w:t xml:space="preserve">. In </w:t>
      </w:r>
      <w:r w:rsidRPr="00B02E7B">
        <w:rPr>
          <w:rFonts w:ascii="Calibri"/>
          <w:i/>
          <w:iCs/>
          <w:sz w:val="16"/>
          <w:szCs w:val="16"/>
        </w:rPr>
        <w:t>FAO Forestry Paper</w:t>
      </w:r>
      <w:r w:rsidRPr="00B02E7B">
        <w:rPr>
          <w:rFonts w:ascii="Calibri"/>
          <w:sz w:val="16"/>
          <w:szCs w:val="16"/>
        </w:rPr>
        <w:t xml:space="preserve">: </w:t>
      </w:r>
      <w:r w:rsidRPr="00B02E7B">
        <w:rPr>
          <w:rFonts w:ascii="Calibri"/>
          <w:i/>
          <w:iCs/>
          <w:sz w:val="16"/>
          <w:szCs w:val="16"/>
        </w:rPr>
        <w:t>Vol.</w:t>
      </w:r>
      <w:r w:rsidRPr="00B02E7B">
        <w:rPr>
          <w:rFonts w:ascii="Calibri"/>
          <w:sz w:val="16"/>
          <w:szCs w:val="16"/>
        </w:rPr>
        <w:t xml:space="preserve"> </w:t>
      </w:r>
      <w:r w:rsidRPr="00B02E7B">
        <w:rPr>
          <w:rFonts w:ascii="Calibri"/>
          <w:i/>
          <w:iCs/>
          <w:sz w:val="16"/>
          <w:szCs w:val="16"/>
        </w:rPr>
        <w:t>174</w:t>
      </w:r>
      <w:r w:rsidRPr="00B02E7B">
        <w:rPr>
          <w:rFonts w:ascii="Calibri"/>
          <w:sz w:val="16"/>
          <w:szCs w:val="16"/>
        </w:rPr>
        <w:t>.</w:t>
      </w:r>
      <w:r w:rsidRPr="00B02E7B">
        <w:rPr>
          <w:sz w:val="16"/>
          <w:szCs w:val="16"/>
        </w:rPr>
        <w:fldChar w:fldCharType="end"/>
      </w:r>
      <w:r w:rsidRPr="00B02E7B">
        <w:rPr>
          <w:sz w:val="16"/>
          <w:szCs w:val="16"/>
        </w:rPr>
        <w:t xml:space="preserve"> ; </w:t>
      </w:r>
    </w:p>
  </w:footnote>
  <w:footnote w:id="45">
    <w:p w14:paraId="042556C7" w14:textId="77777777" w:rsidR="00060BA1" w:rsidRPr="00B02E7B" w:rsidRDefault="00060BA1" w:rsidP="0085543C">
      <w:pPr>
        <w:pStyle w:val="FootnoteText"/>
        <w:rPr>
          <w:sz w:val="16"/>
          <w:szCs w:val="16"/>
        </w:rPr>
      </w:pPr>
      <w:r w:rsidRPr="00B02E7B">
        <w:rPr>
          <w:rStyle w:val="FootnoteReference"/>
          <w:sz w:val="16"/>
          <w:szCs w:val="16"/>
        </w:rPr>
        <w:footnoteRef/>
      </w:r>
      <w:r w:rsidRPr="00B02E7B">
        <w:rPr>
          <w:sz w:val="16"/>
          <w:szCs w:val="16"/>
        </w:rPr>
        <w:t xml:space="preserve"> </w:t>
      </w:r>
      <w:r w:rsidRPr="00B02E7B">
        <w:rPr>
          <w:sz w:val="16"/>
          <w:szCs w:val="16"/>
        </w:rPr>
        <w:fldChar w:fldCharType="begin"/>
      </w:r>
      <w:r w:rsidRPr="00B02E7B">
        <w:rPr>
          <w:sz w:val="16"/>
          <w:szCs w:val="16"/>
        </w:rPr>
        <w:instrText xml:space="preserve"> ADDIN ZOTERO_ITEM CSL_CITATION {"citationID":"AsHqRFl2","properties":{"formattedCitation":"FONERWA. (2012). {\\i{}Final Report. Government of Rwanda Environment and Climate Change Fund (FONERWA) Design Project.}","plainCitation":"FONERWA. (2012). Final Report. Government of Rwanda Environment and Climate Change Fund (FONERWA) Design Project.","noteIndex":7},"citationItems":[{"id":512,"uris":["http://zotero.org/groups/2285621/items/U4W6AKLL"],"uri":["http://zotero.org/groups/2285621/items/U4W6AKLL"],"itemData":{"id":512,"type":"report","title":"Final Report. Government of Rwanda Environment and Climate Change Fund (FONERWA) Design Project.","publisher":"Rwanda Environmental Management Authority","author":[{"family":"FONERWA","given":""}],"issued":{"date-parts":[["2012"]]}}}],"schema":"https://github.com/citation-style-language/schema/raw/master/csl-citation.json"} </w:instrText>
      </w:r>
      <w:r w:rsidRPr="00B02E7B">
        <w:rPr>
          <w:sz w:val="16"/>
          <w:szCs w:val="16"/>
        </w:rPr>
        <w:fldChar w:fldCharType="separate"/>
      </w:r>
      <w:r w:rsidRPr="00B02E7B">
        <w:rPr>
          <w:rFonts w:ascii="Calibri" w:cs="Calibri"/>
          <w:sz w:val="16"/>
          <w:szCs w:val="16"/>
        </w:rPr>
        <w:t xml:space="preserve">FONERWA. (2012). </w:t>
      </w:r>
      <w:r w:rsidRPr="00B02E7B">
        <w:rPr>
          <w:rFonts w:ascii="Calibri" w:cs="Calibri"/>
          <w:i/>
          <w:iCs/>
          <w:sz w:val="16"/>
          <w:szCs w:val="16"/>
        </w:rPr>
        <w:t>Final Report. Government of Rwanda Environment and Climate Change Fund (FONERWA) Design Project.</w:t>
      </w:r>
      <w:r w:rsidRPr="00B02E7B">
        <w:rPr>
          <w:sz w:val="16"/>
          <w:szCs w:val="16"/>
        </w:rPr>
        <w:fldChar w:fldCharType="end"/>
      </w:r>
    </w:p>
  </w:footnote>
  <w:footnote w:id="46">
    <w:p w14:paraId="3486403E" w14:textId="77777777" w:rsidR="00060BA1" w:rsidRPr="00B02E7B" w:rsidRDefault="00060BA1" w:rsidP="00C9441C">
      <w:pPr>
        <w:pStyle w:val="FootnoteText"/>
        <w:rPr>
          <w:rFonts w:ascii="Arial" w:hAnsi="Arial" w:cs="Arial"/>
          <w:sz w:val="16"/>
          <w:szCs w:val="16"/>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{"citationID":"x92Pn8du","properties":{"formattedCitation":"Tropical Landscape Finance Facility. (n.d.-b). Lending Platform. {\\i{}Tropical Landscapes Finance Facility}. Retrieved April 5, 2019, from http://tlffindonesia.org/lending-platform/.","plainCitation":"Tropical Landscape Finance Facility. (n.d.-b). Lending Platform. Tropical Landscapes Finance Facility. Retrieved April 5, 2019, from http://tlffindonesia.org/lending-platform/.","noteIndex":2},"citationItems":[{"id":503,"uris":["http://zotero.org/groups/2285621/items/CUWV7KAQ"],"uri":["http://zotero.org/groups/2285621/items/CUWV7KAQ"],"itemData":{"id":503,"type":"post-weblog","title":"Lending Platform","container-title":"Tropical Landscapes Finance Facility","URL":"http://tlffindonesia.org/lending-platform/","language":"en-US","author":[{"family":"Tropical Landscape Finance Facility","given":""}],"accessed":{"date-parts":[["2019",4,5]]}}}],"schema":"https://github.com/citation-style-language/schema/raw/master/csl-citation.json"}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sz w:val="16"/>
          <w:szCs w:val="16"/>
        </w:rPr>
        <w:t xml:space="preserve">Tropical Landscape Finance Facility. (n.d.-b). Lending Platform. </w:t>
      </w:r>
      <w:r w:rsidRPr="00B02E7B">
        <w:rPr>
          <w:rFonts w:ascii="Arial" w:hAnsi="Arial" w:cs="Arial"/>
          <w:i/>
          <w:iCs/>
          <w:sz w:val="16"/>
          <w:szCs w:val="16"/>
        </w:rPr>
        <w:t>Tropical Landscapes Finance Facility</w:t>
      </w:r>
      <w:r w:rsidRPr="00B02E7B">
        <w:rPr>
          <w:rFonts w:ascii="Arial" w:hAnsi="Arial" w:cs="Arial"/>
          <w:sz w:val="16"/>
          <w:szCs w:val="16"/>
        </w:rPr>
        <w:t>. Retrieved April 5, 2019, from http://tlffindonesia.org/lending-platform/.</w:t>
      </w:r>
      <w:r w:rsidRPr="00B02E7B">
        <w:rPr>
          <w:rFonts w:ascii="Arial" w:hAnsi="Arial" w:cs="Arial"/>
          <w:sz w:val="16"/>
          <w:szCs w:val="16"/>
        </w:rPr>
        <w:fldChar w:fldCharType="end"/>
      </w:r>
    </w:p>
  </w:footnote>
  <w:footnote w:id="47">
    <w:p w14:paraId="1D5B4DE3" w14:textId="77777777" w:rsidR="00060BA1" w:rsidRPr="00085161" w:rsidRDefault="00060BA1" w:rsidP="00C9441C">
      <w:pPr>
        <w:pStyle w:val="FootnoteText"/>
        <w:rPr>
          <w:sz w:val="16"/>
          <w:szCs w:val="16"/>
        </w:rPr>
      </w:pPr>
      <w:r w:rsidRPr="00B02E7B">
        <w:rPr>
          <w:rStyle w:val="FootnoteReference"/>
          <w:rFonts w:ascii="Arial" w:hAnsi="Arial" w:cs="Arial"/>
          <w:sz w:val="16"/>
          <w:szCs w:val="16"/>
        </w:rPr>
        <w:footnoteRef/>
      </w:r>
      <w:r w:rsidRPr="00B02E7B">
        <w:rPr>
          <w:rFonts w:ascii="Arial" w:hAnsi="Arial" w:cs="Arial"/>
          <w:sz w:val="16"/>
          <w:szCs w:val="16"/>
        </w:rPr>
        <w:t xml:space="preserve"> </w:t>
      </w:r>
      <w:r w:rsidRPr="00B02E7B">
        <w:rPr>
          <w:rFonts w:ascii="Arial" w:hAnsi="Arial" w:cs="Arial"/>
          <w:sz w:val="16"/>
          <w:szCs w:val="16"/>
        </w:rPr>
        <w:fldChar w:fldCharType="begin"/>
      </w:r>
      <w:r w:rsidRPr="00B02E7B">
        <w:rPr>
          <w:rFonts w:ascii="Arial" w:hAnsi="Arial" w:cs="Arial"/>
          <w:sz w:val="16"/>
          <w:szCs w:val="16"/>
        </w:rPr>
        <w:instrText xml:space="preserve"> ADDIN ZOTERO_ITEM CSL_CITATION {"citationID":"gRXjtvGn","properties":{"formattedCitation":"Mulder, I. (2018). World\\uc0\\u8217{}s first \\uc0\\u8216{}sustainable landscape bond\\uc0\\u8217{} supports Indonesia\\uc0\\u8217{}s economic development. {\\i{}UN-REDD Programme}. Retrieved April 5, 2019, from https://www.un-redd.org/single-post/2018/03/01/World%E2%80%99s-first-%E2%80%98sustainable-landscape-bond%E2%80%99-supports-Indonesia%E2%80%99s-economic-development.","plainCitation":"Mulder, I. (2018). World’s first ‘sustainable landscape bond’ supports Indonesia’s economic development. UN-REDD Programme. Retrieved April 5, 2019, from https://www.un-redd.org/single-post/2018/03/01/World%E2%80%99s-first-%E2%80%98sustainable-landscape-bond%E2%80%99-supports-Indonesia%E2%80%99s-economic-development.","noteIndex":3},"citationItems":[{"id":495,"uris":["http://zotero.org/groups/2285621/items/29EGJCMC"],"uri":["http://zotero.org/groups/2285621/items/29EGJCMC"],"itemData":{"id":495,"type":"webpage","title":"World’s first ‘sustainable landscape bond’ supports Indonesia’s economic development","container-title":"UN-REDD Programme","abstract":"The Sustainable Development Goals (SDGs) can sometimes be seen as those high-level objectives where the immediate value on the ground and in people’s lives is","URL":"https://www.un-redd.org/single-post/2018/03/01/World%E2%80%99s-first-%E2%80%98sustainable-landscape-bond%E2%80%99-supports-Indonesia%E2%80%99s-economic-development","language":"en","author":[{"family":"Mulder","given":"Ivo"}],"issued":{"date-parts":[["2018"]]},"accessed":{"date-parts":[["2019",4,5]]}}}],"schema":"https://github.com/citation-style-language/schema/raw/master/csl-citation.json"} </w:instrText>
      </w:r>
      <w:r w:rsidRPr="00B02E7B">
        <w:rPr>
          <w:rFonts w:ascii="Arial" w:hAnsi="Arial" w:cs="Arial"/>
          <w:sz w:val="16"/>
          <w:szCs w:val="16"/>
        </w:rPr>
        <w:fldChar w:fldCharType="separate"/>
      </w:r>
      <w:r w:rsidRPr="00B02E7B">
        <w:rPr>
          <w:rFonts w:ascii="Arial" w:hAnsi="Arial" w:cs="Arial"/>
          <w:sz w:val="16"/>
          <w:szCs w:val="16"/>
        </w:rPr>
        <w:t xml:space="preserve">Mulder, I. (2018). World’s first ‘sustainable landscape bond’ supports Indonesia’s economic development. </w:t>
      </w:r>
      <w:r w:rsidRPr="00B02E7B">
        <w:rPr>
          <w:rFonts w:ascii="Arial" w:hAnsi="Arial" w:cs="Arial"/>
          <w:i/>
          <w:iCs/>
          <w:sz w:val="16"/>
          <w:szCs w:val="16"/>
        </w:rPr>
        <w:t>UN-REDD Programme</w:t>
      </w:r>
      <w:r w:rsidRPr="00B02E7B">
        <w:rPr>
          <w:rFonts w:ascii="Arial" w:hAnsi="Arial" w:cs="Arial"/>
          <w:sz w:val="16"/>
          <w:szCs w:val="16"/>
        </w:rPr>
        <w:t>. Retrieved April 5, 2019, from https://www.un-redd.org/single-post/2018/03/01/World%E2%80%99s-first-%E2%80%98sustainable-landscape-bond%E2%80%99-supports-Indonesia%E2%80%99s-economic-development.</w:t>
      </w:r>
      <w:r w:rsidRPr="00B02E7B">
        <w:rPr>
          <w:rFonts w:ascii="Arial" w:hAnsi="Arial" w:cs="Arial"/>
          <w:sz w:val="16"/>
          <w:szCs w:val="16"/>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E0CF9" w14:textId="77777777" w:rsidR="00060BA1" w:rsidRDefault="00060B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76A9A" w14:textId="77777777" w:rsidR="00060BA1" w:rsidRDefault="00060B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C1CDD" w14:textId="77777777" w:rsidR="00060BA1" w:rsidRDefault="00060BA1" w:rsidP="0059281F">
    <w:pPr>
      <w:pStyle w:val="Header"/>
      <w:jc w:val="center"/>
      <w:rPr>
        <w:ins w:id="961" w:author="IUCN" w:date="2019-07-10T09:14:00Z"/>
      </w:rPr>
    </w:pPr>
    <w:ins w:id="962" w:author="IUCN" w:date="2019-07-10T09:14:00Z">
      <w:r>
        <w:t>CONFIDENTIAL DRAFT – NOT FOR CIRCULATION</w:t>
      </w:r>
    </w:ins>
  </w:p>
  <w:p w14:paraId="0B3C08DB" w14:textId="77777777" w:rsidR="00060BA1" w:rsidRDefault="00060BA1" w:rsidP="0059281F">
    <w:pPr>
      <w:pStyle w:val="Header"/>
      <w:rPr>
        <w:ins w:id="963" w:author="IUCN" w:date="2019-07-10T09:14:00Z"/>
      </w:rPr>
    </w:pPr>
  </w:p>
  <w:p w14:paraId="0D2C2274" w14:textId="77777777" w:rsidR="00060BA1" w:rsidRDefault="00060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4FA31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490D56"/>
    <w:multiLevelType w:val="hybridMultilevel"/>
    <w:tmpl w:val="B050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56154"/>
    <w:multiLevelType w:val="multilevel"/>
    <w:tmpl w:val="2A7E6E6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DA0161"/>
    <w:multiLevelType w:val="hybridMultilevel"/>
    <w:tmpl w:val="546C0E20"/>
    <w:lvl w:ilvl="0" w:tplc="04090013">
      <w:start w:val="1"/>
      <w:numFmt w:val="upperRoman"/>
      <w:lvlText w:val="%1."/>
      <w:lvlJc w:val="right"/>
      <w:pPr>
        <w:ind w:left="587" w:hanging="360"/>
      </w:pPr>
      <w:rPr>
        <w:rFonts w:hint="default"/>
      </w:rPr>
    </w:lvl>
    <w:lvl w:ilvl="1" w:tplc="04090019">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4" w15:restartNumberingAfterBreak="0">
    <w:nsid w:val="07DD4949"/>
    <w:multiLevelType w:val="hybridMultilevel"/>
    <w:tmpl w:val="5212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671138"/>
    <w:multiLevelType w:val="hybridMultilevel"/>
    <w:tmpl w:val="41BE663A"/>
    <w:lvl w:ilvl="0" w:tplc="E29C055E">
      <w:numFmt w:val="bullet"/>
      <w:lvlText w:val="-"/>
      <w:lvlJc w:val="left"/>
      <w:pPr>
        <w:ind w:left="720" w:hanging="360"/>
      </w:pPr>
      <w:rPr>
        <w:rFonts w:ascii="Calibri" w:eastAsiaTheme="minorHAnsi"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6E6F45"/>
    <w:multiLevelType w:val="hybridMultilevel"/>
    <w:tmpl w:val="0FC2E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4720A"/>
    <w:multiLevelType w:val="hybridMultilevel"/>
    <w:tmpl w:val="D218744A"/>
    <w:lvl w:ilvl="0" w:tplc="6016A574">
      <w:start w:val="3"/>
      <w:numFmt w:val="bullet"/>
      <w:lvlText w:val="-"/>
      <w:lvlJc w:val="left"/>
      <w:pPr>
        <w:ind w:left="720" w:hanging="360"/>
      </w:pPr>
      <w:rPr>
        <w:rFonts w:ascii="Calibri" w:eastAsiaTheme="minorHAns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B740EE"/>
    <w:multiLevelType w:val="multilevel"/>
    <w:tmpl w:val="6B8C6E48"/>
    <w:lvl w:ilvl="0">
      <w:start w:val="1"/>
      <w:numFmt w:val="decimal"/>
      <w:lvlText w:val="%1"/>
      <w:lvlJc w:val="left"/>
      <w:pPr>
        <w:ind w:left="360" w:hanging="360"/>
      </w:pPr>
      <w:rPr>
        <w:rFonts w:hint="default"/>
      </w:rPr>
    </w:lvl>
    <w:lvl w:ilvl="1">
      <w:start w:val="2"/>
      <w:numFmt w:val="decimal"/>
      <w:lvlText w:val="%1.%2"/>
      <w:lvlJc w:val="left"/>
      <w:pPr>
        <w:ind w:left="686" w:hanging="360"/>
      </w:pPr>
      <w:rPr>
        <w:rFonts w:hint="default"/>
      </w:rPr>
    </w:lvl>
    <w:lvl w:ilvl="2">
      <w:start w:val="1"/>
      <w:numFmt w:val="decimal"/>
      <w:lvlText w:val="%1.%2.%3"/>
      <w:lvlJc w:val="left"/>
      <w:pPr>
        <w:ind w:left="1372" w:hanging="720"/>
      </w:pPr>
      <w:rPr>
        <w:rFonts w:hint="default"/>
      </w:rPr>
    </w:lvl>
    <w:lvl w:ilvl="3">
      <w:start w:val="1"/>
      <w:numFmt w:val="decimal"/>
      <w:lvlText w:val="%1.%2.%3.%4"/>
      <w:lvlJc w:val="left"/>
      <w:pPr>
        <w:ind w:left="1698" w:hanging="72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2710" w:hanging="108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3722" w:hanging="1440"/>
      </w:pPr>
      <w:rPr>
        <w:rFonts w:hint="default"/>
      </w:rPr>
    </w:lvl>
    <w:lvl w:ilvl="8">
      <w:start w:val="1"/>
      <w:numFmt w:val="decimal"/>
      <w:lvlText w:val="%1.%2.%3.%4.%5.%6.%7.%8.%9"/>
      <w:lvlJc w:val="left"/>
      <w:pPr>
        <w:ind w:left="4048" w:hanging="1440"/>
      </w:pPr>
      <w:rPr>
        <w:rFonts w:hint="default"/>
      </w:rPr>
    </w:lvl>
  </w:abstractNum>
  <w:abstractNum w:abstractNumId="9" w15:restartNumberingAfterBreak="0">
    <w:nsid w:val="0CCA610A"/>
    <w:multiLevelType w:val="hybridMultilevel"/>
    <w:tmpl w:val="695ED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664500"/>
    <w:multiLevelType w:val="hybridMultilevel"/>
    <w:tmpl w:val="94445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F05688"/>
    <w:multiLevelType w:val="hybridMultilevel"/>
    <w:tmpl w:val="5D445086"/>
    <w:lvl w:ilvl="0" w:tplc="04090001">
      <w:start w:val="1"/>
      <w:numFmt w:val="bullet"/>
      <w:lvlText w:val=""/>
      <w:lvlJc w:val="left"/>
      <w:pPr>
        <w:ind w:left="587" w:hanging="360"/>
      </w:pPr>
      <w:rPr>
        <w:rFonts w:ascii="Symbol" w:hAnsi="Symbol" w:hint="default"/>
        <w:u w:color="FFFFFF" w:themeColor="background1"/>
      </w:rPr>
    </w:lvl>
    <w:lvl w:ilvl="1" w:tplc="8C867F08">
      <w:start w:val="1"/>
      <w:numFmt w:val="decimal"/>
      <w:lvlText w:val="%2."/>
      <w:lvlJc w:val="left"/>
      <w:pPr>
        <w:ind w:left="1307" w:hanging="360"/>
      </w:pPr>
      <w:rPr>
        <w:rFonts w:hint="default"/>
      </w:r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abstractNum w:abstractNumId="12" w15:restartNumberingAfterBreak="0">
    <w:nsid w:val="0E7A063D"/>
    <w:multiLevelType w:val="hybridMultilevel"/>
    <w:tmpl w:val="16C028D8"/>
    <w:lvl w:ilvl="0" w:tplc="04E4E9F6">
      <w:start w:val="6"/>
      <w:numFmt w:val="bullet"/>
      <w:lvlText w:val="-"/>
      <w:lvlJc w:val="left"/>
      <w:pPr>
        <w:ind w:left="720" w:hanging="360"/>
      </w:pPr>
      <w:rPr>
        <w:rFonts w:ascii="Calibri" w:eastAsiaTheme="minorHAnsi"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ED93DAB"/>
    <w:multiLevelType w:val="hybridMultilevel"/>
    <w:tmpl w:val="F51258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1AB10A4"/>
    <w:multiLevelType w:val="hybridMultilevel"/>
    <w:tmpl w:val="2DF0D93C"/>
    <w:lvl w:ilvl="0" w:tplc="04090013">
      <w:start w:val="1"/>
      <w:numFmt w:val="upperRoman"/>
      <w:lvlText w:val="%1."/>
      <w:lvlJc w:val="righ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156A350B"/>
    <w:multiLevelType w:val="hybridMultilevel"/>
    <w:tmpl w:val="3260E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ED5FFC"/>
    <w:multiLevelType w:val="hybridMultilevel"/>
    <w:tmpl w:val="3B44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9C7F47"/>
    <w:multiLevelType w:val="hybridMultilevel"/>
    <w:tmpl w:val="61B4B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795DCE"/>
    <w:multiLevelType w:val="multilevel"/>
    <w:tmpl w:val="D27EA2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C005E3E"/>
    <w:multiLevelType w:val="hybridMultilevel"/>
    <w:tmpl w:val="5AB68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2141C7"/>
    <w:multiLevelType w:val="multilevel"/>
    <w:tmpl w:val="5490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490B24"/>
    <w:multiLevelType w:val="hybridMultilevel"/>
    <w:tmpl w:val="3F62DF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02C39FF"/>
    <w:multiLevelType w:val="hybridMultilevel"/>
    <w:tmpl w:val="E03299BA"/>
    <w:lvl w:ilvl="0" w:tplc="5618683A">
      <w:start w:val="3"/>
      <w:numFmt w:val="bullet"/>
      <w:lvlText w:val="-"/>
      <w:lvlJc w:val="left"/>
      <w:pPr>
        <w:ind w:left="720" w:hanging="360"/>
      </w:pPr>
      <w:rPr>
        <w:rFonts w:ascii="Calibri" w:eastAsiaTheme="minorHAnsi"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D80FEF"/>
    <w:multiLevelType w:val="hybridMultilevel"/>
    <w:tmpl w:val="E6969E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3894E66"/>
    <w:multiLevelType w:val="hybridMultilevel"/>
    <w:tmpl w:val="B77C9332"/>
    <w:lvl w:ilvl="0" w:tplc="1BC479CE">
      <w:start w:val="1"/>
      <w:numFmt w:val="decimal"/>
      <w:pStyle w:val="BoxNumberedText"/>
      <w:lvlText w:val="%1."/>
      <w:lvlJc w:val="left"/>
      <w:pPr>
        <w:ind w:left="947" w:hanging="360"/>
      </w:pPr>
      <w:rPr>
        <w:rFonts w:ascii="Arial" w:hAnsi="Arial" w:hint="default"/>
        <w:u w:color="FFFFFF" w:themeColor="background1"/>
      </w:r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25" w15:restartNumberingAfterBreak="0">
    <w:nsid w:val="358F7957"/>
    <w:multiLevelType w:val="hybridMultilevel"/>
    <w:tmpl w:val="95D82396"/>
    <w:lvl w:ilvl="0" w:tplc="6016A574">
      <w:start w:val="3"/>
      <w:numFmt w:val="bullet"/>
      <w:lvlText w:val="-"/>
      <w:lvlJc w:val="left"/>
      <w:pPr>
        <w:ind w:left="720" w:hanging="360"/>
      </w:pPr>
      <w:rPr>
        <w:rFonts w:ascii="Calibri" w:eastAsiaTheme="minorHAns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740CAB"/>
    <w:multiLevelType w:val="hybridMultilevel"/>
    <w:tmpl w:val="596C0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ABA3A0A"/>
    <w:multiLevelType w:val="multilevel"/>
    <w:tmpl w:val="8A3CAB8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15:restartNumberingAfterBreak="0">
    <w:nsid w:val="3B183891"/>
    <w:multiLevelType w:val="hybridMultilevel"/>
    <w:tmpl w:val="A98010D0"/>
    <w:lvl w:ilvl="0" w:tplc="04090001">
      <w:start w:val="1"/>
      <w:numFmt w:val="bullet"/>
      <w:lvlText w:val=""/>
      <w:lvlJc w:val="left"/>
      <w:pPr>
        <w:ind w:left="587" w:hanging="360"/>
      </w:pPr>
      <w:rPr>
        <w:rFonts w:ascii="Symbol" w:hAnsi="Symbol" w:hint="default"/>
        <w:u w:color="FFFFFF" w:themeColor="background1"/>
      </w:r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29" w15:restartNumberingAfterBreak="0">
    <w:nsid w:val="3C652422"/>
    <w:multiLevelType w:val="hybridMultilevel"/>
    <w:tmpl w:val="EB665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65431C"/>
    <w:multiLevelType w:val="hybridMultilevel"/>
    <w:tmpl w:val="96A26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1265F0"/>
    <w:multiLevelType w:val="hybridMultilevel"/>
    <w:tmpl w:val="D6E4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957ABF"/>
    <w:multiLevelType w:val="hybridMultilevel"/>
    <w:tmpl w:val="9AE84D90"/>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3" w15:restartNumberingAfterBreak="0">
    <w:nsid w:val="57134AD7"/>
    <w:multiLevelType w:val="hybridMultilevel"/>
    <w:tmpl w:val="D262A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B138DC"/>
    <w:multiLevelType w:val="hybridMultilevel"/>
    <w:tmpl w:val="F9921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1069EB"/>
    <w:multiLevelType w:val="hybridMultilevel"/>
    <w:tmpl w:val="709A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165373"/>
    <w:multiLevelType w:val="hybridMultilevel"/>
    <w:tmpl w:val="743EDCF2"/>
    <w:lvl w:ilvl="0" w:tplc="5618683A">
      <w:start w:val="3"/>
      <w:numFmt w:val="bullet"/>
      <w:lvlText w:val="-"/>
      <w:lvlJc w:val="left"/>
      <w:pPr>
        <w:ind w:left="720" w:hanging="360"/>
      </w:pPr>
      <w:rPr>
        <w:rFonts w:ascii="Calibri" w:eastAsiaTheme="minorHAnsi" w:hAnsi="Calibri"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58093F"/>
    <w:multiLevelType w:val="hybridMultilevel"/>
    <w:tmpl w:val="5DE8E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129CA"/>
    <w:multiLevelType w:val="hybridMultilevel"/>
    <w:tmpl w:val="D33C42C6"/>
    <w:lvl w:ilvl="0" w:tplc="51327526">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9" w15:restartNumberingAfterBreak="0">
    <w:nsid w:val="740242DC"/>
    <w:multiLevelType w:val="hybridMultilevel"/>
    <w:tmpl w:val="46105C70"/>
    <w:lvl w:ilvl="0" w:tplc="0409000F">
      <w:start w:val="1"/>
      <w:numFmt w:val="decimal"/>
      <w:lvlText w:val="%1."/>
      <w:lvlJc w:val="left"/>
      <w:pPr>
        <w:ind w:left="720" w:hanging="360"/>
      </w:pPr>
      <w:rPr>
        <w:rFonts w:hint="default"/>
      </w:rPr>
    </w:lvl>
    <w:lvl w:ilvl="1" w:tplc="2D5C8F72">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AB1CDF"/>
    <w:multiLevelType w:val="hybridMultilevel"/>
    <w:tmpl w:val="A13AB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A23132"/>
    <w:multiLevelType w:val="hybridMultilevel"/>
    <w:tmpl w:val="336889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DC11E96"/>
    <w:multiLevelType w:val="multilevel"/>
    <w:tmpl w:val="40A2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9"/>
  </w:num>
  <w:num w:numId="3">
    <w:abstractNumId w:val="5"/>
  </w:num>
  <w:num w:numId="4">
    <w:abstractNumId w:val="42"/>
  </w:num>
  <w:num w:numId="5">
    <w:abstractNumId w:val="27"/>
  </w:num>
  <w:num w:numId="6">
    <w:abstractNumId w:val="8"/>
  </w:num>
  <w:num w:numId="7">
    <w:abstractNumId w:val="9"/>
  </w:num>
  <w:num w:numId="8">
    <w:abstractNumId w:val="10"/>
  </w:num>
  <w:num w:numId="9">
    <w:abstractNumId w:val="17"/>
  </w:num>
  <w:num w:numId="10">
    <w:abstractNumId w:val="6"/>
  </w:num>
  <w:num w:numId="11">
    <w:abstractNumId w:val="33"/>
  </w:num>
  <w:num w:numId="12">
    <w:abstractNumId w:val="30"/>
  </w:num>
  <w:num w:numId="13">
    <w:abstractNumId w:val="0"/>
  </w:num>
  <w:num w:numId="14">
    <w:abstractNumId w:val="29"/>
  </w:num>
  <w:num w:numId="15">
    <w:abstractNumId w:val="12"/>
  </w:num>
  <w:num w:numId="16">
    <w:abstractNumId w:val="31"/>
  </w:num>
  <w:num w:numId="17">
    <w:abstractNumId w:val="15"/>
  </w:num>
  <w:num w:numId="18">
    <w:abstractNumId w:val="26"/>
  </w:num>
  <w:num w:numId="19">
    <w:abstractNumId w:val="20"/>
  </w:num>
  <w:num w:numId="20">
    <w:abstractNumId w:val="37"/>
  </w:num>
  <w:num w:numId="21">
    <w:abstractNumId w:val="18"/>
  </w:num>
  <w:num w:numId="22">
    <w:abstractNumId w:val="21"/>
  </w:num>
  <w:num w:numId="23">
    <w:abstractNumId w:val="13"/>
  </w:num>
  <w:num w:numId="24">
    <w:abstractNumId w:val="7"/>
  </w:num>
  <w:num w:numId="25">
    <w:abstractNumId w:val="25"/>
  </w:num>
  <w:num w:numId="26">
    <w:abstractNumId w:val="23"/>
  </w:num>
  <w:num w:numId="27">
    <w:abstractNumId w:val="22"/>
  </w:num>
  <w:num w:numId="28">
    <w:abstractNumId w:val="2"/>
  </w:num>
  <w:num w:numId="29">
    <w:abstractNumId w:val="36"/>
  </w:num>
  <w:num w:numId="30">
    <w:abstractNumId w:val="41"/>
  </w:num>
  <w:num w:numId="31">
    <w:abstractNumId w:val="16"/>
  </w:num>
  <w:num w:numId="32">
    <w:abstractNumId w:val="1"/>
  </w:num>
  <w:num w:numId="33">
    <w:abstractNumId w:val="40"/>
  </w:num>
  <w:num w:numId="34">
    <w:abstractNumId w:val="24"/>
  </w:num>
  <w:num w:numId="35">
    <w:abstractNumId w:val="11"/>
  </w:num>
  <w:num w:numId="36">
    <w:abstractNumId w:val="28"/>
  </w:num>
  <w:num w:numId="37">
    <w:abstractNumId w:val="32"/>
  </w:num>
  <w:num w:numId="38">
    <w:abstractNumId w:val="3"/>
  </w:num>
  <w:num w:numId="39">
    <w:abstractNumId w:val="14"/>
  </w:num>
  <w:num w:numId="40">
    <w:abstractNumId w:val="38"/>
  </w:num>
  <w:num w:numId="41">
    <w:abstractNumId w:val="4"/>
  </w:num>
  <w:num w:numId="42">
    <w:abstractNumId w:val="34"/>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ngrid Schulte">
    <w15:presenceInfo w15:providerId="Windows Live" w15:userId="039cf6d997a099e6"/>
  </w15:person>
  <w15:person w15:author="Guariguata, Manuel   (CIFOR)">
    <w15:presenceInfo w15:providerId="AD" w15:userId="S-1-5-21-1606980848-162531612-839522115-22485"/>
  </w15:person>
  <w15:person w15:author="DAVE Radhika">
    <w15:presenceInfo w15:providerId="AD" w15:userId="S-1-5-21-131357108-2042966578-17523355-16620"/>
  </w15:person>
  <w15:person w15:author="Stephanie Roe">
    <w15:presenceInfo w15:providerId="Windows Live" w15:userId="834d74b1-bb97-4931-a089-fc12d80d643c"/>
  </w15:person>
  <w15:person w15:author="Jenny Hewson">
    <w15:presenceInfo w15:providerId="AD" w15:userId="S-1-5-21-1229272821-838170752-682003330-22342"/>
  </w15:person>
  <w15:person w15:author="Katie Reytar">
    <w15:presenceInfo w15:providerId="AD" w15:userId="S-1-5-21-1186890595-458875499-3996988958-1704"/>
  </w15:person>
  <w15:person w15:author="Charlotte Streck">
    <w15:presenceInfo w15:providerId="AD" w15:userId="S::c.streck@climatefocus.com::ea5482eb-c98e-431d-b7c2-159fa4fac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CD2"/>
    <w:rsid w:val="000004D2"/>
    <w:rsid w:val="00000E56"/>
    <w:rsid w:val="000030F5"/>
    <w:rsid w:val="0000315D"/>
    <w:rsid w:val="0000388E"/>
    <w:rsid w:val="000047BC"/>
    <w:rsid w:val="00005A0D"/>
    <w:rsid w:val="00006EDE"/>
    <w:rsid w:val="000106CB"/>
    <w:rsid w:val="00012C21"/>
    <w:rsid w:val="00016DAB"/>
    <w:rsid w:val="00017C51"/>
    <w:rsid w:val="00017CF9"/>
    <w:rsid w:val="000207FE"/>
    <w:rsid w:val="00022DAC"/>
    <w:rsid w:val="000247A6"/>
    <w:rsid w:val="000253CB"/>
    <w:rsid w:val="00026628"/>
    <w:rsid w:val="00026F09"/>
    <w:rsid w:val="0002718C"/>
    <w:rsid w:val="000300C2"/>
    <w:rsid w:val="000340B0"/>
    <w:rsid w:val="0003525E"/>
    <w:rsid w:val="0003610D"/>
    <w:rsid w:val="00037B74"/>
    <w:rsid w:val="000429E8"/>
    <w:rsid w:val="00042F6F"/>
    <w:rsid w:val="00043809"/>
    <w:rsid w:val="00043C67"/>
    <w:rsid w:val="00043F98"/>
    <w:rsid w:val="0004793C"/>
    <w:rsid w:val="00047FC6"/>
    <w:rsid w:val="00050C34"/>
    <w:rsid w:val="00051340"/>
    <w:rsid w:val="00052033"/>
    <w:rsid w:val="000538BD"/>
    <w:rsid w:val="00054D97"/>
    <w:rsid w:val="000556AE"/>
    <w:rsid w:val="00060B37"/>
    <w:rsid w:val="00060BA1"/>
    <w:rsid w:val="0006105E"/>
    <w:rsid w:val="0006154A"/>
    <w:rsid w:val="000704BC"/>
    <w:rsid w:val="000707BA"/>
    <w:rsid w:val="00075B1F"/>
    <w:rsid w:val="000773A4"/>
    <w:rsid w:val="00081294"/>
    <w:rsid w:val="00082A03"/>
    <w:rsid w:val="00082C50"/>
    <w:rsid w:val="00083B7C"/>
    <w:rsid w:val="00083D90"/>
    <w:rsid w:val="00092492"/>
    <w:rsid w:val="00092BA9"/>
    <w:rsid w:val="00092D66"/>
    <w:rsid w:val="00093BC4"/>
    <w:rsid w:val="00093F2D"/>
    <w:rsid w:val="00094BB9"/>
    <w:rsid w:val="00094C60"/>
    <w:rsid w:val="000971BB"/>
    <w:rsid w:val="000975EF"/>
    <w:rsid w:val="000A1ABE"/>
    <w:rsid w:val="000A2676"/>
    <w:rsid w:val="000A2FA1"/>
    <w:rsid w:val="000A6B3E"/>
    <w:rsid w:val="000B1418"/>
    <w:rsid w:val="000B2110"/>
    <w:rsid w:val="000B37F3"/>
    <w:rsid w:val="000B3BD5"/>
    <w:rsid w:val="000B4A2A"/>
    <w:rsid w:val="000C04AF"/>
    <w:rsid w:val="000C2A9F"/>
    <w:rsid w:val="000D10E6"/>
    <w:rsid w:val="000D21B3"/>
    <w:rsid w:val="000D4E41"/>
    <w:rsid w:val="000D5F57"/>
    <w:rsid w:val="000D64A9"/>
    <w:rsid w:val="000D6691"/>
    <w:rsid w:val="000D6A95"/>
    <w:rsid w:val="000D7E0F"/>
    <w:rsid w:val="000E1D76"/>
    <w:rsid w:val="000E2285"/>
    <w:rsid w:val="000E2559"/>
    <w:rsid w:val="000E2738"/>
    <w:rsid w:val="000E59F1"/>
    <w:rsid w:val="000E5DC9"/>
    <w:rsid w:val="000E6D2A"/>
    <w:rsid w:val="000E6DF7"/>
    <w:rsid w:val="000E6EA0"/>
    <w:rsid w:val="000F05FC"/>
    <w:rsid w:val="000F4C7D"/>
    <w:rsid w:val="000F6C79"/>
    <w:rsid w:val="00101B46"/>
    <w:rsid w:val="001021C4"/>
    <w:rsid w:val="0010434B"/>
    <w:rsid w:val="00104F17"/>
    <w:rsid w:val="001073D7"/>
    <w:rsid w:val="00112017"/>
    <w:rsid w:val="00112C36"/>
    <w:rsid w:val="001135F3"/>
    <w:rsid w:val="00113765"/>
    <w:rsid w:val="00115996"/>
    <w:rsid w:val="00116D86"/>
    <w:rsid w:val="00116EFB"/>
    <w:rsid w:val="001171B9"/>
    <w:rsid w:val="00117549"/>
    <w:rsid w:val="0012172A"/>
    <w:rsid w:val="00122099"/>
    <w:rsid w:val="0012328C"/>
    <w:rsid w:val="00123A6C"/>
    <w:rsid w:val="0013109A"/>
    <w:rsid w:val="001369A6"/>
    <w:rsid w:val="00137B5F"/>
    <w:rsid w:val="0014047E"/>
    <w:rsid w:val="001470B0"/>
    <w:rsid w:val="001509EC"/>
    <w:rsid w:val="00151A6C"/>
    <w:rsid w:val="00153640"/>
    <w:rsid w:val="001545B1"/>
    <w:rsid w:val="00154ED5"/>
    <w:rsid w:val="00155372"/>
    <w:rsid w:val="00155AF3"/>
    <w:rsid w:val="00155C11"/>
    <w:rsid w:val="00156512"/>
    <w:rsid w:val="00161672"/>
    <w:rsid w:val="00163CC3"/>
    <w:rsid w:val="00164239"/>
    <w:rsid w:val="00170D97"/>
    <w:rsid w:val="00171F9B"/>
    <w:rsid w:val="0017200B"/>
    <w:rsid w:val="00172A4F"/>
    <w:rsid w:val="00173418"/>
    <w:rsid w:val="00173DC8"/>
    <w:rsid w:val="0017536F"/>
    <w:rsid w:val="00177207"/>
    <w:rsid w:val="00180410"/>
    <w:rsid w:val="001808C2"/>
    <w:rsid w:val="001837C0"/>
    <w:rsid w:val="00183808"/>
    <w:rsid w:val="00185CDC"/>
    <w:rsid w:val="00190E9E"/>
    <w:rsid w:val="00192EBB"/>
    <w:rsid w:val="0019519A"/>
    <w:rsid w:val="00197007"/>
    <w:rsid w:val="001A25D9"/>
    <w:rsid w:val="001A2798"/>
    <w:rsid w:val="001A3537"/>
    <w:rsid w:val="001A5020"/>
    <w:rsid w:val="001A5376"/>
    <w:rsid w:val="001A79C4"/>
    <w:rsid w:val="001B19AE"/>
    <w:rsid w:val="001B1FC4"/>
    <w:rsid w:val="001B2B62"/>
    <w:rsid w:val="001B4722"/>
    <w:rsid w:val="001B47E5"/>
    <w:rsid w:val="001B765D"/>
    <w:rsid w:val="001C1514"/>
    <w:rsid w:val="001C21D7"/>
    <w:rsid w:val="001C2411"/>
    <w:rsid w:val="001C2FAF"/>
    <w:rsid w:val="001C4630"/>
    <w:rsid w:val="001C49F2"/>
    <w:rsid w:val="001C4A0B"/>
    <w:rsid w:val="001C6463"/>
    <w:rsid w:val="001C6839"/>
    <w:rsid w:val="001C7092"/>
    <w:rsid w:val="001D17CD"/>
    <w:rsid w:val="001D449F"/>
    <w:rsid w:val="001D4AD2"/>
    <w:rsid w:val="001D5429"/>
    <w:rsid w:val="001D5C5B"/>
    <w:rsid w:val="001D6493"/>
    <w:rsid w:val="001D75E6"/>
    <w:rsid w:val="001E1A01"/>
    <w:rsid w:val="001E26D6"/>
    <w:rsid w:val="001E38D2"/>
    <w:rsid w:val="001E565B"/>
    <w:rsid w:val="001E5A92"/>
    <w:rsid w:val="001E5AA7"/>
    <w:rsid w:val="001F11AF"/>
    <w:rsid w:val="001F2B64"/>
    <w:rsid w:val="001F7414"/>
    <w:rsid w:val="002006AE"/>
    <w:rsid w:val="00200A22"/>
    <w:rsid w:val="00200DA2"/>
    <w:rsid w:val="002022DA"/>
    <w:rsid w:val="00202709"/>
    <w:rsid w:val="00204B9B"/>
    <w:rsid w:val="002072E7"/>
    <w:rsid w:val="002077F4"/>
    <w:rsid w:val="00207E8E"/>
    <w:rsid w:val="0021094F"/>
    <w:rsid w:val="002121D4"/>
    <w:rsid w:val="00212479"/>
    <w:rsid w:val="00212DD9"/>
    <w:rsid w:val="00213690"/>
    <w:rsid w:val="002140D9"/>
    <w:rsid w:val="00214290"/>
    <w:rsid w:val="00214DD1"/>
    <w:rsid w:val="002155F3"/>
    <w:rsid w:val="002172FA"/>
    <w:rsid w:val="00221B5D"/>
    <w:rsid w:val="002236CA"/>
    <w:rsid w:val="00224DC3"/>
    <w:rsid w:val="0022699C"/>
    <w:rsid w:val="00232AC8"/>
    <w:rsid w:val="0023439C"/>
    <w:rsid w:val="00234CBD"/>
    <w:rsid w:val="00236396"/>
    <w:rsid w:val="002375A7"/>
    <w:rsid w:val="00237A86"/>
    <w:rsid w:val="00242F1B"/>
    <w:rsid w:val="00243E64"/>
    <w:rsid w:val="00243FC2"/>
    <w:rsid w:val="002444BE"/>
    <w:rsid w:val="00244E47"/>
    <w:rsid w:val="002473B4"/>
    <w:rsid w:val="002512D7"/>
    <w:rsid w:val="0025163A"/>
    <w:rsid w:val="00255B42"/>
    <w:rsid w:val="00257C66"/>
    <w:rsid w:val="002604D2"/>
    <w:rsid w:val="002634AA"/>
    <w:rsid w:val="002636B1"/>
    <w:rsid w:val="002644AD"/>
    <w:rsid w:val="00264879"/>
    <w:rsid w:val="00264D6D"/>
    <w:rsid w:val="002655BA"/>
    <w:rsid w:val="00265FA1"/>
    <w:rsid w:val="002665CB"/>
    <w:rsid w:val="00266A3A"/>
    <w:rsid w:val="00267FA5"/>
    <w:rsid w:val="0027043F"/>
    <w:rsid w:val="00271651"/>
    <w:rsid w:val="00272077"/>
    <w:rsid w:val="00272A66"/>
    <w:rsid w:val="0027356B"/>
    <w:rsid w:val="00273D59"/>
    <w:rsid w:val="00275857"/>
    <w:rsid w:val="00277CA6"/>
    <w:rsid w:val="00280D9A"/>
    <w:rsid w:val="00284E38"/>
    <w:rsid w:val="0028524A"/>
    <w:rsid w:val="0028730D"/>
    <w:rsid w:val="00287E4F"/>
    <w:rsid w:val="00290AC2"/>
    <w:rsid w:val="002926D6"/>
    <w:rsid w:val="00294158"/>
    <w:rsid w:val="00296624"/>
    <w:rsid w:val="00297EA9"/>
    <w:rsid w:val="002A05D8"/>
    <w:rsid w:val="002A107A"/>
    <w:rsid w:val="002A1E66"/>
    <w:rsid w:val="002A310E"/>
    <w:rsid w:val="002A336D"/>
    <w:rsid w:val="002A3881"/>
    <w:rsid w:val="002A4AD2"/>
    <w:rsid w:val="002A57C2"/>
    <w:rsid w:val="002A5922"/>
    <w:rsid w:val="002A6BBD"/>
    <w:rsid w:val="002A6FAC"/>
    <w:rsid w:val="002B0CE4"/>
    <w:rsid w:val="002B1274"/>
    <w:rsid w:val="002B458F"/>
    <w:rsid w:val="002B4CF4"/>
    <w:rsid w:val="002B5622"/>
    <w:rsid w:val="002B6554"/>
    <w:rsid w:val="002C1656"/>
    <w:rsid w:val="002C1D5F"/>
    <w:rsid w:val="002C2D34"/>
    <w:rsid w:val="002C5877"/>
    <w:rsid w:val="002C6AFB"/>
    <w:rsid w:val="002D0DA2"/>
    <w:rsid w:val="002D2C6F"/>
    <w:rsid w:val="002D59E3"/>
    <w:rsid w:val="002D744A"/>
    <w:rsid w:val="002E2136"/>
    <w:rsid w:val="002E2631"/>
    <w:rsid w:val="002E4AB7"/>
    <w:rsid w:val="002E6AD1"/>
    <w:rsid w:val="002E7936"/>
    <w:rsid w:val="002F134D"/>
    <w:rsid w:val="002F2EC9"/>
    <w:rsid w:val="002F52B8"/>
    <w:rsid w:val="00301D04"/>
    <w:rsid w:val="00301D83"/>
    <w:rsid w:val="00302CC9"/>
    <w:rsid w:val="0030309B"/>
    <w:rsid w:val="003072E6"/>
    <w:rsid w:val="003076E6"/>
    <w:rsid w:val="00310585"/>
    <w:rsid w:val="00310B9A"/>
    <w:rsid w:val="00312D29"/>
    <w:rsid w:val="0031338D"/>
    <w:rsid w:val="00313A54"/>
    <w:rsid w:val="003167AC"/>
    <w:rsid w:val="00316C81"/>
    <w:rsid w:val="00320F28"/>
    <w:rsid w:val="00321912"/>
    <w:rsid w:val="00321AE2"/>
    <w:rsid w:val="0032265E"/>
    <w:rsid w:val="00324944"/>
    <w:rsid w:val="00331354"/>
    <w:rsid w:val="003326DA"/>
    <w:rsid w:val="003368D3"/>
    <w:rsid w:val="00340D29"/>
    <w:rsid w:val="00341409"/>
    <w:rsid w:val="00343D19"/>
    <w:rsid w:val="00345BDE"/>
    <w:rsid w:val="00347B2D"/>
    <w:rsid w:val="00347B2F"/>
    <w:rsid w:val="00350874"/>
    <w:rsid w:val="003517DA"/>
    <w:rsid w:val="00354F2F"/>
    <w:rsid w:val="00355BA0"/>
    <w:rsid w:val="003571CB"/>
    <w:rsid w:val="003577DC"/>
    <w:rsid w:val="00361A25"/>
    <w:rsid w:val="003635E6"/>
    <w:rsid w:val="0037097B"/>
    <w:rsid w:val="00370F6F"/>
    <w:rsid w:val="0037437E"/>
    <w:rsid w:val="00377EC4"/>
    <w:rsid w:val="003832E5"/>
    <w:rsid w:val="0038370A"/>
    <w:rsid w:val="00383FB5"/>
    <w:rsid w:val="00385E90"/>
    <w:rsid w:val="003866F1"/>
    <w:rsid w:val="003902BD"/>
    <w:rsid w:val="00390865"/>
    <w:rsid w:val="00392105"/>
    <w:rsid w:val="0039221E"/>
    <w:rsid w:val="00393D35"/>
    <w:rsid w:val="00395F93"/>
    <w:rsid w:val="00396147"/>
    <w:rsid w:val="00396394"/>
    <w:rsid w:val="00396D5E"/>
    <w:rsid w:val="00397B99"/>
    <w:rsid w:val="003A257C"/>
    <w:rsid w:val="003A2D69"/>
    <w:rsid w:val="003A364D"/>
    <w:rsid w:val="003A6902"/>
    <w:rsid w:val="003B1FDD"/>
    <w:rsid w:val="003B511E"/>
    <w:rsid w:val="003C07EF"/>
    <w:rsid w:val="003C2F0D"/>
    <w:rsid w:val="003C36E0"/>
    <w:rsid w:val="003C41DA"/>
    <w:rsid w:val="003C4806"/>
    <w:rsid w:val="003C66F3"/>
    <w:rsid w:val="003C6D85"/>
    <w:rsid w:val="003D311E"/>
    <w:rsid w:val="003D3599"/>
    <w:rsid w:val="003D4951"/>
    <w:rsid w:val="003D598D"/>
    <w:rsid w:val="003D677F"/>
    <w:rsid w:val="003E1FC0"/>
    <w:rsid w:val="003E2B36"/>
    <w:rsid w:val="003E4DDA"/>
    <w:rsid w:val="003E4E04"/>
    <w:rsid w:val="003E530D"/>
    <w:rsid w:val="003F4F98"/>
    <w:rsid w:val="003F5D1B"/>
    <w:rsid w:val="00400DB7"/>
    <w:rsid w:val="0040249D"/>
    <w:rsid w:val="00402741"/>
    <w:rsid w:val="00403E73"/>
    <w:rsid w:val="00404065"/>
    <w:rsid w:val="0040435C"/>
    <w:rsid w:val="00405444"/>
    <w:rsid w:val="00405A63"/>
    <w:rsid w:val="00406600"/>
    <w:rsid w:val="00407090"/>
    <w:rsid w:val="00410559"/>
    <w:rsid w:val="0041496F"/>
    <w:rsid w:val="00426E3B"/>
    <w:rsid w:val="00426F01"/>
    <w:rsid w:val="00430D68"/>
    <w:rsid w:val="00431191"/>
    <w:rsid w:val="00431FB6"/>
    <w:rsid w:val="004339DD"/>
    <w:rsid w:val="004342B4"/>
    <w:rsid w:val="00434442"/>
    <w:rsid w:val="004352DE"/>
    <w:rsid w:val="004362FE"/>
    <w:rsid w:val="00440BDA"/>
    <w:rsid w:val="00442549"/>
    <w:rsid w:val="00443F12"/>
    <w:rsid w:val="00444072"/>
    <w:rsid w:val="00450C11"/>
    <w:rsid w:val="00450DA8"/>
    <w:rsid w:val="00450F1D"/>
    <w:rsid w:val="004520BD"/>
    <w:rsid w:val="00452EF1"/>
    <w:rsid w:val="00453056"/>
    <w:rsid w:val="004537A1"/>
    <w:rsid w:val="00456FB5"/>
    <w:rsid w:val="00457305"/>
    <w:rsid w:val="004647E9"/>
    <w:rsid w:val="00465318"/>
    <w:rsid w:val="00465324"/>
    <w:rsid w:val="004665BE"/>
    <w:rsid w:val="004677EB"/>
    <w:rsid w:val="00472304"/>
    <w:rsid w:val="00472613"/>
    <w:rsid w:val="00472936"/>
    <w:rsid w:val="00473241"/>
    <w:rsid w:val="00473736"/>
    <w:rsid w:val="00474D87"/>
    <w:rsid w:val="00475391"/>
    <w:rsid w:val="00475D26"/>
    <w:rsid w:val="00476EAE"/>
    <w:rsid w:val="004775F7"/>
    <w:rsid w:val="00477CD4"/>
    <w:rsid w:val="0048122A"/>
    <w:rsid w:val="0048124E"/>
    <w:rsid w:val="00481932"/>
    <w:rsid w:val="00482C09"/>
    <w:rsid w:val="0048333E"/>
    <w:rsid w:val="0048404D"/>
    <w:rsid w:val="00484449"/>
    <w:rsid w:val="004850E8"/>
    <w:rsid w:val="004854C2"/>
    <w:rsid w:val="004856AB"/>
    <w:rsid w:val="00485878"/>
    <w:rsid w:val="00487961"/>
    <w:rsid w:val="00490F17"/>
    <w:rsid w:val="00491934"/>
    <w:rsid w:val="0049196C"/>
    <w:rsid w:val="00492B0D"/>
    <w:rsid w:val="004A0401"/>
    <w:rsid w:val="004A3805"/>
    <w:rsid w:val="004A5679"/>
    <w:rsid w:val="004B2123"/>
    <w:rsid w:val="004B4B80"/>
    <w:rsid w:val="004C5E33"/>
    <w:rsid w:val="004C7B5E"/>
    <w:rsid w:val="004D2DA5"/>
    <w:rsid w:val="004D6020"/>
    <w:rsid w:val="004D7697"/>
    <w:rsid w:val="004E1113"/>
    <w:rsid w:val="004E1A4A"/>
    <w:rsid w:val="004E30D6"/>
    <w:rsid w:val="004E5064"/>
    <w:rsid w:val="004E5809"/>
    <w:rsid w:val="004E749A"/>
    <w:rsid w:val="004F4621"/>
    <w:rsid w:val="004F569E"/>
    <w:rsid w:val="004F5C53"/>
    <w:rsid w:val="004F6AA3"/>
    <w:rsid w:val="004F6EF4"/>
    <w:rsid w:val="004F7CD2"/>
    <w:rsid w:val="00500335"/>
    <w:rsid w:val="00504510"/>
    <w:rsid w:val="00504A0B"/>
    <w:rsid w:val="00505506"/>
    <w:rsid w:val="00510FB1"/>
    <w:rsid w:val="00513C98"/>
    <w:rsid w:val="0051520E"/>
    <w:rsid w:val="0051670B"/>
    <w:rsid w:val="00520AC4"/>
    <w:rsid w:val="00521279"/>
    <w:rsid w:val="005212F7"/>
    <w:rsid w:val="0052248A"/>
    <w:rsid w:val="0053119D"/>
    <w:rsid w:val="0053178B"/>
    <w:rsid w:val="00533180"/>
    <w:rsid w:val="00533D30"/>
    <w:rsid w:val="005342B5"/>
    <w:rsid w:val="00534DDC"/>
    <w:rsid w:val="00535B49"/>
    <w:rsid w:val="00546400"/>
    <w:rsid w:val="00546D4E"/>
    <w:rsid w:val="00547440"/>
    <w:rsid w:val="005515B5"/>
    <w:rsid w:val="005534E5"/>
    <w:rsid w:val="00561354"/>
    <w:rsid w:val="00561CBA"/>
    <w:rsid w:val="00563351"/>
    <w:rsid w:val="00563D3E"/>
    <w:rsid w:val="005721F2"/>
    <w:rsid w:val="00572DA7"/>
    <w:rsid w:val="0057530C"/>
    <w:rsid w:val="005776E4"/>
    <w:rsid w:val="00580B55"/>
    <w:rsid w:val="00580DA8"/>
    <w:rsid w:val="0058269A"/>
    <w:rsid w:val="00582A4B"/>
    <w:rsid w:val="00583303"/>
    <w:rsid w:val="0058377B"/>
    <w:rsid w:val="00583999"/>
    <w:rsid w:val="00583F4D"/>
    <w:rsid w:val="005846EA"/>
    <w:rsid w:val="0059003D"/>
    <w:rsid w:val="0059036D"/>
    <w:rsid w:val="00592147"/>
    <w:rsid w:val="0059281F"/>
    <w:rsid w:val="00596A0A"/>
    <w:rsid w:val="005A04D9"/>
    <w:rsid w:val="005A2A11"/>
    <w:rsid w:val="005A4B1D"/>
    <w:rsid w:val="005A52A8"/>
    <w:rsid w:val="005A68FA"/>
    <w:rsid w:val="005B372B"/>
    <w:rsid w:val="005B40C7"/>
    <w:rsid w:val="005B4285"/>
    <w:rsid w:val="005B47F7"/>
    <w:rsid w:val="005B4872"/>
    <w:rsid w:val="005B4932"/>
    <w:rsid w:val="005C2E47"/>
    <w:rsid w:val="005C33E4"/>
    <w:rsid w:val="005C3C35"/>
    <w:rsid w:val="005C61D6"/>
    <w:rsid w:val="005D0A73"/>
    <w:rsid w:val="005D1AB2"/>
    <w:rsid w:val="005D35C1"/>
    <w:rsid w:val="005D43A8"/>
    <w:rsid w:val="005D4746"/>
    <w:rsid w:val="005E0CD7"/>
    <w:rsid w:val="005E0FC6"/>
    <w:rsid w:val="005E2BAD"/>
    <w:rsid w:val="005E2C8C"/>
    <w:rsid w:val="005E3C1B"/>
    <w:rsid w:val="005E3F8E"/>
    <w:rsid w:val="005E4570"/>
    <w:rsid w:val="005E5EFA"/>
    <w:rsid w:val="005E665F"/>
    <w:rsid w:val="005E677A"/>
    <w:rsid w:val="005F3C65"/>
    <w:rsid w:val="005F4A1B"/>
    <w:rsid w:val="005F5267"/>
    <w:rsid w:val="00600880"/>
    <w:rsid w:val="00601877"/>
    <w:rsid w:val="00601DAB"/>
    <w:rsid w:val="00603A69"/>
    <w:rsid w:val="00615D86"/>
    <w:rsid w:val="00616519"/>
    <w:rsid w:val="006178AD"/>
    <w:rsid w:val="00617FBA"/>
    <w:rsid w:val="0062060D"/>
    <w:rsid w:val="006231A9"/>
    <w:rsid w:val="0062412F"/>
    <w:rsid w:val="00625285"/>
    <w:rsid w:val="006264CF"/>
    <w:rsid w:val="00626F00"/>
    <w:rsid w:val="00630A79"/>
    <w:rsid w:val="00632B7D"/>
    <w:rsid w:val="00633DDE"/>
    <w:rsid w:val="006362BC"/>
    <w:rsid w:val="006376B9"/>
    <w:rsid w:val="006401F3"/>
    <w:rsid w:val="00640E0B"/>
    <w:rsid w:val="00645A27"/>
    <w:rsid w:val="00647E87"/>
    <w:rsid w:val="00650F44"/>
    <w:rsid w:val="00651C08"/>
    <w:rsid w:val="006524F5"/>
    <w:rsid w:val="00655BA3"/>
    <w:rsid w:val="0065732A"/>
    <w:rsid w:val="00663F93"/>
    <w:rsid w:val="006643B7"/>
    <w:rsid w:val="00670066"/>
    <w:rsid w:val="00672782"/>
    <w:rsid w:val="00673F19"/>
    <w:rsid w:val="00676DE2"/>
    <w:rsid w:val="00680535"/>
    <w:rsid w:val="006829C1"/>
    <w:rsid w:val="006830D1"/>
    <w:rsid w:val="006855A4"/>
    <w:rsid w:val="00687455"/>
    <w:rsid w:val="00687EDE"/>
    <w:rsid w:val="00692559"/>
    <w:rsid w:val="0069347D"/>
    <w:rsid w:val="00693847"/>
    <w:rsid w:val="00693DC7"/>
    <w:rsid w:val="006A1F54"/>
    <w:rsid w:val="006A295D"/>
    <w:rsid w:val="006A3FEA"/>
    <w:rsid w:val="006A4518"/>
    <w:rsid w:val="006A5D37"/>
    <w:rsid w:val="006A6C46"/>
    <w:rsid w:val="006A7EC6"/>
    <w:rsid w:val="006B0FA4"/>
    <w:rsid w:val="006B151E"/>
    <w:rsid w:val="006B2BE1"/>
    <w:rsid w:val="006B34AF"/>
    <w:rsid w:val="006B434C"/>
    <w:rsid w:val="006B5CD7"/>
    <w:rsid w:val="006B6CE5"/>
    <w:rsid w:val="006B70AC"/>
    <w:rsid w:val="006C08A6"/>
    <w:rsid w:val="006C3620"/>
    <w:rsid w:val="006C5597"/>
    <w:rsid w:val="006D096B"/>
    <w:rsid w:val="006D238B"/>
    <w:rsid w:val="006D33C2"/>
    <w:rsid w:val="006D4505"/>
    <w:rsid w:val="006D5671"/>
    <w:rsid w:val="006D6FF6"/>
    <w:rsid w:val="006E1AB3"/>
    <w:rsid w:val="006E1CC9"/>
    <w:rsid w:val="006E2B3C"/>
    <w:rsid w:val="006E2E10"/>
    <w:rsid w:val="006E331A"/>
    <w:rsid w:val="006E561B"/>
    <w:rsid w:val="006E7B8E"/>
    <w:rsid w:val="006F16BD"/>
    <w:rsid w:val="006F2AC4"/>
    <w:rsid w:val="006F2BBA"/>
    <w:rsid w:val="006F47C1"/>
    <w:rsid w:val="006F5548"/>
    <w:rsid w:val="006F6CEF"/>
    <w:rsid w:val="006F7568"/>
    <w:rsid w:val="006F7C9F"/>
    <w:rsid w:val="00701D5F"/>
    <w:rsid w:val="0070470A"/>
    <w:rsid w:val="00704E15"/>
    <w:rsid w:val="00707BD5"/>
    <w:rsid w:val="00707EE0"/>
    <w:rsid w:val="00710980"/>
    <w:rsid w:val="007121FD"/>
    <w:rsid w:val="007132A1"/>
    <w:rsid w:val="00714830"/>
    <w:rsid w:val="00715F32"/>
    <w:rsid w:val="00722154"/>
    <w:rsid w:val="0072336A"/>
    <w:rsid w:val="0072346C"/>
    <w:rsid w:val="007234B5"/>
    <w:rsid w:val="00724D28"/>
    <w:rsid w:val="00726A29"/>
    <w:rsid w:val="00730AC0"/>
    <w:rsid w:val="00730FE9"/>
    <w:rsid w:val="0073137E"/>
    <w:rsid w:val="007315BF"/>
    <w:rsid w:val="0073306D"/>
    <w:rsid w:val="0073339F"/>
    <w:rsid w:val="00734899"/>
    <w:rsid w:val="00735626"/>
    <w:rsid w:val="00736909"/>
    <w:rsid w:val="0073792A"/>
    <w:rsid w:val="0074097C"/>
    <w:rsid w:val="00742898"/>
    <w:rsid w:val="00743563"/>
    <w:rsid w:val="0075288F"/>
    <w:rsid w:val="007531C2"/>
    <w:rsid w:val="007543C2"/>
    <w:rsid w:val="00754455"/>
    <w:rsid w:val="00754C4C"/>
    <w:rsid w:val="00756E93"/>
    <w:rsid w:val="007605F1"/>
    <w:rsid w:val="00762B74"/>
    <w:rsid w:val="00763C9D"/>
    <w:rsid w:val="0077113E"/>
    <w:rsid w:val="0077540F"/>
    <w:rsid w:val="00775715"/>
    <w:rsid w:val="007776E1"/>
    <w:rsid w:val="00781765"/>
    <w:rsid w:val="007851F3"/>
    <w:rsid w:val="007918D4"/>
    <w:rsid w:val="00792488"/>
    <w:rsid w:val="00792D89"/>
    <w:rsid w:val="00794C0C"/>
    <w:rsid w:val="00795D11"/>
    <w:rsid w:val="00796A1A"/>
    <w:rsid w:val="00797EB7"/>
    <w:rsid w:val="007A0FD1"/>
    <w:rsid w:val="007A3658"/>
    <w:rsid w:val="007A522D"/>
    <w:rsid w:val="007A744E"/>
    <w:rsid w:val="007B0BF4"/>
    <w:rsid w:val="007B4155"/>
    <w:rsid w:val="007B4A5A"/>
    <w:rsid w:val="007B686E"/>
    <w:rsid w:val="007B7360"/>
    <w:rsid w:val="007B7FA0"/>
    <w:rsid w:val="007C029E"/>
    <w:rsid w:val="007C04AF"/>
    <w:rsid w:val="007C19B1"/>
    <w:rsid w:val="007C1AC3"/>
    <w:rsid w:val="007C1BE1"/>
    <w:rsid w:val="007C1E0A"/>
    <w:rsid w:val="007C23D0"/>
    <w:rsid w:val="007C3044"/>
    <w:rsid w:val="007C4B76"/>
    <w:rsid w:val="007C5620"/>
    <w:rsid w:val="007C56B1"/>
    <w:rsid w:val="007D075C"/>
    <w:rsid w:val="007D3130"/>
    <w:rsid w:val="007D33C6"/>
    <w:rsid w:val="007D6A63"/>
    <w:rsid w:val="007D6EDF"/>
    <w:rsid w:val="007D7AA1"/>
    <w:rsid w:val="007E2E90"/>
    <w:rsid w:val="007E3FE9"/>
    <w:rsid w:val="007E44C1"/>
    <w:rsid w:val="007E4A2D"/>
    <w:rsid w:val="007E5E38"/>
    <w:rsid w:val="007F1989"/>
    <w:rsid w:val="007F39E0"/>
    <w:rsid w:val="007F3E3E"/>
    <w:rsid w:val="008009C1"/>
    <w:rsid w:val="00800F9D"/>
    <w:rsid w:val="0080128D"/>
    <w:rsid w:val="00801F8A"/>
    <w:rsid w:val="00803928"/>
    <w:rsid w:val="008046F0"/>
    <w:rsid w:val="008053D0"/>
    <w:rsid w:val="00806A43"/>
    <w:rsid w:val="00810B36"/>
    <w:rsid w:val="008111D7"/>
    <w:rsid w:val="00812E0D"/>
    <w:rsid w:val="00814820"/>
    <w:rsid w:val="0081689C"/>
    <w:rsid w:val="0082054D"/>
    <w:rsid w:val="008217B2"/>
    <w:rsid w:val="00823548"/>
    <w:rsid w:val="00825B95"/>
    <w:rsid w:val="00832FE8"/>
    <w:rsid w:val="00836DC5"/>
    <w:rsid w:val="0083766D"/>
    <w:rsid w:val="008448D4"/>
    <w:rsid w:val="00847BD0"/>
    <w:rsid w:val="00847E00"/>
    <w:rsid w:val="008526C8"/>
    <w:rsid w:val="00854AEB"/>
    <w:rsid w:val="0085543C"/>
    <w:rsid w:val="00856CDF"/>
    <w:rsid w:val="00856D2A"/>
    <w:rsid w:val="008600F9"/>
    <w:rsid w:val="008614EC"/>
    <w:rsid w:val="00862035"/>
    <w:rsid w:val="00862863"/>
    <w:rsid w:val="00864342"/>
    <w:rsid w:val="008656DC"/>
    <w:rsid w:val="00865920"/>
    <w:rsid w:val="00871549"/>
    <w:rsid w:val="008719C9"/>
    <w:rsid w:val="00875424"/>
    <w:rsid w:val="008755F0"/>
    <w:rsid w:val="00876C55"/>
    <w:rsid w:val="0088011F"/>
    <w:rsid w:val="0088077E"/>
    <w:rsid w:val="0088104E"/>
    <w:rsid w:val="008810F1"/>
    <w:rsid w:val="00883EFA"/>
    <w:rsid w:val="008848B8"/>
    <w:rsid w:val="00884CDA"/>
    <w:rsid w:val="008854A5"/>
    <w:rsid w:val="008912F9"/>
    <w:rsid w:val="00892B6D"/>
    <w:rsid w:val="00894206"/>
    <w:rsid w:val="008956EF"/>
    <w:rsid w:val="00895FDD"/>
    <w:rsid w:val="0089673A"/>
    <w:rsid w:val="00897D83"/>
    <w:rsid w:val="008A0184"/>
    <w:rsid w:val="008A2E96"/>
    <w:rsid w:val="008A3A9B"/>
    <w:rsid w:val="008A54C2"/>
    <w:rsid w:val="008A7664"/>
    <w:rsid w:val="008B1C68"/>
    <w:rsid w:val="008B464A"/>
    <w:rsid w:val="008B664D"/>
    <w:rsid w:val="008B7216"/>
    <w:rsid w:val="008C0DA4"/>
    <w:rsid w:val="008C110D"/>
    <w:rsid w:val="008C67F1"/>
    <w:rsid w:val="008C6DAC"/>
    <w:rsid w:val="008C72ED"/>
    <w:rsid w:val="008C74A9"/>
    <w:rsid w:val="008D2519"/>
    <w:rsid w:val="008D3AE0"/>
    <w:rsid w:val="008D6B11"/>
    <w:rsid w:val="008D6DEE"/>
    <w:rsid w:val="008D7BE5"/>
    <w:rsid w:val="008E4BD6"/>
    <w:rsid w:val="008E4C78"/>
    <w:rsid w:val="008E578E"/>
    <w:rsid w:val="008E5969"/>
    <w:rsid w:val="008E5B83"/>
    <w:rsid w:val="008E5EDF"/>
    <w:rsid w:val="008E718C"/>
    <w:rsid w:val="008E73FC"/>
    <w:rsid w:val="008F0069"/>
    <w:rsid w:val="008F28D7"/>
    <w:rsid w:val="008F5D81"/>
    <w:rsid w:val="008F660D"/>
    <w:rsid w:val="0090249F"/>
    <w:rsid w:val="009026C2"/>
    <w:rsid w:val="0090416E"/>
    <w:rsid w:val="00910466"/>
    <w:rsid w:val="009116A3"/>
    <w:rsid w:val="0091217A"/>
    <w:rsid w:val="00917B57"/>
    <w:rsid w:val="00920B94"/>
    <w:rsid w:val="00922346"/>
    <w:rsid w:val="009236CF"/>
    <w:rsid w:val="00923A99"/>
    <w:rsid w:val="0092469D"/>
    <w:rsid w:val="00924B0E"/>
    <w:rsid w:val="00926DE5"/>
    <w:rsid w:val="00930689"/>
    <w:rsid w:val="00930B4C"/>
    <w:rsid w:val="00931078"/>
    <w:rsid w:val="0093111C"/>
    <w:rsid w:val="0093114A"/>
    <w:rsid w:val="00932582"/>
    <w:rsid w:val="0093354B"/>
    <w:rsid w:val="009361EC"/>
    <w:rsid w:val="00942C04"/>
    <w:rsid w:val="00943E72"/>
    <w:rsid w:val="00944BD9"/>
    <w:rsid w:val="00952297"/>
    <w:rsid w:val="00954BFB"/>
    <w:rsid w:val="00955349"/>
    <w:rsid w:val="0095564F"/>
    <w:rsid w:val="00957EA4"/>
    <w:rsid w:val="009607DA"/>
    <w:rsid w:val="009626F6"/>
    <w:rsid w:val="00962EC0"/>
    <w:rsid w:val="00963780"/>
    <w:rsid w:val="0096400C"/>
    <w:rsid w:val="00965FB2"/>
    <w:rsid w:val="009671A5"/>
    <w:rsid w:val="00967BC5"/>
    <w:rsid w:val="00967CF9"/>
    <w:rsid w:val="00970F63"/>
    <w:rsid w:val="0097122F"/>
    <w:rsid w:val="00973750"/>
    <w:rsid w:val="009739AD"/>
    <w:rsid w:val="00976931"/>
    <w:rsid w:val="00977381"/>
    <w:rsid w:val="00984840"/>
    <w:rsid w:val="00984928"/>
    <w:rsid w:val="009916BD"/>
    <w:rsid w:val="00991E0C"/>
    <w:rsid w:val="009925EA"/>
    <w:rsid w:val="00994177"/>
    <w:rsid w:val="0099588E"/>
    <w:rsid w:val="00995E36"/>
    <w:rsid w:val="009976BB"/>
    <w:rsid w:val="00997A45"/>
    <w:rsid w:val="009A0820"/>
    <w:rsid w:val="009A35A6"/>
    <w:rsid w:val="009A6E93"/>
    <w:rsid w:val="009A7C45"/>
    <w:rsid w:val="009B1367"/>
    <w:rsid w:val="009B1D19"/>
    <w:rsid w:val="009B2C0B"/>
    <w:rsid w:val="009B3D70"/>
    <w:rsid w:val="009B5D18"/>
    <w:rsid w:val="009B662B"/>
    <w:rsid w:val="009C0F0C"/>
    <w:rsid w:val="009C10CE"/>
    <w:rsid w:val="009C30BF"/>
    <w:rsid w:val="009C50B9"/>
    <w:rsid w:val="009C5376"/>
    <w:rsid w:val="009D0269"/>
    <w:rsid w:val="009D0B43"/>
    <w:rsid w:val="009D2CE5"/>
    <w:rsid w:val="009D35D2"/>
    <w:rsid w:val="009D3C5C"/>
    <w:rsid w:val="009D3E60"/>
    <w:rsid w:val="009D72FA"/>
    <w:rsid w:val="009E0326"/>
    <w:rsid w:val="009E0874"/>
    <w:rsid w:val="009E0ED3"/>
    <w:rsid w:val="009E2FFF"/>
    <w:rsid w:val="009E504A"/>
    <w:rsid w:val="009E6D4F"/>
    <w:rsid w:val="009E7EB2"/>
    <w:rsid w:val="009F1FD3"/>
    <w:rsid w:val="009F283A"/>
    <w:rsid w:val="009F52C2"/>
    <w:rsid w:val="009F7155"/>
    <w:rsid w:val="009F7DC4"/>
    <w:rsid w:val="00A010FB"/>
    <w:rsid w:val="00A01D3F"/>
    <w:rsid w:val="00A02ABC"/>
    <w:rsid w:val="00A03890"/>
    <w:rsid w:val="00A03AA6"/>
    <w:rsid w:val="00A06119"/>
    <w:rsid w:val="00A064EC"/>
    <w:rsid w:val="00A11892"/>
    <w:rsid w:val="00A13C87"/>
    <w:rsid w:val="00A1489A"/>
    <w:rsid w:val="00A14BD2"/>
    <w:rsid w:val="00A17D99"/>
    <w:rsid w:val="00A20ADA"/>
    <w:rsid w:val="00A2265D"/>
    <w:rsid w:val="00A255CD"/>
    <w:rsid w:val="00A25D00"/>
    <w:rsid w:val="00A34FB1"/>
    <w:rsid w:val="00A351D5"/>
    <w:rsid w:val="00A360F4"/>
    <w:rsid w:val="00A3660B"/>
    <w:rsid w:val="00A36D3C"/>
    <w:rsid w:val="00A37C23"/>
    <w:rsid w:val="00A422B6"/>
    <w:rsid w:val="00A44A84"/>
    <w:rsid w:val="00A46D07"/>
    <w:rsid w:val="00A52C75"/>
    <w:rsid w:val="00A53418"/>
    <w:rsid w:val="00A6410B"/>
    <w:rsid w:val="00A67D18"/>
    <w:rsid w:val="00A71C21"/>
    <w:rsid w:val="00A71E30"/>
    <w:rsid w:val="00A72DF8"/>
    <w:rsid w:val="00A7370B"/>
    <w:rsid w:val="00A73E7D"/>
    <w:rsid w:val="00A73EB6"/>
    <w:rsid w:val="00A766BF"/>
    <w:rsid w:val="00A77D39"/>
    <w:rsid w:val="00A80C52"/>
    <w:rsid w:val="00A845AE"/>
    <w:rsid w:val="00A84C99"/>
    <w:rsid w:val="00A86469"/>
    <w:rsid w:val="00A86F7A"/>
    <w:rsid w:val="00A91603"/>
    <w:rsid w:val="00A93FA6"/>
    <w:rsid w:val="00A9513D"/>
    <w:rsid w:val="00A955DB"/>
    <w:rsid w:val="00A95809"/>
    <w:rsid w:val="00A9730B"/>
    <w:rsid w:val="00AA0964"/>
    <w:rsid w:val="00AA0E3C"/>
    <w:rsid w:val="00AA2507"/>
    <w:rsid w:val="00AA4E03"/>
    <w:rsid w:val="00AA571E"/>
    <w:rsid w:val="00AB0DC8"/>
    <w:rsid w:val="00AB2F8F"/>
    <w:rsid w:val="00AB3C33"/>
    <w:rsid w:val="00AB505E"/>
    <w:rsid w:val="00AC14F4"/>
    <w:rsid w:val="00AC24B9"/>
    <w:rsid w:val="00AC2978"/>
    <w:rsid w:val="00AC2C10"/>
    <w:rsid w:val="00AC470C"/>
    <w:rsid w:val="00AC47AA"/>
    <w:rsid w:val="00AC5609"/>
    <w:rsid w:val="00AC593F"/>
    <w:rsid w:val="00AD02F3"/>
    <w:rsid w:val="00AD765D"/>
    <w:rsid w:val="00AE383A"/>
    <w:rsid w:val="00AE6587"/>
    <w:rsid w:val="00AF0EBC"/>
    <w:rsid w:val="00AF21E6"/>
    <w:rsid w:val="00AF22E3"/>
    <w:rsid w:val="00AF4326"/>
    <w:rsid w:val="00B00E09"/>
    <w:rsid w:val="00B01DF1"/>
    <w:rsid w:val="00B023FC"/>
    <w:rsid w:val="00B02E7B"/>
    <w:rsid w:val="00B03F04"/>
    <w:rsid w:val="00B06215"/>
    <w:rsid w:val="00B06C10"/>
    <w:rsid w:val="00B10917"/>
    <w:rsid w:val="00B10D94"/>
    <w:rsid w:val="00B115D8"/>
    <w:rsid w:val="00B12892"/>
    <w:rsid w:val="00B15AB1"/>
    <w:rsid w:val="00B15CC6"/>
    <w:rsid w:val="00B21DE7"/>
    <w:rsid w:val="00B24209"/>
    <w:rsid w:val="00B24434"/>
    <w:rsid w:val="00B25EF3"/>
    <w:rsid w:val="00B26EDA"/>
    <w:rsid w:val="00B276D5"/>
    <w:rsid w:val="00B314B3"/>
    <w:rsid w:val="00B34602"/>
    <w:rsid w:val="00B347E0"/>
    <w:rsid w:val="00B36093"/>
    <w:rsid w:val="00B3745A"/>
    <w:rsid w:val="00B3775D"/>
    <w:rsid w:val="00B45314"/>
    <w:rsid w:val="00B45788"/>
    <w:rsid w:val="00B465BE"/>
    <w:rsid w:val="00B468F0"/>
    <w:rsid w:val="00B50804"/>
    <w:rsid w:val="00B52060"/>
    <w:rsid w:val="00B52C4C"/>
    <w:rsid w:val="00B53C18"/>
    <w:rsid w:val="00B60713"/>
    <w:rsid w:val="00B632DE"/>
    <w:rsid w:val="00B6409F"/>
    <w:rsid w:val="00B64A53"/>
    <w:rsid w:val="00B65689"/>
    <w:rsid w:val="00B6788C"/>
    <w:rsid w:val="00B70B6D"/>
    <w:rsid w:val="00B718B4"/>
    <w:rsid w:val="00B74550"/>
    <w:rsid w:val="00B76470"/>
    <w:rsid w:val="00B77920"/>
    <w:rsid w:val="00B803A1"/>
    <w:rsid w:val="00B80963"/>
    <w:rsid w:val="00B813F8"/>
    <w:rsid w:val="00B81FEB"/>
    <w:rsid w:val="00B82871"/>
    <w:rsid w:val="00B831FD"/>
    <w:rsid w:val="00B8417C"/>
    <w:rsid w:val="00B853C5"/>
    <w:rsid w:val="00B85A87"/>
    <w:rsid w:val="00B860E9"/>
    <w:rsid w:val="00B861A7"/>
    <w:rsid w:val="00B86978"/>
    <w:rsid w:val="00B9138A"/>
    <w:rsid w:val="00B93BE4"/>
    <w:rsid w:val="00B957A5"/>
    <w:rsid w:val="00B95D6B"/>
    <w:rsid w:val="00BA1C83"/>
    <w:rsid w:val="00BA238A"/>
    <w:rsid w:val="00BA4752"/>
    <w:rsid w:val="00BA6DA9"/>
    <w:rsid w:val="00BB1AD0"/>
    <w:rsid w:val="00BB38F5"/>
    <w:rsid w:val="00BB5CCE"/>
    <w:rsid w:val="00BB5CFF"/>
    <w:rsid w:val="00BB5F51"/>
    <w:rsid w:val="00BB6DEA"/>
    <w:rsid w:val="00BC45A6"/>
    <w:rsid w:val="00BC4670"/>
    <w:rsid w:val="00BC4A72"/>
    <w:rsid w:val="00BD24DD"/>
    <w:rsid w:val="00BD2C31"/>
    <w:rsid w:val="00BD50D2"/>
    <w:rsid w:val="00BE2620"/>
    <w:rsid w:val="00BE2730"/>
    <w:rsid w:val="00BE2E1D"/>
    <w:rsid w:val="00BE2FA4"/>
    <w:rsid w:val="00BF0FF0"/>
    <w:rsid w:val="00BF1051"/>
    <w:rsid w:val="00BF122B"/>
    <w:rsid w:val="00BF128F"/>
    <w:rsid w:val="00BF1750"/>
    <w:rsid w:val="00BF1921"/>
    <w:rsid w:val="00BF1E7E"/>
    <w:rsid w:val="00BF3ADA"/>
    <w:rsid w:val="00BF56E9"/>
    <w:rsid w:val="00C07A12"/>
    <w:rsid w:val="00C11C7B"/>
    <w:rsid w:val="00C13286"/>
    <w:rsid w:val="00C1472C"/>
    <w:rsid w:val="00C14805"/>
    <w:rsid w:val="00C151D2"/>
    <w:rsid w:val="00C17FEB"/>
    <w:rsid w:val="00C2231F"/>
    <w:rsid w:val="00C24A10"/>
    <w:rsid w:val="00C251DA"/>
    <w:rsid w:val="00C25A22"/>
    <w:rsid w:val="00C2688D"/>
    <w:rsid w:val="00C33714"/>
    <w:rsid w:val="00C3645D"/>
    <w:rsid w:val="00C36964"/>
    <w:rsid w:val="00C36D10"/>
    <w:rsid w:val="00C36F67"/>
    <w:rsid w:val="00C371DB"/>
    <w:rsid w:val="00C37287"/>
    <w:rsid w:val="00C4102D"/>
    <w:rsid w:val="00C410E9"/>
    <w:rsid w:val="00C43CC8"/>
    <w:rsid w:val="00C46034"/>
    <w:rsid w:val="00C4720B"/>
    <w:rsid w:val="00C51A5D"/>
    <w:rsid w:val="00C52693"/>
    <w:rsid w:val="00C53002"/>
    <w:rsid w:val="00C5413B"/>
    <w:rsid w:val="00C556D5"/>
    <w:rsid w:val="00C577D4"/>
    <w:rsid w:val="00C617FC"/>
    <w:rsid w:val="00C63B52"/>
    <w:rsid w:val="00C6518E"/>
    <w:rsid w:val="00C658F4"/>
    <w:rsid w:val="00C6763A"/>
    <w:rsid w:val="00C7269F"/>
    <w:rsid w:val="00C72C5D"/>
    <w:rsid w:val="00C738B1"/>
    <w:rsid w:val="00C73B75"/>
    <w:rsid w:val="00C75C3B"/>
    <w:rsid w:val="00C76466"/>
    <w:rsid w:val="00C77060"/>
    <w:rsid w:val="00C77A58"/>
    <w:rsid w:val="00C80954"/>
    <w:rsid w:val="00C8127D"/>
    <w:rsid w:val="00C82539"/>
    <w:rsid w:val="00C831B7"/>
    <w:rsid w:val="00C833A2"/>
    <w:rsid w:val="00C8604B"/>
    <w:rsid w:val="00C86CF6"/>
    <w:rsid w:val="00C87C7F"/>
    <w:rsid w:val="00C91603"/>
    <w:rsid w:val="00C925D2"/>
    <w:rsid w:val="00C92984"/>
    <w:rsid w:val="00C9441C"/>
    <w:rsid w:val="00C95E2F"/>
    <w:rsid w:val="00C9679F"/>
    <w:rsid w:val="00C97DFD"/>
    <w:rsid w:val="00CA0AE3"/>
    <w:rsid w:val="00CA28CF"/>
    <w:rsid w:val="00CA2E79"/>
    <w:rsid w:val="00CA333D"/>
    <w:rsid w:val="00CA4965"/>
    <w:rsid w:val="00CA4DF9"/>
    <w:rsid w:val="00CA5D21"/>
    <w:rsid w:val="00CA7ABF"/>
    <w:rsid w:val="00CB04BC"/>
    <w:rsid w:val="00CB1FA2"/>
    <w:rsid w:val="00CB218A"/>
    <w:rsid w:val="00CB4C0F"/>
    <w:rsid w:val="00CB510D"/>
    <w:rsid w:val="00CB6847"/>
    <w:rsid w:val="00CB685D"/>
    <w:rsid w:val="00CB7326"/>
    <w:rsid w:val="00CC159D"/>
    <w:rsid w:val="00CC1810"/>
    <w:rsid w:val="00CC2F01"/>
    <w:rsid w:val="00CC3D9A"/>
    <w:rsid w:val="00CD27B3"/>
    <w:rsid w:val="00CD3E19"/>
    <w:rsid w:val="00CD4C76"/>
    <w:rsid w:val="00CD717C"/>
    <w:rsid w:val="00CD73DE"/>
    <w:rsid w:val="00CE33C1"/>
    <w:rsid w:val="00CE3D4B"/>
    <w:rsid w:val="00CE6218"/>
    <w:rsid w:val="00CE66B4"/>
    <w:rsid w:val="00CE7CE3"/>
    <w:rsid w:val="00CE7ECD"/>
    <w:rsid w:val="00CF08EC"/>
    <w:rsid w:val="00CF1537"/>
    <w:rsid w:val="00CF1CD5"/>
    <w:rsid w:val="00CF2A84"/>
    <w:rsid w:val="00CF3471"/>
    <w:rsid w:val="00CF48D3"/>
    <w:rsid w:val="00CF4E3D"/>
    <w:rsid w:val="00CF52B2"/>
    <w:rsid w:val="00D00874"/>
    <w:rsid w:val="00D0179A"/>
    <w:rsid w:val="00D01C00"/>
    <w:rsid w:val="00D033BA"/>
    <w:rsid w:val="00D03C39"/>
    <w:rsid w:val="00D03F19"/>
    <w:rsid w:val="00D040DD"/>
    <w:rsid w:val="00D04D05"/>
    <w:rsid w:val="00D052EE"/>
    <w:rsid w:val="00D06014"/>
    <w:rsid w:val="00D07134"/>
    <w:rsid w:val="00D07BD5"/>
    <w:rsid w:val="00D101D4"/>
    <w:rsid w:val="00D122E6"/>
    <w:rsid w:val="00D12D89"/>
    <w:rsid w:val="00D16A2B"/>
    <w:rsid w:val="00D213F1"/>
    <w:rsid w:val="00D224B5"/>
    <w:rsid w:val="00D244FB"/>
    <w:rsid w:val="00D247ED"/>
    <w:rsid w:val="00D25032"/>
    <w:rsid w:val="00D26179"/>
    <w:rsid w:val="00D277B2"/>
    <w:rsid w:val="00D27BEF"/>
    <w:rsid w:val="00D30B2D"/>
    <w:rsid w:val="00D31A83"/>
    <w:rsid w:val="00D31AB5"/>
    <w:rsid w:val="00D34357"/>
    <w:rsid w:val="00D35419"/>
    <w:rsid w:val="00D40A20"/>
    <w:rsid w:val="00D42AFF"/>
    <w:rsid w:val="00D43807"/>
    <w:rsid w:val="00D44266"/>
    <w:rsid w:val="00D44D9F"/>
    <w:rsid w:val="00D4674C"/>
    <w:rsid w:val="00D46E80"/>
    <w:rsid w:val="00D4793F"/>
    <w:rsid w:val="00D50662"/>
    <w:rsid w:val="00D51510"/>
    <w:rsid w:val="00D516B5"/>
    <w:rsid w:val="00D51C64"/>
    <w:rsid w:val="00D53407"/>
    <w:rsid w:val="00D5348D"/>
    <w:rsid w:val="00D573AD"/>
    <w:rsid w:val="00D65717"/>
    <w:rsid w:val="00D70CDB"/>
    <w:rsid w:val="00D71FEC"/>
    <w:rsid w:val="00D80177"/>
    <w:rsid w:val="00D80F07"/>
    <w:rsid w:val="00D82520"/>
    <w:rsid w:val="00D82816"/>
    <w:rsid w:val="00D83051"/>
    <w:rsid w:val="00D854AB"/>
    <w:rsid w:val="00D868CD"/>
    <w:rsid w:val="00D924FE"/>
    <w:rsid w:val="00D92763"/>
    <w:rsid w:val="00D93A36"/>
    <w:rsid w:val="00D93B88"/>
    <w:rsid w:val="00D940DF"/>
    <w:rsid w:val="00D94FBE"/>
    <w:rsid w:val="00D95BDC"/>
    <w:rsid w:val="00DA1074"/>
    <w:rsid w:val="00DA154D"/>
    <w:rsid w:val="00DA2DEE"/>
    <w:rsid w:val="00DA347D"/>
    <w:rsid w:val="00DA66B5"/>
    <w:rsid w:val="00DA6958"/>
    <w:rsid w:val="00DA6EA4"/>
    <w:rsid w:val="00DB07B2"/>
    <w:rsid w:val="00DB1F79"/>
    <w:rsid w:val="00DB25DF"/>
    <w:rsid w:val="00DB3083"/>
    <w:rsid w:val="00DB3A46"/>
    <w:rsid w:val="00DB48B5"/>
    <w:rsid w:val="00DB4DE7"/>
    <w:rsid w:val="00DB69FB"/>
    <w:rsid w:val="00DC0963"/>
    <w:rsid w:val="00DC3C6A"/>
    <w:rsid w:val="00DC795D"/>
    <w:rsid w:val="00DD0E69"/>
    <w:rsid w:val="00DD2624"/>
    <w:rsid w:val="00DD346F"/>
    <w:rsid w:val="00DD4150"/>
    <w:rsid w:val="00DD6E5A"/>
    <w:rsid w:val="00DE28DA"/>
    <w:rsid w:val="00DE30D5"/>
    <w:rsid w:val="00DE4D3F"/>
    <w:rsid w:val="00DE5329"/>
    <w:rsid w:val="00DE5698"/>
    <w:rsid w:val="00DE5C61"/>
    <w:rsid w:val="00DE685D"/>
    <w:rsid w:val="00DF4CBD"/>
    <w:rsid w:val="00DF4E8E"/>
    <w:rsid w:val="00DF5FFD"/>
    <w:rsid w:val="00DF74AA"/>
    <w:rsid w:val="00DF7DCA"/>
    <w:rsid w:val="00E0019C"/>
    <w:rsid w:val="00E01DF7"/>
    <w:rsid w:val="00E02366"/>
    <w:rsid w:val="00E04586"/>
    <w:rsid w:val="00E04C19"/>
    <w:rsid w:val="00E120B4"/>
    <w:rsid w:val="00E12323"/>
    <w:rsid w:val="00E12378"/>
    <w:rsid w:val="00E14E1C"/>
    <w:rsid w:val="00E16B52"/>
    <w:rsid w:val="00E21256"/>
    <w:rsid w:val="00E21F7C"/>
    <w:rsid w:val="00E22065"/>
    <w:rsid w:val="00E25E73"/>
    <w:rsid w:val="00E2639F"/>
    <w:rsid w:val="00E3055C"/>
    <w:rsid w:val="00E30EFC"/>
    <w:rsid w:val="00E346EB"/>
    <w:rsid w:val="00E3590A"/>
    <w:rsid w:val="00E403CE"/>
    <w:rsid w:val="00E407DA"/>
    <w:rsid w:val="00E422F9"/>
    <w:rsid w:val="00E424E3"/>
    <w:rsid w:val="00E43506"/>
    <w:rsid w:val="00E43889"/>
    <w:rsid w:val="00E4418B"/>
    <w:rsid w:val="00E4585D"/>
    <w:rsid w:val="00E50A34"/>
    <w:rsid w:val="00E51109"/>
    <w:rsid w:val="00E52CA3"/>
    <w:rsid w:val="00E52E48"/>
    <w:rsid w:val="00E53F65"/>
    <w:rsid w:val="00E55D6C"/>
    <w:rsid w:val="00E618DF"/>
    <w:rsid w:val="00E625A5"/>
    <w:rsid w:val="00E63EF8"/>
    <w:rsid w:val="00E66599"/>
    <w:rsid w:val="00E67E34"/>
    <w:rsid w:val="00E73723"/>
    <w:rsid w:val="00E74059"/>
    <w:rsid w:val="00E754A2"/>
    <w:rsid w:val="00E75CC3"/>
    <w:rsid w:val="00E802D1"/>
    <w:rsid w:val="00E80B98"/>
    <w:rsid w:val="00E811D2"/>
    <w:rsid w:val="00E81530"/>
    <w:rsid w:val="00E821CF"/>
    <w:rsid w:val="00E831A0"/>
    <w:rsid w:val="00E84D29"/>
    <w:rsid w:val="00E84EAD"/>
    <w:rsid w:val="00E856D5"/>
    <w:rsid w:val="00E8570A"/>
    <w:rsid w:val="00E91909"/>
    <w:rsid w:val="00E92242"/>
    <w:rsid w:val="00E9294E"/>
    <w:rsid w:val="00E949E0"/>
    <w:rsid w:val="00E9652A"/>
    <w:rsid w:val="00E97E9A"/>
    <w:rsid w:val="00EA345C"/>
    <w:rsid w:val="00EA3A24"/>
    <w:rsid w:val="00EA3DA4"/>
    <w:rsid w:val="00EA4216"/>
    <w:rsid w:val="00EA4AEC"/>
    <w:rsid w:val="00EA5FD6"/>
    <w:rsid w:val="00EB0F69"/>
    <w:rsid w:val="00EB1225"/>
    <w:rsid w:val="00EC2D71"/>
    <w:rsid w:val="00EC3AB7"/>
    <w:rsid w:val="00EC3EBA"/>
    <w:rsid w:val="00EC43EE"/>
    <w:rsid w:val="00EC5895"/>
    <w:rsid w:val="00EC5E73"/>
    <w:rsid w:val="00EC62E1"/>
    <w:rsid w:val="00EC6A81"/>
    <w:rsid w:val="00EC6B60"/>
    <w:rsid w:val="00ED2482"/>
    <w:rsid w:val="00ED3302"/>
    <w:rsid w:val="00ED488F"/>
    <w:rsid w:val="00ED56F9"/>
    <w:rsid w:val="00ED644F"/>
    <w:rsid w:val="00ED6947"/>
    <w:rsid w:val="00ED7791"/>
    <w:rsid w:val="00EE44FD"/>
    <w:rsid w:val="00EE685E"/>
    <w:rsid w:val="00EE7880"/>
    <w:rsid w:val="00EF13C4"/>
    <w:rsid w:val="00F026E8"/>
    <w:rsid w:val="00F03A72"/>
    <w:rsid w:val="00F05989"/>
    <w:rsid w:val="00F11DCC"/>
    <w:rsid w:val="00F127B2"/>
    <w:rsid w:val="00F13CFD"/>
    <w:rsid w:val="00F15462"/>
    <w:rsid w:val="00F16042"/>
    <w:rsid w:val="00F22449"/>
    <w:rsid w:val="00F30EAB"/>
    <w:rsid w:val="00F31EF5"/>
    <w:rsid w:val="00F32A06"/>
    <w:rsid w:val="00F32F0D"/>
    <w:rsid w:val="00F33441"/>
    <w:rsid w:val="00F33B0F"/>
    <w:rsid w:val="00F349F6"/>
    <w:rsid w:val="00F3512B"/>
    <w:rsid w:val="00F36C88"/>
    <w:rsid w:val="00F405D8"/>
    <w:rsid w:val="00F429B1"/>
    <w:rsid w:val="00F42CF9"/>
    <w:rsid w:val="00F43B3A"/>
    <w:rsid w:val="00F43EA1"/>
    <w:rsid w:val="00F4478E"/>
    <w:rsid w:val="00F456D4"/>
    <w:rsid w:val="00F54609"/>
    <w:rsid w:val="00F612E5"/>
    <w:rsid w:val="00F6492C"/>
    <w:rsid w:val="00F66099"/>
    <w:rsid w:val="00F66144"/>
    <w:rsid w:val="00F66A86"/>
    <w:rsid w:val="00F705A8"/>
    <w:rsid w:val="00F718D3"/>
    <w:rsid w:val="00F72A84"/>
    <w:rsid w:val="00F74A75"/>
    <w:rsid w:val="00F74EDF"/>
    <w:rsid w:val="00F75176"/>
    <w:rsid w:val="00F75E65"/>
    <w:rsid w:val="00F764C6"/>
    <w:rsid w:val="00F7798E"/>
    <w:rsid w:val="00F77F0B"/>
    <w:rsid w:val="00F812E8"/>
    <w:rsid w:val="00F82A0E"/>
    <w:rsid w:val="00F8408F"/>
    <w:rsid w:val="00F85565"/>
    <w:rsid w:val="00F87367"/>
    <w:rsid w:val="00F87ECA"/>
    <w:rsid w:val="00F914E4"/>
    <w:rsid w:val="00F93B39"/>
    <w:rsid w:val="00F93FF1"/>
    <w:rsid w:val="00F952A1"/>
    <w:rsid w:val="00F9788C"/>
    <w:rsid w:val="00F97A59"/>
    <w:rsid w:val="00FA0D48"/>
    <w:rsid w:val="00FA16EF"/>
    <w:rsid w:val="00FA3173"/>
    <w:rsid w:val="00FA3EB3"/>
    <w:rsid w:val="00FA724B"/>
    <w:rsid w:val="00FA7BD4"/>
    <w:rsid w:val="00FB0C98"/>
    <w:rsid w:val="00FB1E07"/>
    <w:rsid w:val="00FB1E17"/>
    <w:rsid w:val="00FB7732"/>
    <w:rsid w:val="00FB776B"/>
    <w:rsid w:val="00FC40E0"/>
    <w:rsid w:val="00FC4406"/>
    <w:rsid w:val="00FD06BE"/>
    <w:rsid w:val="00FD3E77"/>
    <w:rsid w:val="00FD43C1"/>
    <w:rsid w:val="00FD5E58"/>
    <w:rsid w:val="00FE1917"/>
    <w:rsid w:val="00FE4346"/>
    <w:rsid w:val="00FE54AB"/>
    <w:rsid w:val="00FF0F8D"/>
    <w:rsid w:val="00FF1F07"/>
    <w:rsid w:val="00FF6011"/>
    <w:rsid w:val="00FF64B9"/>
    <w:rsid w:val="00FF7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0CB05"/>
  <w15:chartTrackingRefBased/>
  <w15:docId w15:val="{07FA5240-B566-4EFD-B2F4-9ADD1BBED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5E36"/>
    <w:pPr>
      <w:spacing w:after="0" w:line="240" w:lineRule="auto"/>
    </w:pPr>
    <w:rPr>
      <w:rFonts w:ascii="Times New Roman" w:hAnsi="Times New Roman" w:cs="Times New Roman"/>
      <w:sz w:val="24"/>
      <w:szCs w:val="24"/>
      <w:lang w:val="en-GB" w:eastAsia="en-GB"/>
    </w:rPr>
  </w:style>
  <w:style w:type="paragraph" w:styleId="Heading1">
    <w:name w:val="heading 1"/>
    <w:basedOn w:val="Normal"/>
    <w:link w:val="Heading1Char"/>
    <w:uiPriority w:val="9"/>
    <w:qFormat/>
    <w:rsid w:val="004B2123"/>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DE5C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5C61"/>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B212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127B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12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4B2123"/>
    <w:pPr>
      <w:ind w:left="720"/>
      <w:contextualSpacing/>
    </w:pPr>
  </w:style>
  <w:style w:type="character" w:customStyle="1" w:styleId="Heading4Char">
    <w:name w:val="Heading 4 Char"/>
    <w:basedOn w:val="DefaultParagraphFont"/>
    <w:link w:val="Heading4"/>
    <w:uiPriority w:val="9"/>
    <w:rsid w:val="004B2123"/>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B2123"/>
    <w:pPr>
      <w:spacing w:before="100" w:beforeAutospacing="1" w:after="100" w:afterAutospacing="1"/>
    </w:pPr>
    <w:rPr>
      <w:rFonts w:eastAsia="Times New Roman"/>
    </w:rPr>
  </w:style>
  <w:style w:type="table" w:styleId="TableGrid">
    <w:name w:val="Table Grid"/>
    <w:basedOn w:val="TableNormal"/>
    <w:uiPriority w:val="39"/>
    <w:rsid w:val="004B2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21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123"/>
    <w:rPr>
      <w:rFonts w:ascii="Segoe UI" w:hAnsi="Segoe UI" w:cs="Segoe UI"/>
      <w:sz w:val="18"/>
      <w:szCs w:val="18"/>
    </w:rPr>
  </w:style>
  <w:style w:type="character" w:customStyle="1" w:styleId="Heading2Char">
    <w:name w:val="Heading 2 Char"/>
    <w:basedOn w:val="DefaultParagraphFont"/>
    <w:link w:val="Heading2"/>
    <w:uiPriority w:val="9"/>
    <w:rsid w:val="00DE5C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5C61"/>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DE5C61"/>
    <w:rPr>
      <w:i/>
      <w:iCs/>
    </w:rPr>
  </w:style>
  <w:style w:type="paragraph" w:styleId="FootnoteText">
    <w:name w:val="footnote text"/>
    <w:aliases w:val="Footnote,Footnote Text Char2 Char,Char Char Char,Char CarNum-Doc Paragraph Char Char,Footnote Text Char1 Char Char,Footnote Text Char Char Char Char,Fo Char Char Char Char,Fotnot Char Char Char Char,Footnote Text Char Char1 Char,E Fußn,Cha"/>
    <w:basedOn w:val="Normal"/>
    <w:link w:val="FootnoteTextChar"/>
    <w:uiPriority w:val="99"/>
    <w:unhideWhenUsed/>
    <w:qFormat/>
    <w:rsid w:val="00AC470C"/>
    <w:rPr>
      <w:sz w:val="20"/>
      <w:szCs w:val="20"/>
    </w:rPr>
  </w:style>
  <w:style w:type="character" w:customStyle="1" w:styleId="FootnoteTextChar">
    <w:name w:val="Footnote Text Char"/>
    <w:aliases w:val="Footnote Char,Footnote Text Char2 Char Char,Char Char Char Char,Char CarNum-Doc Paragraph Char Char Char,Footnote Text Char1 Char Char Char,Footnote Text Char Char Char Char Char,Fo Char Char Char Char Char,E Fußn Char,Cha Char"/>
    <w:basedOn w:val="DefaultParagraphFont"/>
    <w:link w:val="FootnoteText"/>
    <w:uiPriority w:val="99"/>
    <w:rsid w:val="00AC470C"/>
    <w:rPr>
      <w:sz w:val="20"/>
      <w:szCs w:val="20"/>
    </w:rPr>
  </w:style>
  <w:style w:type="character" w:styleId="FootnoteReference">
    <w:name w:val="footnote reference"/>
    <w:aliases w:val="SUPERS,E FNZ,-E Fußnotenzeichen,Footnote#,16 Point,Superscript 6 Point,ftref,number,Footnote reference number,Footnote symbol,note TESI,referencia nota al pie,Appel note de bas de page,BVI fnr,Footnote Reference Number,footnote ref,fr"/>
    <w:basedOn w:val="DefaultParagraphFont"/>
    <w:uiPriority w:val="99"/>
    <w:unhideWhenUsed/>
    <w:qFormat/>
    <w:rsid w:val="00AC470C"/>
    <w:rPr>
      <w:vertAlign w:val="superscript"/>
    </w:rPr>
  </w:style>
  <w:style w:type="character" w:styleId="CommentReference">
    <w:name w:val="annotation reference"/>
    <w:basedOn w:val="DefaultParagraphFont"/>
    <w:uiPriority w:val="99"/>
    <w:semiHidden/>
    <w:unhideWhenUsed/>
    <w:rsid w:val="001D5C5B"/>
    <w:rPr>
      <w:sz w:val="16"/>
      <w:szCs w:val="16"/>
    </w:rPr>
  </w:style>
  <w:style w:type="paragraph" w:styleId="CommentText">
    <w:name w:val="annotation text"/>
    <w:basedOn w:val="Normal"/>
    <w:link w:val="CommentTextChar"/>
    <w:uiPriority w:val="99"/>
    <w:unhideWhenUsed/>
    <w:rsid w:val="001D5C5B"/>
    <w:rPr>
      <w:sz w:val="20"/>
      <w:szCs w:val="20"/>
    </w:rPr>
  </w:style>
  <w:style w:type="character" w:customStyle="1" w:styleId="CommentTextChar">
    <w:name w:val="Comment Text Char"/>
    <w:basedOn w:val="DefaultParagraphFont"/>
    <w:link w:val="CommentText"/>
    <w:uiPriority w:val="99"/>
    <w:rsid w:val="001D5C5B"/>
    <w:rPr>
      <w:sz w:val="20"/>
      <w:szCs w:val="20"/>
    </w:rPr>
  </w:style>
  <w:style w:type="paragraph" w:styleId="CommentSubject">
    <w:name w:val="annotation subject"/>
    <w:basedOn w:val="CommentText"/>
    <w:next w:val="CommentText"/>
    <w:link w:val="CommentSubjectChar"/>
    <w:uiPriority w:val="99"/>
    <w:semiHidden/>
    <w:unhideWhenUsed/>
    <w:rsid w:val="001D5C5B"/>
    <w:rPr>
      <w:b/>
      <w:bCs/>
    </w:rPr>
  </w:style>
  <w:style w:type="character" w:customStyle="1" w:styleId="CommentSubjectChar">
    <w:name w:val="Comment Subject Char"/>
    <w:basedOn w:val="CommentTextChar"/>
    <w:link w:val="CommentSubject"/>
    <w:uiPriority w:val="99"/>
    <w:semiHidden/>
    <w:rsid w:val="001D5C5B"/>
    <w:rPr>
      <w:b/>
      <w:bCs/>
      <w:sz w:val="20"/>
      <w:szCs w:val="20"/>
    </w:rPr>
  </w:style>
  <w:style w:type="character" w:customStyle="1" w:styleId="st">
    <w:name w:val="st"/>
    <w:basedOn w:val="DefaultParagraphFont"/>
    <w:rsid w:val="003E1FC0"/>
  </w:style>
  <w:style w:type="character" w:styleId="Hyperlink">
    <w:name w:val="Hyperlink"/>
    <w:basedOn w:val="DefaultParagraphFont"/>
    <w:uiPriority w:val="99"/>
    <w:unhideWhenUsed/>
    <w:rsid w:val="00952297"/>
    <w:rPr>
      <w:color w:val="0563C1" w:themeColor="hyperlink"/>
      <w:u w:val="single"/>
    </w:rPr>
  </w:style>
  <w:style w:type="character" w:customStyle="1" w:styleId="tlid-translation">
    <w:name w:val="tlid-translation"/>
    <w:basedOn w:val="DefaultParagraphFont"/>
    <w:rsid w:val="00F82A0E"/>
  </w:style>
  <w:style w:type="table" w:customStyle="1" w:styleId="CFTable1">
    <w:name w:val="CF Table 1"/>
    <w:basedOn w:val="TableNormal"/>
    <w:uiPriority w:val="99"/>
    <w:rsid w:val="005E3F8E"/>
    <w:pPr>
      <w:spacing w:after="0" w:line="240" w:lineRule="auto"/>
    </w:pPr>
    <w:rPr>
      <w:rFonts w:ascii="Arial Narrow" w:hAnsi="Arial Narrow"/>
      <w:sz w:val="14"/>
      <w:lang w:val="en-GB"/>
    </w:rPr>
    <w:tblPr>
      <w:tblBorders>
        <w:bottom w:val="dotted" w:sz="4" w:space="0" w:color="E7E6E6" w:themeColor="background2"/>
        <w:insideH w:val="dotted" w:sz="4" w:space="0" w:color="E7E6E6" w:themeColor="background2"/>
      </w:tblBorders>
    </w:tblPr>
    <w:tcPr>
      <w:shd w:val="clear" w:color="auto" w:fill="auto"/>
      <w:tcMar>
        <w:top w:w="40" w:type="dxa"/>
        <w:left w:w="85" w:type="dxa"/>
        <w:bottom w:w="40" w:type="dxa"/>
        <w:right w:w="85" w:type="dxa"/>
      </w:tcMar>
    </w:tcPr>
    <w:tblStylePr w:type="firstRow">
      <w:rPr>
        <w:rFonts w:ascii="Arial" w:hAnsi="Arial"/>
        <w:b w:val="0"/>
        <w:i w:val="0"/>
        <w:caps/>
        <w:smallCaps w:val="0"/>
        <w:strike w:val="0"/>
        <w:dstrike w:val="0"/>
        <w:vanish w:val="0"/>
        <w:sz w:val="14"/>
        <w:vertAlign w:val="baseline"/>
      </w:rPr>
      <w:tblPr/>
      <w:tcPr>
        <w:shd w:val="clear" w:color="auto" w:fill="E7E6E6" w:themeFill="background2"/>
      </w:tcPr>
    </w:tblStylePr>
  </w:style>
  <w:style w:type="paragraph" w:customStyle="1" w:styleId="TableHeader">
    <w:name w:val="Table Header"/>
    <w:basedOn w:val="Normal"/>
    <w:qFormat/>
    <w:rsid w:val="005E3F8E"/>
    <w:pPr>
      <w:spacing w:line="160" w:lineRule="atLeast"/>
    </w:pPr>
    <w:rPr>
      <w:rFonts w:ascii="Arial" w:hAnsi="Arial"/>
      <w:b/>
      <w:color w:val="767171" w:themeColor="background2" w:themeShade="80"/>
      <w:sz w:val="20"/>
    </w:rPr>
  </w:style>
  <w:style w:type="character" w:styleId="FollowedHyperlink">
    <w:name w:val="FollowedHyperlink"/>
    <w:basedOn w:val="DefaultParagraphFont"/>
    <w:uiPriority w:val="99"/>
    <w:semiHidden/>
    <w:unhideWhenUsed/>
    <w:rsid w:val="008854A5"/>
    <w:rPr>
      <w:color w:val="954F72" w:themeColor="followedHyperlink"/>
      <w:u w:val="single"/>
    </w:rPr>
  </w:style>
  <w:style w:type="paragraph" w:styleId="NoSpacing">
    <w:name w:val="No Spacing"/>
    <w:uiPriority w:val="1"/>
    <w:qFormat/>
    <w:rsid w:val="00C37287"/>
    <w:pPr>
      <w:spacing w:after="0" w:line="240" w:lineRule="auto"/>
    </w:pPr>
    <w:rPr>
      <w:sz w:val="24"/>
      <w:szCs w:val="24"/>
      <w:lang w:val="de-DE"/>
    </w:rPr>
  </w:style>
  <w:style w:type="paragraph" w:customStyle="1" w:styleId="BoxHighlightText">
    <w:name w:val="Box Highlight Text"/>
    <w:basedOn w:val="Normal"/>
    <w:qFormat/>
    <w:rsid w:val="00C37287"/>
    <w:pPr>
      <w:pBdr>
        <w:top w:val="single" w:sz="4" w:space="8" w:color="CBC4BC"/>
        <w:left w:val="single" w:sz="4" w:space="12" w:color="CBC4BC"/>
        <w:bottom w:val="single" w:sz="4" w:space="8" w:color="CBC4BC"/>
        <w:right w:val="single" w:sz="4" w:space="12" w:color="CBC4BC"/>
      </w:pBdr>
      <w:shd w:val="clear" w:color="auto" w:fill="CBC4BC"/>
      <w:spacing w:before="240" w:line="250" w:lineRule="atLeast"/>
      <w:ind w:left="227" w:right="227"/>
    </w:pPr>
    <w:rPr>
      <w:rFonts w:ascii="Arial" w:hAnsi="Arial"/>
      <w:color w:val="000000" w:themeColor="text1"/>
      <w:sz w:val="20"/>
    </w:rPr>
  </w:style>
  <w:style w:type="paragraph" w:customStyle="1" w:styleId="p1">
    <w:name w:val="p1"/>
    <w:basedOn w:val="Normal"/>
    <w:rsid w:val="00F22449"/>
    <w:rPr>
      <w:rFonts w:ascii="Helvetica Neue" w:hAnsi="Helvetica Neue"/>
      <w:color w:val="E4AF0A"/>
      <w:sz w:val="18"/>
      <w:szCs w:val="18"/>
    </w:rPr>
  </w:style>
  <w:style w:type="paragraph" w:customStyle="1" w:styleId="p2">
    <w:name w:val="p2"/>
    <w:basedOn w:val="Normal"/>
    <w:rsid w:val="00F22449"/>
    <w:rPr>
      <w:rFonts w:ascii="Helvetica Neue" w:hAnsi="Helvetica Neue"/>
      <w:color w:val="454545"/>
      <w:sz w:val="18"/>
      <w:szCs w:val="18"/>
    </w:rPr>
  </w:style>
  <w:style w:type="character" w:customStyle="1" w:styleId="s1">
    <w:name w:val="s1"/>
    <w:basedOn w:val="DefaultParagraphFont"/>
    <w:rsid w:val="00F22449"/>
    <w:rPr>
      <w:color w:val="454545"/>
    </w:rPr>
  </w:style>
  <w:style w:type="character" w:customStyle="1" w:styleId="apple-converted-space">
    <w:name w:val="apple-converted-space"/>
    <w:basedOn w:val="DefaultParagraphFont"/>
    <w:rsid w:val="00051340"/>
  </w:style>
  <w:style w:type="paragraph" w:styleId="Footer">
    <w:name w:val="footer"/>
    <w:basedOn w:val="Normal"/>
    <w:link w:val="FooterChar"/>
    <w:uiPriority w:val="99"/>
    <w:unhideWhenUsed/>
    <w:rsid w:val="00995E36"/>
    <w:pPr>
      <w:tabs>
        <w:tab w:val="center" w:pos="4536"/>
        <w:tab w:val="right" w:pos="9072"/>
      </w:tabs>
    </w:pPr>
  </w:style>
  <w:style w:type="character" w:customStyle="1" w:styleId="FooterChar">
    <w:name w:val="Footer Char"/>
    <w:basedOn w:val="DefaultParagraphFont"/>
    <w:link w:val="Footer"/>
    <w:uiPriority w:val="99"/>
    <w:rsid w:val="00995E36"/>
  </w:style>
  <w:style w:type="character" w:styleId="PageNumber">
    <w:name w:val="page number"/>
    <w:basedOn w:val="DefaultParagraphFont"/>
    <w:uiPriority w:val="99"/>
    <w:semiHidden/>
    <w:unhideWhenUsed/>
    <w:rsid w:val="00995E36"/>
  </w:style>
  <w:style w:type="paragraph" w:styleId="Header">
    <w:name w:val="header"/>
    <w:basedOn w:val="Normal"/>
    <w:link w:val="HeaderChar"/>
    <w:uiPriority w:val="99"/>
    <w:unhideWhenUsed/>
    <w:rsid w:val="00995E36"/>
    <w:pPr>
      <w:tabs>
        <w:tab w:val="center" w:pos="4536"/>
        <w:tab w:val="right" w:pos="9072"/>
      </w:tabs>
    </w:pPr>
  </w:style>
  <w:style w:type="character" w:customStyle="1" w:styleId="HeaderChar">
    <w:name w:val="Header Char"/>
    <w:basedOn w:val="DefaultParagraphFont"/>
    <w:link w:val="Header"/>
    <w:uiPriority w:val="99"/>
    <w:rsid w:val="00995E36"/>
  </w:style>
  <w:style w:type="character" w:styleId="Strong">
    <w:name w:val="Strong"/>
    <w:basedOn w:val="DefaultParagraphFont"/>
    <w:uiPriority w:val="22"/>
    <w:qFormat/>
    <w:rsid w:val="00B21DE7"/>
    <w:rPr>
      <w:b/>
      <w:bCs/>
    </w:rPr>
  </w:style>
  <w:style w:type="paragraph" w:customStyle="1" w:styleId="v">
    <w:name w:val="v"/>
    <w:basedOn w:val="Normal"/>
    <w:rsid w:val="00B21DE7"/>
    <w:pPr>
      <w:spacing w:before="100" w:beforeAutospacing="1" w:after="100" w:afterAutospacing="1"/>
    </w:pPr>
  </w:style>
  <w:style w:type="paragraph" w:styleId="EndnoteText">
    <w:name w:val="endnote text"/>
    <w:basedOn w:val="Normal"/>
    <w:link w:val="EndnoteTextChar"/>
    <w:uiPriority w:val="99"/>
    <w:semiHidden/>
    <w:unhideWhenUsed/>
    <w:rsid w:val="00243E64"/>
    <w:rPr>
      <w:rFonts w:asciiTheme="minorHAnsi" w:hAnsiTheme="minorHAnsi" w:cstheme="minorBidi"/>
      <w:sz w:val="20"/>
      <w:szCs w:val="20"/>
      <w:lang w:val="en-US" w:eastAsia="en-US"/>
    </w:rPr>
  </w:style>
  <w:style w:type="character" w:customStyle="1" w:styleId="EndnoteTextChar">
    <w:name w:val="Endnote Text Char"/>
    <w:basedOn w:val="DefaultParagraphFont"/>
    <w:link w:val="EndnoteText"/>
    <w:uiPriority w:val="99"/>
    <w:semiHidden/>
    <w:rsid w:val="00243E64"/>
    <w:rPr>
      <w:sz w:val="20"/>
      <w:szCs w:val="20"/>
    </w:rPr>
  </w:style>
  <w:style w:type="character" w:styleId="EndnoteReference">
    <w:name w:val="endnote reference"/>
    <w:basedOn w:val="DefaultParagraphFont"/>
    <w:uiPriority w:val="99"/>
    <w:semiHidden/>
    <w:unhideWhenUsed/>
    <w:rsid w:val="00243E64"/>
    <w:rPr>
      <w:vertAlign w:val="superscript"/>
    </w:rPr>
  </w:style>
  <w:style w:type="paragraph" w:styleId="Caption">
    <w:name w:val="caption"/>
    <w:basedOn w:val="Normal"/>
    <w:next w:val="Normal"/>
    <w:uiPriority w:val="35"/>
    <w:unhideWhenUsed/>
    <w:qFormat/>
    <w:rsid w:val="0048404D"/>
    <w:pPr>
      <w:spacing w:before="240" w:line="200" w:lineRule="atLeast"/>
    </w:pPr>
    <w:rPr>
      <w:rFonts w:ascii="Arial" w:hAnsi="Arial" w:cstheme="minorBidi"/>
      <w:iCs/>
      <w:color w:val="000000" w:themeColor="text1"/>
      <w:sz w:val="16"/>
      <w:szCs w:val="18"/>
      <w:lang w:val="en-US" w:eastAsia="en-US"/>
    </w:rPr>
  </w:style>
  <w:style w:type="table" w:styleId="LightList-Accent2">
    <w:name w:val="Light List Accent 2"/>
    <w:basedOn w:val="TableNormal"/>
    <w:uiPriority w:val="61"/>
    <w:rsid w:val="0048404D"/>
    <w:pPr>
      <w:spacing w:after="0" w:line="240" w:lineRule="auto"/>
    </w:pPr>
    <w:rPr>
      <w:lang w:val="en-GB"/>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TableGrid1">
    <w:name w:val="Table Grid1"/>
    <w:basedOn w:val="TableNormal"/>
    <w:next w:val="TableGrid"/>
    <w:uiPriority w:val="39"/>
    <w:rsid w:val="00D8281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47B2D"/>
    <w:pPr>
      <w:spacing w:after="0" w:line="240" w:lineRule="auto"/>
    </w:pPr>
    <w:rPr>
      <w:rFonts w:ascii="Times New Roman" w:hAnsi="Times New Roman" w:cs="Times New Roman"/>
      <w:sz w:val="24"/>
      <w:szCs w:val="24"/>
      <w:lang w:val="en-GB" w:eastAsia="en-GB"/>
    </w:rPr>
  </w:style>
  <w:style w:type="paragraph" w:customStyle="1" w:styleId="BoxNumberedText">
    <w:name w:val="Box Numbered Text"/>
    <w:basedOn w:val="Normal"/>
    <w:qFormat/>
    <w:rsid w:val="00754C4C"/>
    <w:pPr>
      <w:numPr>
        <w:numId w:val="34"/>
      </w:numPr>
      <w:pBdr>
        <w:top w:val="single" w:sz="4" w:space="8" w:color="CBC4BC"/>
        <w:left w:val="single" w:sz="4" w:space="12" w:color="CBC4BC"/>
        <w:bottom w:val="single" w:sz="4" w:space="8" w:color="CBC4BC"/>
        <w:right w:val="single" w:sz="4" w:space="12" w:color="CBC4BC"/>
      </w:pBdr>
      <w:shd w:val="clear" w:color="auto" w:fill="CBC4BC"/>
      <w:spacing w:line="250" w:lineRule="atLeast"/>
      <w:ind w:left="567" w:right="227" w:hanging="340"/>
    </w:pPr>
    <w:rPr>
      <w:rFonts w:ascii="Arial" w:eastAsia="Times New Roman" w:hAnsi="Arial"/>
      <w:color w:val="000000" w:themeColor="text1"/>
      <w:sz w:val="20"/>
      <w:szCs w:val="22"/>
      <w:lang w:val="en-US" w:eastAsia="en-US"/>
    </w:rPr>
  </w:style>
  <w:style w:type="character" w:customStyle="1" w:styleId="UnresolvedMention1">
    <w:name w:val="Unresolved Mention1"/>
    <w:basedOn w:val="DefaultParagraphFont"/>
    <w:uiPriority w:val="99"/>
    <w:rsid w:val="002D59E3"/>
    <w:rPr>
      <w:color w:val="605E5C"/>
      <w:shd w:val="clear" w:color="auto" w:fill="E1DFDD"/>
    </w:rPr>
  </w:style>
  <w:style w:type="character" w:customStyle="1" w:styleId="normaltextrun">
    <w:name w:val="normaltextrun"/>
    <w:basedOn w:val="DefaultParagraphFont"/>
    <w:rsid w:val="00FA7BD4"/>
  </w:style>
  <w:style w:type="character" w:customStyle="1" w:styleId="eop">
    <w:name w:val="eop"/>
    <w:basedOn w:val="DefaultParagraphFont"/>
    <w:rsid w:val="00FA7BD4"/>
  </w:style>
  <w:style w:type="paragraph" w:customStyle="1" w:styleId="paragraph">
    <w:name w:val="paragraph"/>
    <w:basedOn w:val="Normal"/>
    <w:rsid w:val="0059003D"/>
    <w:pPr>
      <w:spacing w:before="100" w:beforeAutospacing="1" w:after="100" w:afterAutospacing="1"/>
    </w:pPr>
    <w:rPr>
      <w:rFonts w:eastAsia="Times New Roman"/>
      <w:lang w:val="en-US" w:eastAsia="en-US"/>
    </w:rPr>
  </w:style>
  <w:style w:type="character" w:customStyle="1" w:styleId="spellingerror">
    <w:name w:val="spellingerror"/>
    <w:basedOn w:val="DefaultParagraphFont"/>
    <w:rsid w:val="0059003D"/>
  </w:style>
  <w:style w:type="character" w:customStyle="1" w:styleId="UnresolvedMention2">
    <w:name w:val="Unresolved Mention2"/>
    <w:basedOn w:val="DefaultParagraphFont"/>
    <w:uiPriority w:val="99"/>
    <w:rsid w:val="006A1F54"/>
    <w:rPr>
      <w:color w:val="605E5C"/>
      <w:shd w:val="clear" w:color="auto" w:fill="E1DFDD"/>
    </w:rPr>
  </w:style>
  <w:style w:type="character" w:customStyle="1" w:styleId="Heading5Char">
    <w:name w:val="Heading 5 Char"/>
    <w:basedOn w:val="DefaultParagraphFont"/>
    <w:link w:val="Heading5"/>
    <w:uiPriority w:val="9"/>
    <w:rsid w:val="00F127B2"/>
    <w:rPr>
      <w:rFonts w:asciiTheme="majorHAnsi" w:eastAsiaTheme="majorEastAsia" w:hAnsiTheme="majorHAnsi" w:cstheme="majorBidi"/>
      <w:color w:val="2E74B5" w:themeColor="accent1" w:themeShade="B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3909">
      <w:bodyDiv w:val="1"/>
      <w:marLeft w:val="0"/>
      <w:marRight w:val="0"/>
      <w:marTop w:val="0"/>
      <w:marBottom w:val="0"/>
      <w:divBdr>
        <w:top w:val="none" w:sz="0" w:space="0" w:color="auto"/>
        <w:left w:val="none" w:sz="0" w:space="0" w:color="auto"/>
        <w:bottom w:val="none" w:sz="0" w:space="0" w:color="auto"/>
        <w:right w:val="none" w:sz="0" w:space="0" w:color="auto"/>
      </w:divBdr>
    </w:div>
    <w:div w:id="156656087">
      <w:bodyDiv w:val="1"/>
      <w:marLeft w:val="0"/>
      <w:marRight w:val="0"/>
      <w:marTop w:val="0"/>
      <w:marBottom w:val="0"/>
      <w:divBdr>
        <w:top w:val="none" w:sz="0" w:space="0" w:color="auto"/>
        <w:left w:val="none" w:sz="0" w:space="0" w:color="auto"/>
        <w:bottom w:val="none" w:sz="0" w:space="0" w:color="auto"/>
        <w:right w:val="none" w:sz="0" w:space="0" w:color="auto"/>
      </w:divBdr>
    </w:div>
    <w:div w:id="280771868">
      <w:bodyDiv w:val="1"/>
      <w:marLeft w:val="0"/>
      <w:marRight w:val="0"/>
      <w:marTop w:val="0"/>
      <w:marBottom w:val="0"/>
      <w:divBdr>
        <w:top w:val="none" w:sz="0" w:space="0" w:color="auto"/>
        <w:left w:val="none" w:sz="0" w:space="0" w:color="auto"/>
        <w:bottom w:val="none" w:sz="0" w:space="0" w:color="auto"/>
        <w:right w:val="none" w:sz="0" w:space="0" w:color="auto"/>
      </w:divBdr>
    </w:div>
    <w:div w:id="292179149">
      <w:bodyDiv w:val="1"/>
      <w:marLeft w:val="0"/>
      <w:marRight w:val="0"/>
      <w:marTop w:val="0"/>
      <w:marBottom w:val="0"/>
      <w:divBdr>
        <w:top w:val="none" w:sz="0" w:space="0" w:color="auto"/>
        <w:left w:val="none" w:sz="0" w:space="0" w:color="auto"/>
        <w:bottom w:val="none" w:sz="0" w:space="0" w:color="auto"/>
        <w:right w:val="none" w:sz="0" w:space="0" w:color="auto"/>
      </w:divBdr>
    </w:div>
    <w:div w:id="302274819">
      <w:bodyDiv w:val="1"/>
      <w:marLeft w:val="0"/>
      <w:marRight w:val="0"/>
      <w:marTop w:val="0"/>
      <w:marBottom w:val="0"/>
      <w:divBdr>
        <w:top w:val="none" w:sz="0" w:space="0" w:color="auto"/>
        <w:left w:val="none" w:sz="0" w:space="0" w:color="auto"/>
        <w:bottom w:val="none" w:sz="0" w:space="0" w:color="auto"/>
        <w:right w:val="none" w:sz="0" w:space="0" w:color="auto"/>
      </w:divBdr>
    </w:div>
    <w:div w:id="397673882">
      <w:bodyDiv w:val="1"/>
      <w:marLeft w:val="0"/>
      <w:marRight w:val="0"/>
      <w:marTop w:val="0"/>
      <w:marBottom w:val="0"/>
      <w:divBdr>
        <w:top w:val="none" w:sz="0" w:space="0" w:color="auto"/>
        <w:left w:val="none" w:sz="0" w:space="0" w:color="auto"/>
        <w:bottom w:val="none" w:sz="0" w:space="0" w:color="auto"/>
        <w:right w:val="none" w:sz="0" w:space="0" w:color="auto"/>
      </w:divBdr>
    </w:div>
    <w:div w:id="425461372">
      <w:bodyDiv w:val="1"/>
      <w:marLeft w:val="0"/>
      <w:marRight w:val="0"/>
      <w:marTop w:val="0"/>
      <w:marBottom w:val="0"/>
      <w:divBdr>
        <w:top w:val="none" w:sz="0" w:space="0" w:color="auto"/>
        <w:left w:val="none" w:sz="0" w:space="0" w:color="auto"/>
        <w:bottom w:val="none" w:sz="0" w:space="0" w:color="auto"/>
        <w:right w:val="none" w:sz="0" w:space="0" w:color="auto"/>
      </w:divBdr>
    </w:div>
    <w:div w:id="449326533">
      <w:bodyDiv w:val="1"/>
      <w:marLeft w:val="0"/>
      <w:marRight w:val="0"/>
      <w:marTop w:val="0"/>
      <w:marBottom w:val="0"/>
      <w:divBdr>
        <w:top w:val="none" w:sz="0" w:space="0" w:color="auto"/>
        <w:left w:val="none" w:sz="0" w:space="0" w:color="auto"/>
        <w:bottom w:val="none" w:sz="0" w:space="0" w:color="auto"/>
        <w:right w:val="none" w:sz="0" w:space="0" w:color="auto"/>
      </w:divBdr>
    </w:div>
    <w:div w:id="583101823">
      <w:bodyDiv w:val="1"/>
      <w:marLeft w:val="0"/>
      <w:marRight w:val="0"/>
      <w:marTop w:val="0"/>
      <w:marBottom w:val="0"/>
      <w:divBdr>
        <w:top w:val="none" w:sz="0" w:space="0" w:color="auto"/>
        <w:left w:val="none" w:sz="0" w:space="0" w:color="auto"/>
        <w:bottom w:val="none" w:sz="0" w:space="0" w:color="auto"/>
        <w:right w:val="none" w:sz="0" w:space="0" w:color="auto"/>
      </w:divBdr>
    </w:div>
    <w:div w:id="698508258">
      <w:bodyDiv w:val="1"/>
      <w:marLeft w:val="0"/>
      <w:marRight w:val="0"/>
      <w:marTop w:val="0"/>
      <w:marBottom w:val="0"/>
      <w:divBdr>
        <w:top w:val="none" w:sz="0" w:space="0" w:color="auto"/>
        <w:left w:val="none" w:sz="0" w:space="0" w:color="auto"/>
        <w:bottom w:val="none" w:sz="0" w:space="0" w:color="auto"/>
        <w:right w:val="none" w:sz="0" w:space="0" w:color="auto"/>
      </w:divBdr>
    </w:div>
    <w:div w:id="729112923">
      <w:bodyDiv w:val="1"/>
      <w:marLeft w:val="0"/>
      <w:marRight w:val="0"/>
      <w:marTop w:val="0"/>
      <w:marBottom w:val="0"/>
      <w:divBdr>
        <w:top w:val="none" w:sz="0" w:space="0" w:color="auto"/>
        <w:left w:val="none" w:sz="0" w:space="0" w:color="auto"/>
        <w:bottom w:val="none" w:sz="0" w:space="0" w:color="auto"/>
        <w:right w:val="none" w:sz="0" w:space="0" w:color="auto"/>
      </w:divBdr>
    </w:div>
    <w:div w:id="748770876">
      <w:bodyDiv w:val="1"/>
      <w:marLeft w:val="0"/>
      <w:marRight w:val="0"/>
      <w:marTop w:val="0"/>
      <w:marBottom w:val="0"/>
      <w:divBdr>
        <w:top w:val="none" w:sz="0" w:space="0" w:color="auto"/>
        <w:left w:val="none" w:sz="0" w:space="0" w:color="auto"/>
        <w:bottom w:val="none" w:sz="0" w:space="0" w:color="auto"/>
        <w:right w:val="none" w:sz="0" w:space="0" w:color="auto"/>
      </w:divBdr>
    </w:div>
    <w:div w:id="765270520">
      <w:bodyDiv w:val="1"/>
      <w:marLeft w:val="0"/>
      <w:marRight w:val="0"/>
      <w:marTop w:val="0"/>
      <w:marBottom w:val="0"/>
      <w:divBdr>
        <w:top w:val="none" w:sz="0" w:space="0" w:color="auto"/>
        <w:left w:val="none" w:sz="0" w:space="0" w:color="auto"/>
        <w:bottom w:val="none" w:sz="0" w:space="0" w:color="auto"/>
        <w:right w:val="none" w:sz="0" w:space="0" w:color="auto"/>
      </w:divBdr>
    </w:div>
    <w:div w:id="802700240">
      <w:bodyDiv w:val="1"/>
      <w:marLeft w:val="0"/>
      <w:marRight w:val="0"/>
      <w:marTop w:val="0"/>
      <w:marBottom w:val="0"/>
      <w:divBdr>
        <w:top w:val="none" w:sz="0" w:space="0" w:color="auto"/>
        <w:left w:val="none" w:sz="0" w:space="0" w:color="auto"/>
        <w:bottom w:val="none" w:sz="0" w:space="0" w:color="auto"/>
        <w:right w:val="none" w:sz="0" w:space="0" w:color="auto"/>
      </w:divBdr>
    </w:div>
    <w:div w:id="875235967">
      <w:bodyDiv w:val="1"/>
      <w:marLeft w:val="0"/>
      <w:marRight w:val="0"/>
      <w:marTop w:val="0"/>
      <w:marBottom w:val="0"/>
      <w:divBdr>
        <w:top w:val="none" w:sz="0" w:space="0" w:color="auto"/>
        <w:left w:val="none" w:sz="0" w:space="0" w:color="auto"/>
        <w:bottom w:val="none" w:sz="0" w:space="0" w:color="auto"/>
        <w:right w:val="none" w:sz="0" w:space="0" w:color="auto"/>
      </w:divBdr>
    </w:div>
    <w:div w:id="887035219">
      <w:bodyDiv w:val="1"/>
      <w:marLeft w:val="0"/>
      <w:marRight w:val="0"/>
      <w:marTop w:val="0"/>
      <w:marBottom w:val="0"/>
      <w:divBdr>
        <w:top w:val="none" w:sz="0" w:space="0" w:color="auto"/>
        <w:left w:val="none" w:sz="0" w:space="0" w:color="auto"/>
        <w:bottom w:val="none" w:sz="0" w:space="0" w:color="auto"/>
        <w:right w:val="none" w:sz="0" w:space="0" w:color="auto"/>
      </w:divBdr>
    </w:div>
    <w:div w:id="907110683">
      <w:bodyDiv w:val="1"/>
      <w:marLeft w:val="0"/>
      <w:marRight w:val="0"/>
      <w:marTop w:val="0"/>
      <w:marBottom w:val="0"/>
      <w:divBdr>
        <w:top w:val="none" w:sz="0" w:space="0" w:color="auto"/>
        <w:left w:val="none" w:sz="0" w:space="0" w:color="auto"/>
        <w:bottom w:val="none" w:sz="0" w:space="0" w:color="auto"/>
        <w:right w:val="none" w:sz="0" w:space="0" w:color="auto"/>
      </w:divBdr>
    </w:div>
    <w:div w:id="988048125">
      <w:bodyDiv w:val="1"/>
      <w:marLeft w:val="0"/>
      <w:marRight w:val="0"/>
      <w:marTop w:val="0"/>
      <w:marBottom w:val="0"/>
      <w:divBdr>
        <w:top w:val="none" w:sz="0" w:space="0" w:color="auto"/>
        <w:left w:val="none" w:sz="0" w:space="0" w:color="auto"/>
        <w:bottom w:val="none" w:sz="0" w:space="0" w:color="auto"/>
        <w:right w:val="none" w:sz="0" w:space="0" w:color="auto"/>
      </w:divBdr>
      <w:divsChild>
        <w:div w:id="1469128941">
          <w:marLeft w:val="0"/>
          <w:marRight w:val="0"/>
          <w:marTop w:val="0"/>
          <w:marBottom w:val="0"/>
          <w:divBdr>
            <w:top w:val="none" w:sz="0" w:space="0" w:color="auto"/>
            <w:left w:val="none" w:sz="0" w:space="0" w:color="auto"/>
            <w:bottom w:val="none" w:sz="0" w:space="0" w:color="auto"/>
            <w:right w:val="none" w:sz="0" w:space="0" w:color="auto"/>
          </w:divBdr>
        </w:div>
      </w:divsChild>
    </w:div>
    <w:div w:id="1007438902">
      <w:bodyDiv w:val="1"/>
      <w:marLeft w:val="0"/>
      <w:marRight w:val="0"/>
      <w:marTop w:val="0"/>
      <w:marBottom w:val="0"/>
      <w:divBdr>
        <w:top w:val="none" w:sz="0" w:space="0" w:color="auto"/>
        <w:left w:val="none" w:sz="0" w:space="0" w:color="auto"/>
        <w:bottom w:val="none" w:sz="0" w:space="0" w:color="auto"/>
        <w:right w:val="none" w:sz="0" w:space="0" w:color="auto"/>
      </w:divBdr>
    </w:div>
    <w:div w:id="1016420898">
      <w:bodyDiv w:val="1"/>
      <w:marLeft w:val="0"/>
      <w:marRight w:val="0"/>
      <w:marTop w:val="0"/>
      <w:marBottom w:val="0"/>
      <w:divBdr>
        <w:top w:val="none" w:sz="0" w:space="0" w:color="auto"/>
        <w:left w:val="none" w:sz="0" w:space="0" w:color="auto"/>
        <w:bottom w:val="none" w:sz="0" w:space="0" w:color="auto"/>
        <w:right w:val="none" w:sz="0" w:space="0" w:color="auto"/>
      </w:divBdr>
      <w:divsChild>
        <w:div w:id="398089537">
          <w:marLeft w:val="0"/>
          <w:marRight w:val="0"/>
          <w:marTop w:val="0"/>
          <w:marBottom w:val="0"/>
          <w:divBdr>
            <w:top w:val="none" w:sz="0" w:space="0" w:color="auto"/>
            <w:left w:val="none" w:sz="0" w:space="0" w:color="auto"/>
            <w:bottom w:val="none" w:sz="0" w:space="0" w:color="auto"/>
            <w:right w:val="none" w:sz="0" w:space="0" w:color="auto"/>
          </w:divBdr>
          <w:divsChild>
            <w:div w:id="716852820">
              <w:marLeft w:val="0"/>
              <w:marRight w:val="0"/>
              <w:marTop w:val="0"/>
              <w:marBottom w:val="0"/>
              <w:divBdr>
                <w:top w:val="none" w:sz="0" w:space="0" w:color="auto"/>
                <w:left w:val="none" w:sz="0" w:space="0" w:color="auto"/>
                <w:bottom w:val="none" w:sz="0" w:space="0" w:color="auto"/>
                <w:right w:val="none" w:sz="0" w:space="0" w:color="auto"/>
              </w:divBdr>
              <w:divsChild>
                <w:div w:id="10598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56080">
      <w:bodyDiv w:val="1"/>
      <w:marLeft w:val="0"/>
      <w:marRight w:val="0"/>
      <w:marTop w:val="0"/>
      <w:marBottom w:val="0"/>
      <w:divBdr>
        <w:top w:val="none" w:sz="0" w:space="0" w:color="auto"/>
        <w:left w:val="none" w:sz="0" w:space="0" w:color="auto"/>
        <w:bottom w:val="none" w:sz="0" w:space="0" w:color="auto"/>
        <w:right w:val="none" w:sz="0" w:space="0" w:color="auto"/>
      </w:divBdr>
    </w:div>
    <w:div w:id="1056929642">
      <w:bodyDiv w:val="1"/>
      <w:marLeft w:val="0"/>
      <w:marRight w:val="0"/>
      <w:marTop w:val="0"/>
      <w:marBottom w:val="0"/>
      <w:divBdr>
        <w:top w:val="none" w:sz="0" w:space="0" w:color="auto"/>
        <w:left w:val="none" w:sz="0" w:space="0" w:color="auto"/>
        <w:bottom w:val="none" w:sz="0" w:space="0" w:color="auto"/>
        <w:right w:val="none" w:sz="0" w:space="0" w:color="auto"/>
      </w:divBdr>
    </w:div>
    <w:div w:id="1122653493">
      <w:bodyDiv w:val="1"/>
      <w:marLeft w:val="0"/>
      <w:marRight w:val="0"/>
      <w:marTop w:val="0"/>
      <w:marBottom w:val="0"/>
      <w:divBdr>
        <w:top w:val="none" w:sz="0" w:space="0" w:color="auto"/>
        <w:left w:val="none" w:sz="0" w:space="0" w:color="auto"/>
        <w:bottom w:val="none" w:sz="0" w:space="0" w:color="auto"/>
        <w:right w:val="none" w:sz="0" w:space="0" w:color="auto"/>
      </w:divBdr>
    </w:div>
    <w:div w:id="1143307327">
      <w:bodyDiv w:val="1"/>
      <w:marLeft w:val="0"/>
      <w:marRight w:val="0"/>
      <w:marTop w:val="0"/>
      <w:marBottom w:val="0"/>
      <w:divBdr>
        <w:top w:val="none" w:sz="0" w:space="0" w:color="auto"/>
        <w:left w:val="none" w:sz="0" w:space="0" w:color="auto"/>
        <w:bottom w:val="none" w:sz="0" w:space="0" w:color="auto"/>
        <w:right w:val="none" w:sz="0" w:space="0" w:color="auto"/>
      </w:divBdr>
    </w:div>
    <w:div w:id="1178426301">
      <w:bodyDiv w:val="1"/>
      <w:marLeft w:val="0"/>
      <w:marRight w:val="0"/>
      <w:marTop w:val="0"/>
      <w:marBottom w:val="0"/>
      <w:divBdr>
        <w:top w:val="none" w:sz="0" w:space="0" w:color="auto"/>
        <w:left w:val="none" w:sz="0" w:space="0" w:color="auto"/>
        <w:bottom w:val="none" w:sz="0" w:space="0" w:color="auto"/>
        <w:right w:val="none" w:sz="0" w:space="0" w:color="auto"/>
      </w:divBdr>
    </w:div>
    <w:div w:id="1183015839">
      <w:bodyDiv w:val="1"/>
      <w:marLeft w:val="0"/>
      <w:marRight w:val="0"/>
      <w:marTop w:val="0"/>
      <w:marBottom w:val="0"/>
      <w:divBdr>
        <w:top w:val="none" w:sz="0" w:space="0" w:color="auto"/>
        <w:left w:val="none" w:sz="0" w:space="0" w:color="auto"/>
        <w:bottom w:val="none" w:sz="0" w:space="0" w:color="auto"/>
        <w:right w:val="none" w:sz="0" w:space="0" w:color="auto"/>
      </w:divBdr>
    </w:div>
    <w:div w:id="1191187045">
      <w:bodyDiv w:val="1"/>
      <w:marLeft w:val="0"/>
      <w:marRight w:val="0"/>
      <w:marTop w:val="0"/>
      <w:marBottom w:val="0"/>
      <w:divBdr>
        <w:top w:val="none" w:sz="0" w:space="0" w:color="auto"/>
        <w:left w:val="none" w:sz="0" w:space="0" w:color="auto"/>
        <w:bottom w:val="none" w:sz="0" w:space="0" w:color="auto"/>
        <w:right w:val="none" w:sz="0" w:space="0" w:color="auto"/>
      </w:divBdr>
    </w:div>
    <w:div w:id="1257791866">
      <w:bodyDiv w:val="1"/>
      <w:marLeft w:val="0"/>
      <w:marRight w:val="0"/>
      <w:marTop w:val="0"/>
      <w:marBottom w:val="0"/>
      <w:divBdr>
        <w:top w:val="none" w:sz="0" w:space="0" w:color="auto"/>
        <w:left w:val="none" w:sz="0" w:space="0" w:color="auto"/>
        <w:bottom w:val="none" w:sz="0" w:space="0" w:color="auto"/>
        <w:right w:val="none" w:sz="0" w:space="0" w:color="auto"/>
      </w:divBdr>
    </w:div>
    <w:div w:id="1312059246">
      <w:bodyDiv w:val="1"/>
      <w:marLeft w:val="0"/>
      <w:marRight w:val="0"/>
      <w:marTop w:val="0"/>
      <w:marBottom w:val="0"/>
      <w:divBdr>
        <w:top w:val="none" w:sz="0" w:space="0" w:color="auto"/>
        <w:left w:val="none" w:sz="0" w:space="0" w:color="auto"/>
        <w:bottom w:val="none" w:sz="0" w:space="0" w:color="auto"/>
        <w:right w:val="none" w:sz="0" w:space="0" w:color="auto"/>
      </w:divBdr>
    </w:div>
    <w:div w:id="1322468943">
      <w:bodyDiv w:val="1"/>
      <w:marLeft w:val="0"/>
      <w:marRight w:val="0"/>
      <w:marTop w:val="0"/>
      <w:marBottom w:val="0"/>
      <w:divBdr>
        <w:top w:val="none" w:sz="0" w:space="0" w:color="auto"/>
        <w:left w:val="none" w:sz="0" w:space="0" w:color="auto"/>
        <w:bottom w:val="none" w:sz="0" w:space="0" w:color="auto"/>
        <w:right w:val="none" w:sz="0" w:space="0" w:color="auto"/>
      </w:divBdr>
    </w:div>
    <w:div w:id="1324746047">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481801715">
      <w:bodyDiv w:val="1"/>
      <w:marLeft w:val="0"/>
      <w:marRight w:val="0"/>
      <w:marTop w:val="0"/>
      <w:marBottom w:val="0"/>
      <w:divBdr>
        <w:top w:val="none" w:sz="0" w:space="0" w:color="auto"/>
        <w:left w:val="none" w:sz="0" w:space="0" w:color="auto"/>
        <w:bottom w:val="none" w:sz="0" w:space="0" w:color="auto"/>
        <w:right w:val="none" w:sz="0" w:space="0" w:color="auto"/>
      </w:divBdr>
    </w:div>
    <w:div w:id="1502433774">
      <w:bodyDiv w:val="1"/>
      <w:marLeft w:val="0"/>
      <w:marRight w:val="0"/>
      <w:marTop w:val="0"/>
      <w:marBottom w:val="0"/>
      <w:divBdr>
        <w:top w:val="none" w:sz="0" w:space="0" w:color="auto"/>
        <w:left w:val="none" w:sz="0" w:space="0" w:color="auto"/>
        <w:bottom w:val="none" w:sz="0" w:space="0" w:color="auto"/>
        <w:right w:val="none" w:sz="0" w:space="0" w:color="auto"/>
      </w:divBdr>
    </w:div>
    <w:div w:id="1520196934">
      <w:bodyDiv w:val="1"/>
      <w:marLeft w:val="0"/>
      <w:marRight w:val="0"/>
      <w:marTop w:val="0"/>
      <w:marBottom w:val="0"/>
      <w:divBdr>
        <w:top w:val="none" w:sz="0" w:space="0" w:color="auto"/>
        <w:left w:val="none" w:sz="0" w:space="0" w:color="auto"/>
        <w:bottom w:val="none" w:sz="0" w:space="0" w:color="auto"/>
        <w:right w:val="none" w:sz="0" w:space="0" w:color="auto"/>
      </w:divBdr>
      <w:divsChild>
        <w:div w:id="572853104">
          <w:marLeft w:val="0"/>
          <w:marRight w:val="0"/>
          <w:marTop w:val="0"/>
          <w:marBottom w:val="0"/>
          <w:divBdr>
            <w:top w:val="none" w:sz="0" w:space="0" w:color="auto"/>
            <w:left w:val="none" w:sz="0" w:space="0" w:color="auto"/>
            <w:bottom w:val="none" w:sz="0" w:space="0" w:color="auto"/>
            <w:right w:val="none" w:sz="0" w:space="0" w:color="auto"/>
          </w:divBdr>
          <w:divsChild>
            <w:div w:id="987051736">
              <w:marLeft w:val="0"/>
              <w:marRight w:val="0"/>
              <w:marTop w:val="0"/>
              <w:marBottom w:val="0"/>
              <w:divBdr>
                <w:top w:val="none" w:sz="0" w:space="0" w:color="auto"/>
                <w:left w:val="none" w:sz="0" w:space="0" w:color="auto"/>
                <w:bottom w:val="none" w:sz="0" w:space="0" w:color="auto"/>
                <w:right w:val="none" w:sz="0" w:space="0" w:color="auto"/>
              </w:divBdr>
              <w:divsChild>
                <w:div w:id="1895660631">
                  <w:marLeft w:val="0"/>
                  <w:marRight w:val="0"/>
                  <w:marTop w:val="0"/>
                  <w:marBottom w:val="0"/>
                  <w:divBdr>
                    <w:top w:val="none" w:sz="0" w:space="0" w:color="auto"/>
                    <w:left w:val="none" w:sz="0" w:space="0" w:color="auto"/>
                    <w:bottom w:val="none" w:sz="0" w:space="0" w:color="auto"/>
                    <w:right w:val="none" w:sz="0" w:space="0" w:color="auto"/>
                  </w:divBdr>
                  <w:divsChild>
                    <w:div w:id="12670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00143">
      <w:bodyDiv w:val="1"/>
      <w:marLeft w:val="0"/>
      <w:marRight w:val="0"/>
      <w:marTop w:val="0"/>
      <w:marBottom w:val="0"/>
      <w:divBdr>
        <w:top w:val="none" w:sz="0" w:space="0" w:color="auto"/>
        <w:left w:val="none" w:sz="0" w:space="0" w:color="auto"/>
        <w:bottom w:val="none" w:sz="0" w:space="0" w:color="auto"/>
        <w:right w:val="none" w:sz="0" w:space="0" w:color="auto"/>
      </w:divBdr>
    </w:div>
    <w:div w:id="1567953109">
      <w:bodyDiv w:val="1"/>
      <w:marLeft w:val="0"/>
      <w:marRight w:val="0"/>
      <w:marTop w:val="0"/>
      <w:marBottom w:val="0"/>
      <w:divBdr>
        <w:top w:val="none" w:sz="0" w:space="0" w:color="auto"/>
        <w:left w:val="none" w:sz="0" w:space="0" w:color="auto"/>
        <w:bottom w:val="none" w:sz="0" w:space="0" w:color="auto"/>
        <w:right w:val="none" w:sz="0" w:space="0" w:color="auto"/>
      </w:divBdr>
    </w:div>
    <w:div w:id="1585529523">
      <w:bodyDiv w:val="1"/>
      <w:marLeft w:val="0"/>
      <w:marRight w:val="0"/>
      <w:marTop w:val="0"/>
      <w:marBottom w:val="0"/>
      <w:divBdr>
        <w:top w:val="none" w:sz="0" w:space="0" w:color="auto"/>
        <w:left w:val="none" w:sz="0" w:space="0" w:color="auto"/>
        <w:bottom w:val="none" w:sz="0" w:space="0" w:color="auto"/>
        <w:right w:val="none" w:sz="0" w:space="0" w:color="auto"/>
      </w:divBdr>
    </w:div>
    <w:div w:id="1620186912">
      <w:bodyDiv w:val="1"/>
      <w:marLeft w:val="0"/>
      <w:marRight w:val="0"/>
      <w:marTop w:val="0"/>
      <w:marBottom w:val="0"/>
      <w:divBdr>
        <w:top w:val="none" w:sz="0" w:space="0" w:color="auto"/>
        <w:left w:val="none" w:sz="0" w:space="0" w:color="auto"/>
        <w:bottom w:val="none" w:sz="0" w:space="0" w:color="auto"/>
        <w:right w:val="none" w:sz="0" w:space="0" w:color="auto"/>
      </w:divBdr>
    </w:div>
    <w:div w:id="1644846911">
      <w:bodyDiv w:val="1"/>
      <w:marLeft w:val="0"/>
      <w:marRight w:val="0"/>
      <w:marTop w:val="0"/>
      <w:marBottom w:val="0"/>
      <w:divBdr>
        <w:top w:val="none" w:sz="0" w:space="0" w:color="auto"/>
        <w:left w:val="none" w:sz="0" w:space="0" w:color="auto"/>
        <w:bottom w:val="none" w:sz="0" w:space="0" w:color="auto"/>
        <w:right w:val="none" w:sz="0" w:space="0" w:color="auto"/>
      </w:divBdr>
    </w:div>
    <w:div w:id="1654681747">
      <w:bodyDiv w:val="1"/>
      <w:marLeft w:val="0"/>
      <w:marRight w:val="0"/>
      <w:marTop w:val="0"/>
      <w:marBottom w:val="0"/>
      <w:divBdr>
        <w:top w:val="none" w:sz="0" w:space="0" w:color="auto"/>
        <w:left w:val="none" w:sz="0" w:space="0" w:color="auto"/>
        <w:bottom w:val="none" w:sz="0" w:space="0" w:color="auto"/>
        <w:right w:val="none" w:sz="0" w:space="0" w:color="auto"/>
      </w:divBdr>
    </w:div>
    <w:div w:id="1692533717">
      <w:bodyDiv w:val="1"/>
      <w:marLeft w:val="0"/>
      <w:marRight w:val="0"/>
      <w:marTop w:val="0"/>
      <w:marBottom w:val="0"/>
      <w:divBdr>
        <w:top w:val="none" w:sz="0" w:space="0" w:color="auto"/>
        <w:left w:val="none" w:sz="0" w:space="0" w:color="auto"/>
        <w:bottom w:val="none" w:sz="0" w:space="0" w:color="auto"/>
        <w:right w:val="none" w:sz="0" w:space="0" w:color="auto"/>
      </w:divBdr>
    </w:div>
    <w:div w:id="1701129178">
      <w:bodyDiv w:val="1"/>
      <w:marLeft w:val="0"/>
      <w:marRight w:val="0"/>
      <w:marTop w:val="0"/>
      <w:marBottom w:val="0"/>
      <w:divBdr>
        <w:top w:val="none" w:sz="0" w:space="0" w:color="auto"/>
        <w:left w:val="none" w:sz="0" w:space="0" w:color="auto"/>
        <w:bottom w:val="none" w:sz="0" w:space="0" w:color="auto"/>
        <w:right w:val="none" w:sz="0" w:space="0" w:color="auto"/>
      </w:divBdr>
      <w:divsChild>
        <w:div w:id="359863904">
          <w:marLeft w:val="0"/>
          <w:marRight w:val="0"/>
          <w:marTop w:val="0"/>
          <w:marBottom w:val="0"/>
          <w:divBdr>
            <w:top w:val="none" w:sz="0" w:space="0" w:color="auto"/>
            <w:left w:val="none" w:sz="0" w:space="0" w:color="auto"/>
            <w:bottom w:val="none" w:sz="0" w:space="0" w:color="auto"/>
            <w:right w:val="none" w:sz="0" w:space="0" w:color="auto"/>
          </w:divBdr>
          <w:divsChild>
            <w:div w:id="1120757384">
              <w:marLeft w:val="0"/>
              <w:marRight w:val="0"/>
              <w:marTop w:val="0"/>
              <w:marBottom w:val="0"/>
              <w:divBdr>
                <w:top w:val="none" w:sz="0" w:space="0" w:color="auto"/>
                <w:left w:val="none" w:sz="0" w:space="0" w:color="auto"/>
                <w:bottom w:val="none" w:sz="0" w:space="0" w:color="auto"/>
                <w:right w:val="none" w:sz="0" w:space="0" w:color="auto"/>
              </w:divBdr>
              <w:divsChild>
                <w:div w:id="1512987776">
                  <w:marLeft w:val="0"/>
                  <w:marRight w:val="0"/>
                  <w:marTop w:val="0"/>
                  <w:marBottom w:val="0"/>
                  <w:divBdr>
                    <w:top w:val="none" w:sz="0" w:space="0" w:color="auto"/>
                    <w:left w:val="none" w:sz="0" w:space="0" w:color="auto"/>
                    <w:bottom w:val="none" w:sz="0" w:space="0" w:color="auto"/>
                    <w:right w:val="none" w:sz="0" w:space="0" w:color="auto"/>
                  </w:divBdr>
                  <w:divsChild>
                    <w:div w:id="3074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5415">
      <w:bodyDiv w:val="1"/>
      <w:marLeft w:val="0"/>
      <w:marRight w:val="0"/>
      <w:marTop w:val="0"/>
      <w:marBottom w:val="0"/>
      <w:divBdr>
        <w:top w:val="none" w:sz="0" w:space="0" w:color="auto"/>
        <w:left w:val="none" w:sz="0" w:space="0" w:color="auto"/>
        <w:bottom w:val="none" w:sz="0" w:space="0" w:color="auto"/>
        <w:right w:val="none" w:sz="0" w:space="0" w:color="auto"/>
      </w:divBdr>
    </w:div>
    <w:div w:id="1799176170">
      <w:bodyDiv w:val="1"/>
      <w:marLeft w:val="0"/>
      <w:marRight w:val="0"/>
      <w:marTop w:val="0"/>
      <w:marBottom w:val="0"/>
      <w:divBdr>
        <w:top w:val="none" w:sz="0" w:space="0" w:color="auto"/>
        <w:left w:val="none" w:sz="0" w:space="0" w:color="auto"/>
        <w:bottom w:val="none" w:sz="0" w:space="0" w:color="auto"/>
        <w:right w:val="none" w:sz="0" w:space="0" w:color="auto"/>
      </w:divBdr>
      <w:divsChild>
        <w:div w:id="2009405122">
          <w:marLeft w:val="0"/>
          <w:marRight w:val="0"/>
          <w:marTop w:val="0"/>
          <w:marBottom w:val="0"/>
          <w:divBdr>
            <w:top w:val="none" w:sz="0" w:space="0" w:color="auto"/>
            <w:left w:val="none" w:sz="0" w:space="0" w:color="auto"/>
            <w:bottom w:val="none" w:sz="0" w:space="0" w:color="auto"/>
            <w:right w:val="none" w:sz="0" w:space="0" w:color="auto"/>
          </w:divBdr>
        </w:div>
        <w:div w:id="610862987">
          <w:marLeft w:val="0"/>
          <w:marRight w:val="0"/>
          <w:marTop w:val="0"/>
          <w:marBottom w:val="0"/>
          <w:divBdr>
            <w:top w:val="none" w:sz="0" w:space="0" w:color="auto"/>
            <w:left w:val="none" w:sz="0" w:space="0" w:color="auto"/>
            <w:bottom w:val="none" w:sz="0" w:space="0" w:color="auto"/>
            <w:right w:val="none" w:sz="0" w:space="0" w:color="auto"/>
          </w:divBdr>
        </w:div>
      </w:divsChild>
    </w:div>
    <w:div w:id="1800488605">
      <w:bodyDiv w:val="1"/>
      <w:marLeft w:val="0"/>
      <w:marRight w:val="0"/>
      <w:marTop w:val="0"/>
      <w:marBottom w:val="0"/>
      <w:divBdr>
        <w:top w:val="none" w:sz="0" w:space="0" w:color="auto"/>
        <w:left w:val="none" w:sz="0" w:space="0" w:color="auto"/>
        <w:bottom w:val="none" w:sz="0" w:space="0" w:color="auto"/>
        <w:right w:val="none" w:sz="0" w:space="0" w:color="auto"/>
      </w:divBdr>
    </w:div>
    <w:div w:id="1919290683">
      <w:bodyDiv w:val="1"/>
      <w:marLeft w:val="0"/>
      <w:marRight w:val="0"/>
      <w:marTop w:val="0"/>
      <w:marBottom w:val="0"/>
      <w:divBdr>
        <w:top w:val="none" w:sz="0" w:space="0" w:color="auto"/>
        <w:left w:val="none" w:sz="0" w:space="0" w:color="auto"/>
        <w:bottom w:val="none" w:sz="0" w:space="0" w:color="auto"/>
        <w:right w:val="none" w:sz="0" w:space="0" w:color="auto"/>
      </w:divBdr>
    </w:div>
    <w:div w:id="1946501871">
      <w:bodyDiv w:val="1"/>
      <w:marLeft w:val="0"/>
      <w:marRight w:val="0"/>
      <w:marTop w:val="0"/>
      <w:marBottom w:val="0"/>
      <w:divBdr>
        <w:top w:val="none" w:sz="0" w:space="0" w:color="auto"/>
        <w:left w:val="none" w:sz="0" w:space="0" w:color="auto"/>
        <w:bottom w:val="none" w:sz="0" w:space="0" w:color="auto"/>
        <w:right w:val="none" w:sz="0" w:space="0" w:color="auto"/>
      </w:divBdr>
    </w:div>
    <w:div w:id="1970475293">
      <w:bodyDiv w:val="1"/>
      <w:marLeft w:val="0"/>
      <w:marRight w:val="0"/>
      <w:marTop w:val="0"/>
      <w:marBottom w:val="0"/>
      <w:divBdr>
        <w:top w:val="none" w:sz="0" w:space="0" w:color="auto"/>
        <w:left w:val="none" w:sz="0" w:space="0" w:color="auto"/>
        <w:bottom w:val="none" w:sz="0" w:space="0" w:color="auto"/>
        <w:right w:val="none" w:sz="0" w:space="0" w:color="auto"/>
      </w:divBdr>
    </w:div>
    <w:div w:id="1973096610">
      <w:bodyDiv w:val="1"/>
      <w:marLeft w:val="0"/>
      <w:marRight w:val="0"/>
      <w:marTop w:val="0"/>
      <w:marBottom w:val="0"/>
      <w:divBdr>
        <w:top w:val="none" w:sz="0" w:space="0" w:color="auto"/>
        <w:left w:val="none" w:sz="0" w:space="0" w:color="auto"/>
        <w:bottom w:val="none" w:sz="0" w:space="0" w:color="auto"/>
        <w:right w:val="none" w:sz="0" w:space="0" w:color="auto"/>
      </w:divBdr>
    </w:div>
    <w:div w:id="2009599489">
      <w:bodyDiv w:val="1"/>
      <w:marLeft w:val="0"/>
      <w:marRight w:val="0"/>
      <w:marTop w:val="0"/>
      <w:marBottom w:val="0"/>
      <w:divBdr>
        <w:top w:val="none" w:sz="0" w:space="0" w:color="auto"/>
        <w:left w:val="none" w:sz="0" w:space="0" w:color="auto"/>
        <w:bottom w:val="none" w:sz="0" w:space="0" w:color="auto"/>
        <w:right w:val="none" w:sz="0" w:space="0" w:color="auto"/>
      </w:divBdr>
    </w:div>
    <w:div w:id="2029134491">
      <w:bodyDiv w:val="1"/>
      <w:marLeft w:val="0"/>
      <w:marRight w:val="0"/>
      <w:marTop w:val="0"/>
      <w:marBottom w:val="0"/>
      <w:divBdr>
        <w:top w:val="none" w:sz="0" w:space="0" w:color="auto"/>
        <w:left w:val="none" w:sz="0" w:space="0" w:color="auto"/>
        <w:bottom w:val="none" w:sz="0" w:space="0" w:color="auto"/>
        <w:right w:val="none" w:sz="0" w:space="0" w:color="auto"/>
      </w:divBdr>
    </w:div>
    <w:div w:id="2067144555">
      <w:bodyDiv w:val="1"/>
      <w:marLeft w:val="0"/>
      <w:marRight w:val="0"/>
      <w:marTop w:val="0"/>
      <w:marBottom w:val="0"/>
      <w:divBdr>
        <w:top w:val="none" w:sz="0" w:space="0" w:color="auto"/>
        <w:left w:val="none" w:sz="0" w:space="0" w:color="auto"/>
        <w:bottom w:val="none" w:sz="0" w:space="0" w:color="auto"/>
        <w:right w:val="none" w:sz="0" w:space="0" w:color="auto"/>
      </w:divBdr>
    </w:div>
    <w:div w:id="2079984452">
      <w:bodyDiv w:val="1"/>
      <w:marLeft w:val="0"/>
      <w:marRight w:val="0"/>
      <w:marTop w:val="0"/>
      <w:marBottom w:val="0"/>
      <w:divBdr>
        <w:top w:val="none" w:sz="0" w:space="0" w:color="auto"/>
        <w:left w:val="none" w:sz="0" w:space="0" w:color="auto"/>
        <w:bottom w:val="none" w:sz="0" w:space="0" w:color="auto"/>
        <w:right w:val="none" w:sz="0" w:space="0" w:color="auto"/>
      </w:divBdr>
      <w:divsChild>
        <w:div w:id="410591494">
          <w:marLeft w:val="0"/>
          <w:marRight w:val="0"/>
          <w:marTop w:val="0"/>
          <w:marBottom w:val="0"/>
          <w:divBdr>
            <w:top w:val="none" w:sz="0" w:space="0" w:color="auto"/>
            <w:left w:val="none" w:sz="0" w:space="0" w:color="auto"/>
            <w:bottom w:val="none" w:sz="0" w:space="0" w:color="auto"/>
            <w:right w:val="none" w:sz="0" w:space="0" w:color="auto"/>
          </w:divBdr>
        </w:div>
        <w:div w:id="1666132311">
          <w:marLeft w:val="0"/>
          <w:marRight w:val="0"/>
          <w:marTop w:val="0"/>
          <w:marBottom w:val="0"/>
          <w:divBdr>
            <w:top w:val="none" w:sz="0" w:space="0" w:color="auto"/>
            <w:left w:val="none" w:sz="0" w:space="0" w:color="auto"/>
            <w:bottom w:val="none" w:sz="0" w:space="0" w:color="auto"/>
            <w:right w:val="none" w:sz="0" w:space="0" w:color="auto"/>
          </w:divBdr>
        </w:div>
        <w:div w:id="11809649">
          <w:marLeft w:val="0"/>
          <w:marRight w:val="0"/>
          <w:marTop w:val="0"/>
          <w:marBottom w:val="0"/>
          <w:divBdr>
            <w:top w:val="none" w:sz="0" w:space="0" w:color="auto"/>
            <w:left w:val="none" w:sz="0" w:space="0" w:color="auto"/>
            <w:bottom w:val="none" w:sz="0" w:space="0" w:color="auto"/>
            <w:right w:val="none" w:sz="0" w:space="0" w:color="auto"/>
          </w:divBdr>
        </w:div>
      </w:divsChild>
    </w:div>
    <w:div w:id="214199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nnchallenge.org/content/challenge" TargetMode="External"/><Relationship Id="rId18" Type="http://schemas.openxmlformats.org/officeDocument/2006/relationships/image" Target="media/image2.png"/><Relationship Id="rId26" Type="http://schemas.openxmlformats.org/officeDocument/2006/relationships/header" Target="header2.xml"/><Relationship Id="rId21" Type="http://schemas.openxmlformats.org/officeDocument/2006/relationships/chart" Target="charts/chart1.xml"/><Relationship Id="rId34" Type="http://schemas.openxmlformats.org/officeDocument/2006/relationships/image" Target="media/image11.jpeg"/><Relationship Id="rId42" Type="http://schemas.openxmlformats.org/officeDocument/2006/relationships/chart" Target="charts/chart2.xml"/><Relationship Id="rId7" Type="http://schemas.openxmlformats.org/officeDocument/2006/relationships/numbering" Target="numbering.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eader" Target="header3.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jpeg"/><Relationship Id="rId32" Type="http://schemas.openxmlformats.org/officeDocument/2006/relationships/image" Target="media/image9.jpeg"/><Relationship Id="rId40" Type="http://schemas.openxmlformats.org/officeDocument/2006/relationships/image" Target="media/image21.jpeg"/><Relationship Id="rId45"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8.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12.jpeg"/><Relationship Id="rId43" Type="http://schemas.openxmlformats.org/officeDocument/2006/relationships/image" Target="media/image13.jpe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1.png"/><Relationship Id="rId25" Type="http://schemas.openxmlformats.org/officeDocument/2006/relationships/header" Target="header1.xml"/><Relationship Id="rId33" Type="http://schemas.openxmlformats.org/officeDocument/2006/relationships/image" Target="media/image10.jpeg"/><Relationship Id="rId46"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infoflr.org/bonn-challenge-barometer" TargetMode="External"/><Relationship Id="rId7" Type="http://schemas.openxmlformats.org/officeDocument/2006/relationships/hyperlink" Target="https://infoflr.org/what-flr/increasing-ambition-and-action-ndcs-through-flr" TargetMode="External"/><Relationship Id="rId2" Type="http://schemas.openxmlformats.org/officeDocument/2006/relationships/hyperlink" Target="https://science.sciencemag.org/content/320/5882/1458" TargetMode="External"/><Relationship Id="rId1" Type="http://schemas.openxmlformats.org/officeDocument/2006/relationships/hyperlink" Target="https://www.cbd.int/reports/" TargetMode="External"/><Relationship Id="rId6" Type="http://schemas.openxmlformats.org/officeDocument/2006/relationships/hyperlink" Target="http://www.bonnchallenge.org/" TargetMode="External"/><Relationship Id="rId5" Type="http://schemas.openxmlformats.org/officeDocument/2006/relationships/hyperlink" Target="https://www.thegef.org/topics/forest-and-landscape-restoration" TargetMode="External"/><Relationship Id="rId4" Type="http://schemas.openxmlformats.org/officeDocument/2006/relationships/hyperlink" Target="https://doi.org/10.7910/DVN/B9OUOZ"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onewri-my.sharepoint.com/personal/katie_reytar_wri_org/Documents/Restoration/Monitoring/NYDF_ClimateFocus/FAO_Global_CollectEarth_PercentTreeCov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onewri-my.sharepoint.com/personal/katie_reytar_wri_org/Documents/Restoration/Monitoring/CollectEarthData/from_James/Districts_merged_attributes_carried_ove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Sheet1!$A$4</c:f>
              <c:strCache>
                <c:ptCount val="1"/>
                <c:pt idx="0">
                  <c:v>Africa</c:v>
                </c:pt>
              </c:strCache>
            </c:strRef>
          </c:tx>
          <c:spPr>
            <a:solidFill>
              <a:schemeClr val="accent1"/>
            </a:solidFill>
            <a:ln>
              <a:noFill/>
            </a:ln>
            <a:effectLst/>
          </c:spPr>
          <c:invertIfNegative val="0"/>
          <c:cat>
            <c:strRef>
              <c:f>Sheet1!$C$2:$H$3</c:f>
              <c:strCache>
                <c:ptCount val="6"/>
                <c:pt idx="0">
                  <c:v>Cropland</c:v>
                </c:pt>
                <c:pt idx="1">
                  <c:v>Forest</c:v>
                </c:pt>
                <c:pt idx="2">
                  <c:v>Grassland</c:v>
                </c:pt>
                <c:pt idx="3">
                  <c:v>Settlement</c:v>
                </c:pt>
                <c:pt idx="4">
                  <c:v>Wetland</c:v>
                </c:pt>
                <c:pt idx="5">
                  <c:v>Other land</c:v>
                </c:pt>
              </c:strCache>
            </c:strRef>
          </c:cat>
          <c:val>
            <c:numRef>
              <c:f>Sheet1!$C$4:$H$4</c:f>
              <c:numCache>
                <c:formatCode>General</c:formatCode>
                <c:ptCount val="6"/>
                <c:pt idx="0">
                  <c:v>6</c:v>
                </c:pt>
                <c:pt idx="1">
                  <c:v>57.8</c:v>
                </c:pt>
                <c:pt idx="2">
                  <c:v>4.0999999999999996</c:v>
                </c:pt>
                <c:pt idx="3">
                  <c:v>7.1</c:v>
                </c:pt>
                <c:pt idx="4">
                  <c:v>1.7</c:v>
                </c:pt>
                <c:pt idx="5">
                  <c:v>0.1</c:v>
                </c:pt>
              </c:numCache>
            </c:numRef>
          </c:val>
          <c:extLst>
            <c:ext xmlns:c16="http://schemas.microsoft.com/office/drawing/2014/chart" uri="{C3380CC4-5D6E-409C-BE32-E72D297353CC}">
              <c16:uniqueId val="{00000000-AAFC-43FA-A064-2CDE9FF0F71E}"/>
            </c:ext>
          </c:extLst>
        </c:ser>
        <c:ser>
          <c:idx val="1"/>
          <c:order val="1"/>
          <c:tx>
            <c:strRef>
              <c:f>Sheet1!$A$5</c:f>
              <c:strCache>
                <c:ptCount val="1"/>
                <c:pt idx="0">
                  <c:v>Asia</c:v>
                </c:pt>
              </c:strCache>
            </c:strRef>
          </c:tx>
          <c:spPr>
            <a:solidFill>
              <a:schemeClr val="accent2"/>
            </a:solidFill>
            <a:ln>
              <a:noFill/>
            </a:ln>
            <a:effectLst/>
          </c:spPr>
          <c:invertIfNegative val="0"/>
          <c:cat>
            <c:strRef>
              <c:f>Sheet1!$C$2:$H$3</c:f>
              <c:strCache>
                <c:ptCount val="6"/>
                <c:pt idx="0">
                  <c:v>Cropland</c:v>
                </c:pt>
                <c:pt idx="1">
                  <c:v>Forest</c:v>
                </c:pt>
                <c:pt idx="2">
                  <c:v>Grassland</c:v>
                </c:pt>
                <c:pt idx="3">
                  <c:v>Settlement</c:v>
                </c:pt>
                <c:pt idx="4">
                  <c:v>Wetland</c:v>
                </c:pt>
                <c:pt idx="5">
                  <c:v>Other land</c:v>
                </c:pt>
              </c:strCache>
            </c:strRef>
          </c:cat>
          <c:val>
            <c:numRef>
              <c:f>Sheet1!$C$5:$H$5</c:f>
              <c:numCache>
                <c:formatCode>General</c:formatCode>
                <c:ptCount val="6"/>
                <c:pt idx="0">
                  <c:v>6.1</c:v>
                </c:pt>
                <c:pt idx="1">
                  <c:v>76.3</c:v>
                </c:pt>
                <c:pt idx="2">
                  <c:v>2.1</c:v>
                </c:pt>
                <c:pt idx="3">
                  <c:v>12.1</c:v>
                </c:pt>
                <c:pt idx="4">
                  <c:v>1</c:v>
                </c:pt>
                <c:pt idx="5">
                  <c:v>0</c:v>
                </c:pt>
              </c:numCache>
            </c:numRef>
          </c:val>
          <c:extLst>
            <c:ext xmlns:c16="http://schemas.microsoft.com/office/drawing/2014/chart" uri="{C3380CC4-5D6E-409C-BE32-E72D297353CC}">
              <c16:uniqueId val="{00000001-AAFC-43FA-A064-2CDE9FF0F71E}"/>
            </c:ext>
          </c:extLst>
        </c:ser>
        <c:ser>
          <c:idx val="2"/>
          <c:order val="2"/>
          <c:tx>
            <c:strRef>
              <c:f>Sheet1!$A$6</c:f>
              <c:strCache>
                <c:ptCount val="1"/>
                <c:pt idx="0">
                  <c:v>Europe &amp; Russia</c:v>
                </c:pt>
              </c:strCache>
            </c:strRef>
          </c:tx>
          <c:spPr>
            <a:solidFill>
              <a:schemeClr val="accent3"/>
            </a:solidFill>
            <a:ln>
              <a:noFill/>
            </a:ln>
            <a:effectLst/>
          </c:spPr>
          <c:invertIfNegative val="0"/>
          <c:cat>
            <c:strRef>
              <c:f>Sheet1!$C$2:$H$3</c:f>
              <c:strCache>
                <c:ptCount val="6"/>
                <c:pt idx="0">
                  <c:v>Cropland</c:v>
                </c:pt>
                <c:pt idx="1">
                  <c:v>Forest</c:v>
                </c:pt>
                <c:pt idx="2">
                  <c:v>Grassland</c:v>
                </c:pt>
                <c:pt idx="3">
                  <c:v>Settlement</c:v>
                </c:pt>
                <c:pt idx="4">
                  <c:v>Wetland</c:v>
                </c:pt>
                <c:pt idx="5">
                  <c:v>Other land</c:v>
                </c:pt>
              </c:strCache>
            </c:strRef>
          </c:cat>
          <c:val>
            <c:numRef>
              <c:f>Sheet1!$C$6:$H$6</c:f>
              <c:numCache>
                <c:formatCode>General</c:formatCode>
                <c:ptCount val="6"/>
                <c:pt idx="0">
                  <c:v>4.5999999999999996</c:v>
                </c:pt>
                <c:pt idx="1">
                  <c:v>70.099999999999994</c:v>
                </c:pt>
                <c:pt idx="2">
                  <c:v>2.6</c:v>
                </c:pt>
                <c:pt idx="3">
                  <c:v>12.8</c:v>
                </c:pt>
                <c:pt idx="4">
                  <c:v>1.3</c:v>
                </c:pt>
                <c:pt idx="5">
                  <c:v>0.4</c:v>
                </c:pt>
              </c:numCache>
            </c:numRef>
          </c:val>
          <c:extLst>
            <c:ext xmlns:c16="http://schemas.microsoft.com/office/drawing/2014/chart" uri="{C3380CC4-5D6E-409C-BE32-E72D297353CC}">
              <c16:uniqueId val="{00000002-AAFC-43FA-A064-2CDE9FF0F71E}"/>
            </c:ext>
          </c:extLst>
        </c:ser>
        <c:ser>
          <c:idx val="3"/>
          <c:order val="3"/>
          <c:tx>
            <c:strRef>
              <c:f>Sheet1!$A$7</c:f>
              <c:strCache>
                <c:ptCount val="1"/>
                <c:pt idx="0">
                  <c:v>North America</c:v>
                </c:pt>
              </c:strCache>
            </c:strRef>
          </c:tx>
          <c:spPr>
            <a:solidFill>
              <a:schemeClr val="accent4"/>
            </a:solidFill>
            <a:ln>
              <a:noFill/>
            </a:ln>
            <a:effectLst/>
          </c:spPr>
          <c:invertIfNegative val="0"/>
          <c:cat>
            <c:strRef>
              <c:f>Sheet1!$C$2:$H$3</c:f>
              <c:strCache>
                <c:ptCount val="6"/>
                <c:pt idx="0">
                  <c:v>Cropland</c:v>
                </c:pt>
                <c:pt idx="1">
                  <c:v>Forest</c:v>
                </c:pt>
                <c:pt idx="2">
                  <c:v>Grassland</c:v>
                </c:pt>
                <c:pt idx="3">
                  <c:v>Settlement</c:v>
                </c:pt>
                <c:pt idx="4">
                  <c:v>Wetland</c:v>
                </c:pt>
                <c:pt idx="5">
                  <c:v>Other land</c:v>
                </c:pt>
              </c:strCache>
            </c:strRef>
          </c:cat>
          <c:val>
            <c:numRef>
              <c:f>Sheet1!$C$7:$H$7</c:f>
              <c:numCache>
                <c:formatCode>General</c:formatCode>
                <c:ptCount val="6"/>
                <c:pt idx="0">
                  <c:v>3.9</c:v>
                </c:pt>
                <c:pt idx="1">
                  <c:v>71</c:v>
                </c:pt>
                <c:pt idx="2">
                  <c:v>1.8</c:v>
                </c:pt>
                <c:pt idx="3">
                  <c:v>16.3</c:v>
                </c:pt>
                <c:pt idx="4">
                  <c:v>0.8</c:v>
                </c:pt>
                <c:pt idx="5">
                  <c:v>0.1</c:v>
                </c:pt>
              </c:numCache>
            </c:numRef>
          </c:val>
          <c:extLst>
            <c:ext xmlns:c16="http://schemas.microsoft.com/office/drawing/2014/chart" uri="{C3380CC4-5D6E-409C-BE32-E72D297353CC}">
              <c16:uniqueId val="{00000003-AAFC-43FA-A064-2CDE9FF0F71E}"/>
            </c:ext>
          </c:extLst>
        </c:ser>
        <c:ser>
          <c:idx val="4"/>
          <c:order val="4"/>
          <c:tx>
            <c:strRef>
              <c:f>Sheet1!$A$8</c:f>
              <c:strCache>
                <c:ptCount val="1"/>
                <c:pt idx="0">
                  <c:v>Oceania</c:v>
                </c:pt>
              </c:strCache>
            </c:strRef>
          </c:tx>
          <c:spPr>
            <a:solidFill>
              <a:schemeClr val="accent5"/>
            </a:solidFill>
            <a:ln>
              <a:noFill/>
            </a:ln>
            <a:effectLst/>
          </c:spPr>
          <c:invertIfNegative val="0"/>
          <c:cat>
            <c:strRef>
              <c:f>Sheet1!$C$2:$H$3</c:f>
              <c:strCache>
                <c:ptCount val="6"/>
                <c:pt idx="0">
                  <c:v>Cropland</c:v>
                </c:pt>
                <c:pt idx="1">
                  <c:v>Forest</c:v>
                </c:pt>
                <c:pt idx="2">
                  <c:v>Grassland</c:v>
                </c:pt>
                <c:pt idx="3">
                  <c:v>Settlement</c:v>
                </c:pt>
                <c:pt idx="4">
                  <c:v>Wetland</c:v>
                </c:pt>
                <c:pt idx="5">
                  <c:v>Other land</c:v>
                </c:pt>
              </c:strCache>
            </c:strRef>
          </c:cat>
          <c:val>
            <c:numRef>
              <c:f>Sheet1!$C$8:$H$8</c:f>
              <c:numCache>
                <c:formatCode>General</c:formatCode>
                <c:ptCount val="6"/>
                <c:pt idx="0">
                  <c:v>2.9</c:v>
                </c:pt>
                <c:pt idx="1">
                  <c:v>56.2</c:v>
                </c:pt>
                <c:pt idx="2">
                  <c:v>1.8</c:v>
                </c:pt>
                <c:pt idx="3">
                  <c:v>10.4</c:v>
                </c:pt>
                <c:pt idx="4">
                  <c:v>1.9</c:v>
                </c:pt>
                <c:pt idx="5">
                  <c:v>0.1</c:v>
                </c:pt>
              </c:numCache>
            </c:numRef>
          </c:val>
          <c:extLst>
            <c:ext xmlns:c16="http://schemas.microsoft.com/office/drawing/2014/chart" uri="{C3380CC4-5D6E-409C-BE32-E72D297353CC}">
              <c16:uniqueId val="{00000004-AAFC-43FA-A064-2CDE9FF0F71E}"/>
            </c:ext>
          </c:extLst>
        </c:ser>
        <c:ser>
          <c:idx val="5"/>
          <c:order val="5"/>
          <c:tx>
            <c:strRef>
              <c:f>Sheet1!$A$9</c:f>
              <c:strCache>
                <c:ptCount val="1"/>
                <c:pt idx="0">
                  <c:v>South America</c:v>
                </c:pt>
              </c:strCache>
            </c:strRef>
          </c:tx>
          <c:spPr>
            <a:solidFill>
              <a:schemeClr val="accent6"/>
            </a:solidFill>
            <a:ln>
              <a:noFill/>
            </a:ln>
            <a:effectLst/>
          </c:spPr>
          <c:invertIfNegative val="0"/>
          <c:cat>
            <c:strRef>
              <c:f>Sheet1!$C$2:$H$3</c:f>
              <c:strCache>
                <c:ptCount val="6"/>
                <c:pt idx="0">
                  <c:v>Cropland</c:v>
                </c:pt>
                <c:pt idx="1">
                  <c:v>Forest</c:v>
                </c:pt>
                <c:pt idx="2">
                  <c:v>Grassland</c:v>
                </c:pt>
                <c:pt idx="3">
                  <c:v>Settlement</c:v>
                </c:pt>
                <c:pt idx="4">
                  <c:v>Wetland</c:v>
                </c:pt>
                <c:pt idx="5">
                  <c:v>Other land</c:v>
                </c:pt>
              </c:strCache>
            </c:strRef>
          </c:cat>
          <c:val>
            <c:numRef>
              <c:f>Sheet1!$C$9:$H$9</c:f>
              <c:numCache>
                <c:formatCode>General</c:formatCode>
                <c:ptCount val="6"/>
                <c:pt idx="0">
                  <c:v>3.2</c:v>
                </c:pt>
                <c:pt idx="1">
                  <c:v>78.900000000000006</c:v>
                </c:pt>
                <c:pt idx="2">
                  <c:v>1.8</c:v>
                </c:pt>
                <c:pt idx="3">
                  <c:v>11.4</c:v>
                </c:pt>
                <c:pt idx="4">
                  <c:v>0.9</c:v>
                </c:pt>
                <c:pt idx="5">
                  <c:v>0</c:v>
                </c:pt>
              </c:numCache>
            </c:numRef>
          </c:val>
          <c:extLst>
            <c:ext xmlns:c16="http://schemas.microsoft.com/office/drawing/2014/chart" uri="{C3380CC4-5D6E-409C-BE32-E72D297353CC}">
              <c16:uniqueId val="{00000005-AAFC-43FA-A064-2CDE9FF0F71E}"/>
            </c:ext>
          </c:extLst>
        </c:ser>
        <c:dLbls>
          <c:showLegendKey val="0"/>
          <c:showVal val="0"/>
          <c:showCatName val="0"/>
          <c:showSerName val="0"/>
          <c:showPercent val="0"/>
          <c:showBubbleSize val="0"/>
        </c:dLbls>
        <c:gapWidth val="219"/>
        <c:overlap val="-27"/>
        <c:axId val="801963232"/>
        <c:axId val="801116768"/>
      </c:barChart>
      <c:catAx>
        <c:axId val="801963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Land use/Land cover </a:t>
                </a:r>
                <a:r>
                  <a:rPr lang="en-US" baseline="0" dirty="0"/>
                  <a:t>type</a:t>
                </a:r>
                <a:endParaRPr lang="en-US"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116768"/>
        <c:crosses val="autoZero"/>
        <c:auto val="1"/>
        <c:lblAlgn val="ctr"/>
        <c:lblOffset val="100"/>
        <c:noMultiLvlLbl val="0"/>
      </c:catAx>
      <c:valAx>
        <c:axId val="801116768"/>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Average</a:t>
                </a:r>
                <a:r>
                  <a:rPr lang="en-US" baseline="0" dirty="0"/>
                  <a:t> p</a:t>
                </a:r>
                <a:r>
                  <a:rPr lang="en-US" dirty="0"/>
                  <a:t>ercent tree cover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963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Sheet4!$B$1:$B$2</c:f>
              <c:strCache>
                <c:ptCount val="2"/>
                <c:pt idx="0">
                  <c:v>Average Percent Tree Cover</c:v>
                </c:pt>
                <c:pt idx="1">
                  <c:v>2010</c:v>
                </c:pt>
              </c:strCache>
            </c:strRef>
          </c:tx>
          <c:spPr>
            <a:solidFill>
              <a:schemeClr val="accent1"/>
            </a:solidFill>
            <a:ln>
              <a:noFill/>
            </a:ln>
            <a:effectLst/>
          </c:spPr>
          <c:invertIfNegative val="0"/>
          <c:cat>
            <c:strRef>
              <c:f>Sheet4!$A$3:$A$10</c:f>
              <c:strCache>
                <c:ptCount val="8"/>
                <c:pt idx="0">
                  <c:v>Barren</c:v>
                </c:pt>
                <c:pt idx="1">
                  <c:v>Bushland/Shrubland</c:v>
                </c:pt>
                <c:pt idx="2">
                  <c:v>Cropland</c:v>
                </c:pt>
                <c:pt idx="3">
                  <c:v>Forest</c:v>
                </c:pt>
                <c:pt idx="4">
                  <c:v>Grassland</c:v>
                </c:pt>
                <c:pt idx="5">
                  <c:v>Other Land</c:v>
                </c:pt>
                <c:pt idx="6">
                  <c:v>Settlement</c:v>
                </c:pt>
                <c:pt idx="7">
                  <c:v>Wetland</c:v>
                </c:pt>
              </c:strCache>
            </c:strRef>
          </c:cat>
          <c:val>
            <c:numRef>
              <c:f>Sheet4!$B$3:$B$10</c:f>
              <c:numCache>
                <c:formatCode>0.0</c:formatCode>
                <c:ptCount val="8"/>
                <c:pt idx="0">
                  <c:v>0</c:v>
                </c:pt>
                <c:pt idx="1">
                  <c:v>9.6666666666666696</c:v>
                </c:pt>
                <c:pt idx="2">
                  <c:v>8.8524590163934498</c:v>
                </c:pt>
                <c:pt idx="3">
                  <c:v>95.283292978208223</c:v>
                </c:pt>
                <c:pt idx="4">
                  <c:v>12</c:v>
                </c:pt>
                <c:pt idx="5">
                  <c:v>0</c:v>
                </c:pt>
                <c:pt idx="6">
                  <c:v>33.555555555555557</c:v>
                </c:pt>
                <c:pt idx="7">
                  <c:v>8.75</c:v>
                </c:pt>
              </c:numCache>
            </c:numRef>
          </c:val>
          <c:extLst>
            <c:ext xmlns:c16="http://schemas.microsoft.com/office/drawing/2014/chart" uri="{C3380CC4-5D6E-409C-BE32-E72D297353CC}">
              <c16:uniqueId val="{00000000-F2C8-4BFF-9203-B620AE12E116}"/>
            </c:ext>
          </c:extLst>
        </c:ser>
        <c:ser>
          <c:idx val="1"/>
          <c:order val="1"/>
          <c:tx>
            <c:strRef>
              <c:f>Sheet4!$C$1:$C$2</c:f>
              <c:strCache>
                <c:ptCount val="2"/>
                <c:pt idx="0">
                  <c:v>Average Percent Tree Cover</c:v>
                </c:pt>
                <c:pt idx="1">
                  <c:v>2018</c:v>
                </c:pt>
              </c:strCache>
            </c:strRef>
          </c:tx>
          <c:spPr>
            <a:solidFill>
              <a:schemeClr val="accent2"/>
            </a:solidFill>
            <a:ln>
              <a:noFill/>
            </a:ln>
            <a:effectLst/>
          </c:spPr>
          <c:invertIfNegative val="0"/>
          <c:cat>
            <c:strRef>
              <c:f>Sheet4!$A$3:$A$10</c:f>
              <c:strCache>
                <c:ptCount val="8"/>
                <c:pt idx="0">
                  <c:v>Barren</c:v>
                </c:pt>
                <c:pt idx="1">
                  <c:v>Bushland/Shrubland</c:v>
                </c:pt>
                <c:pt idx="2">
                  <c:v>Cropland</c:v>
                </c:pt>
                <c:pt idx="3">
                  <c:v>Forest</c:v>
                </c:pt>
                <c:pt idx="4">
                  <c:v>Grassland</c:v>
                </c:pt>
                <c:pt idx="5">
                  <c:v>Other Land</c:v>
                </c:pt>
                <c:pt idx="6">
                  <c:v>Settlement</c:v>
                </c:pt>
                <c:pt idx="7">
                  <c:v>Wetland</c:v>
                </c:pt>
              </c:strCache>
            </c:strRef>
          </c:cat>
          <c:val>
            <c:numRef>
              <c:f>Sheet4!$C$3:$C$10</c:f>
              <c:numCache>
                <c:formatCode>0.0</c:formatCode>
                <c:ptCount val="8"/>
                <c:pt idx="0">
                  <c:v>0</c:v>
                </c:pt>
                <c:pt idx="1">
                  <c:v>26.058823529411761</c:v>
                </c:pt>
                <c:pt idx="2">
                  <c:v>11.34615384615385</c:v>
                </c:pt>
                <c:pt idx="3">
                  <c:v>94.270422535211253</c:v>
                </c:pt>
                <c:pt idx="4">
                  <c:v>11.42105263157895</c:v>
                </c:pt>
                <c:pt idx="5">
                  <c:v>13.5</c:v>
                </c:pt>
                <c:pt idx="6">
                  <c:v>26.25</c:v>
                </c:pt>
                <c:pt idx="7">
                  <c:v>12.54166666666667</c:v>
                </c:pt>
              </c:numCache>
            </c:numRef>
          </c:val>
          <c:extLst>
            <c:ext xmlns:c16="http://schemas.microsoft.com/office/drawing/2014/chart" uri="{C3380CC4-5D6E-409C-BE32-E72D297353CC}">
              <c16:uniqueId val="{00000001-F2C8-4BFF-9203-B620AE12E116}"/>
            </c:ext>
          </c:extLst>
        </c:ser>
        <c:dLbls>
          <c:showLegendKey val="0"/>
          <c:showVal val="0"/>
          <c:showCatName val="0"/>
          <c:showSerName val="0"/>
          <c:showPercent val="0"/>
          <c:showBubbleSize val="0"/>
        </c:dLbls>
        <c:gapWidth val="219"/>
        <c:overlap val="-27"/>
        <c:axId val="801533360"/>
        <c:axId val="801535680"/>
      </c:barChart>
      <c:catAx>
        <c:axId val="80153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535680"/>
        <c:crosses val="autoZero"/>
        <c:auto val="1"/>
        <c:lblAlgn val="ctr"/>
        <c:lblOffset val="100"/>
        <c:noMultiLvlLbl val="0"/>
      </c:catAx>
      <c:valAx>
        <c:axId val="801535680"/>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53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3FF8818-D669-F947-A110-2F021B068AB2}">
  <ds:schemaRefs>
    <ds:schemaRef ds:uri="http://schemas.openxmlformats.org/officeDocument/2006/bibliography"/>
  </ds:schemaRefs>
</ds:datastoreItem>
</file>

<file path=customXml/itemProps2.xml><?xml version="1.0" encoding="utf-8"?>
<ds:datastoreItem xmlns:ds="http://schemas.openxmlformats.org/officeDocument/2006/customXml" ds:itemID="{B69F5E9E-CA57-FE4F-A49B-8129321AC4CC}">
  <ds:schemaRefs>
    <ds:schemaRef ds:uri="http://schemas.openxmlformats.org/officeDocument/2006/bibliography"/>
  </ds:schemaRefs>
</ds:datastoreItem>
</file>

<file path=customXml/itemProps3.xml><?xml version="1.0" encoding="utf-8"?>
<ds:datastoreItem xmlns:ds="http://schemas.openxmlformats.org/officeDocument/2006/customXml" ds:itemID="{470AB8DA-53D9-9746-8F31-287017994ACE}">
  <ds:schemaRefs>
    <ds:schemaRef ds:uri="http://schemas.openxmlformats.org/officeDocument/2006/bibliography"/>
  </ds:schemaRefs>
</ds:datastoreItem>
</file>

<file path=customXml/itemProps4.xml><?xml version="1.0" encoding="utf-8"?>
<ds:datastoreItem xmlns:ds="http://schemas.openxmlformats.org/officeDocument/2006/customXml" ds:itemID="{3C5DF83C-E9B2-FC4B-A455-2AD4433AFA6A}">
  <ds:schemaRefs>
    <ds:schemaRef ds:uri="http://schemas.openxmlformats.org/officeDocument/2006/bibliography"/>
  </ds:schemaRefs>
</ds:datastoreItem>
</file>

<file path=customXml/itemProps5.xml><?xml version="1.0" encoding="utf-8"?>
<ds:datastoreItem xmlns:ds="http://schemas.openxmlformats.org/officeDocument/2006/customXml" ds:itemID="{EC1BEFE1-352B-9745-97E8-6EF818954196}">
  <ds:schemaRefs>
    <ds:schemaRef ds:uri="http://schemas.openxmlformats.org/officeDocument/2006/bibliography"/>
  </ds:schemaRefs>
</ds:datastoreItem>
</file>

<file path=customXml/itemProps6.xml><?xml version="1.0" encoding="utf-8"?>
<ds:datastoreItem xmlns:ds="http://schemas.openxmlformats.org/officeDocument/2006/customXml" ds:itemID="{1768A9E3-C217-E848-A1E2-8869E03C2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38</Pages>
  <Words>11862</Words>
  <Characters>67616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Katharina Behm</dc:creator>
  <cp:keywords/>
  <dc:description/>
  <cp:lastModifiedBy>Stephanie Roe</cp:lastModifiedBy>
  <cp:revision>5</cp:revision>
  <dcterms:created xsi:type="dcterms:W3CDTF">2019-07-15T17:51:00Z</dcterms:created>
  <dcterms:modified xsi:type="dcterms:W3CDTF">2019-07-16T15:28:00Z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